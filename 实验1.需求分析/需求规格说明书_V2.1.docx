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w:eastAsia="宋体" w:hAnsi="Times" w:cstheme="majorBidi"/>
          <w:kern w:val="2"/>
          <w:sz w:val="21"/>
        </w:rPr>
        <w:id w:val="348452123"/>
      </w:sdtPr>
      <w:sdtEndPr>
        <w:rPr>
          <w:rFonts w:cstheme="minorBidi"/>
        </w:rPr>
      </w:sdtEndPr>
      <w:sdtContent>
        <w:tbl>
          <w:tblPr>
            <w:tblW w:w="8306" w:type="dxa"/>
            <w:jc w:val="center"/>
            <w:tblLayout w:type="fixed"/>
            <w:tblLook w:val="04A0" w:firstRow="1" w:lastRow="0" w:firstColumn="1" w:lastColumn="0" w:noHBand="0" w:noVBand="1"/>
          </w:tblPr>
          <w:tblGrid>
            <w:gridCol w:w="8306"/>
          </w:tblGrid>
          <w:tr w:rsidR="0073245C" w14:paraId="49E70ACA" w14:textId="77777777">
            <w:trPr>
              <w:trHeight w:val="2880"/>
              <w:jc w:val="center"/>
            </w:trPr>
            <w:tc>
              <w:tcPr>
                <w:tcW w:w="8306" w:type="dxa"/>
              </w:tcPr>
              <w:p w14:paraId="43A3C99B" w14:textId="77777777" w:rsidR="0073245C" w:rsidRDefault="0073245C">
                <w:pPr>
                  <w:pStyle w:val="12"/>
                  <w:jc w:val="center"/>
                  <w:rPr>
                    <w:rFonts w:ascii="Times" w:eastAsia="宋体" w:hAnsi="Times"/>
                    <w:sz w:val="72"/>
                  </w:rPr>
                </w:pPr>
              </w:p>
              <w:p w14:paraId="7D7A080F" w14:textId="77777777" w:rsidR="0073245C" w:rsidRDefault="00A33A88">
                <w:pPr>
                  <w:pStyle w:val="12"/>
                  <w:jc w:val="center"/>
                  <w:rPr>
                    <w:rFonts w:ascii="Times" w:eastAsia="宋体" w:hAnsi="Times"/>
                    <w:sz w:val="72"/>
                  </w:rPr>
                </w:pPr>
                <w:r>
                  <w:rPr>
                    <w:rFonts w:ascii="Times" w:eastAsia="宋体" w:hAnsi="Times"/>
                    <w:noProof/>
                    <w:sz w:val="72"/>
                  </w:rPr>
                  <w:drawing>
                    <wp:inline distT="0" distB="0" distL="0" distR="0" wp14:anchorId="7F7244D5" wp14:editId="5DC7923E">
                      <wp:extent cx="3505200" cy="762000"/>
                      <wp:effectExtent l="0" t="0" r="0" b="0"/>
                      <wp:docPr id="6" name="图片 1" descr="bua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buaa_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505200" cy="762000"/>
                              </a:xfrm>
                              <a:prstGeom prst="rect">
                                <a:avLst/>
                              </a:prstGeom>
                              <a:noFill/>
                              <a:ln>
                                <a:noFill/>
                              </a:ln>
                            </pic:spPr>
                          </pic:pic>
                        </a:graphicData>
                      </a:graphic>
                    </wp:inline>
                  </w:drawing>
                </w:r>
              </w:p>
              <w:p w14:paraId="4D9435F6" w14:textId="77777777" w:rsidR="0073245C" w:rsidRDefault="0073245C">
                <w:pPr>
                  <w:pStyle w:val="12"/>
                  <w:jc w:val="center"/>
                  <w:rPr>
                    <w:rFonts w:ascii="Times" w:eastAsia="宋体" w:hAnsi="Times" w:cstheme="majorBidi"/>
                  </w:rPr>
                </w:pPr>
              </w:p>
            </w:tc>
          </w:tr>
          <w:tr w:rsidR="0073245C" w14:paraId="6E2E245E" w14:textId="77777777">
            <w:trPr>
              <w:trHeight w:val="2880"/>
              <w:jc w:val="center"/>
            </w:trPr>
            <w:tc>
              <w:tcPr>
                <w:tcW w:w="8306" w:type="dxa"/>
              </w:tcPr>
              <w:p w14:paraId="3F95BADA" w14:textId="77777777" w:rsidR="0073245C" w:rsidRDefault="0073245C">
                <w:pPr>
                  <w:pStyle w:val="12"/>
                  <w:rPr>
                    <w:rFonts w:ascii="Times" w:eastAsia="宋体" w:hAnsi="Times" w:cstheme="majorBidi"/>
                    <w:kern w:val="2"/>
                    <w:sz w:val="21"/>
                  </w:rPr>
                </w:pPr>
              </w:p>
            </w:tc>
          </w:tr>
          <w:tr w:rsidR="0073245C" w14:paraId="68B2E87A" w14:textId="77777777">
            <w:trPr>
              <w:trHeight w:val="1440"/>
              <w:jc w:val="center"/>
            </w:trPr>
            <w:sdt>
              <w:sdtPr>
                <w:rPr>
                  <w:rFonts w:ascii="Times" w:eastAsia="宋体" w:hAnsi="Times" w:cstheme="majorBidi" w:hint="eastAsia"/>
                  <w:sz w:val="80"/>
                  <w:szCs w:val="80"/>
                </w:rPr>
                <w:alias w:val="标题"/>
                <w:id w:val="15524250"/>
                <w:placeholder>
                  <w:docPart w:val="E3107CD3DDDD4C47B9CF553DB3D6DE1E"/>
                </w:placeholder>
                <w:dataBinding w:prefixMappings="xmlns:ns0='http://schemas.openxmlformats.org/package/2006/metadata/core-properties' xmlns:ns1='http://purl.org/dc/elements/1.1/'" w:xpath="/ns0:coreProperties[1]/ns1:title[1]" w:storeItemID="{6C3C8BC8-F283-45AE-878A-BAB7291924A1}"/>
                <w:text/>
              </w:sdtPr>
              <w:sdtContent>
                <w:tc>
                  <w:tcPr>
                    <w:tcW w:w="8306" w:type="dxa"/>
                    <w:tcBorders>
                      <w:bottom w:val="single" w:sz="4" w:space="0" w:color="4F81BD" w:themeColor="accent1"/>
                    </w:tcBorders>
                    <w:vAlign w:val="center"/>
                  </w:tcPr>
                  <w:p w14:paraId="7B362EEB" w14:textId="77777777" w:rsidR="0073245C" w:rsidRDefault="00A33A88">
                    <w:pPr>
                      <w:pStyle w:val="12"/>
                      <w:jc w:val="center"/>
                      <w:rPr>
                        <w:rFonts w:ascii="Times" w:eastAsia="宋体" w:hAnsi="Times" w:cstheme="majorBidi"/>
                        <w:sz w:val="80"/>
                        <w:szCs w:val="80"/>
                      </w:rPr>
                    </w:pPr>
                    <w:r>
                      <w:rPr>
                        <w:rFonts w:ascii="Times" w:eastAsia="宋体" w:hAnsi="Times" w:cstheme="majorBidi" w:hint="eastAsia"/>
                        <w:sz w:val="80"/>
                        <w:szCs w:val="80"/>
                      </w:rPr>
                      <w:t>需求规格说明书</w:t>
                    </w:r>
                  </w:p>
                </w:tc>
              </w:sdtContent>
            </w:sdt>
          </w:tr>
          <w:tr w:rsidR="0073245C" w14:paraId="78B25B98" w14:textId="77777777">
            <w:trPr>
              <w:trHeight w:val="720"/>
              <w:jc w:val="center"/>
            </w:trPr>
            <w:sdt>
              <w:sdtPr>
                <w:rPr>
                  <w:rFonts w:ascii="Times" w:eastAsia="宋体" w:hAnsi="Times" w:cstheme="majorBidi" w:hint="eastAsia"/>
                  <w:sz w:val="44"/>
                  <w:szCs w:val="44"/>
                </w:rPr>
                <w:alias w:val="副标题"/>
                <w:id w:val="15524255"/>
                <w:placeholder>
                  <w:docPart w:val="A94F2561BC494D03889C7E63ED23074D"/>
                </w:placeholder>
                <w:dataBinding w:prefixMappings="xmlns:ns0='http://schemas.openxmlformats.org/package/2006/metadata/core-properties' xmlns:ns1='http://purl.org/dc/elements/1.1/'" w:xpath="/ns0:coreProperties[1]/ns1:subject[1]" w:storeItemID="{6C3C8BC8-F283-45AE-878A-BAB7291924A1}"/>
                <w:text/>
              </w:sdtPr>
              <w:sdtContent>
                <w:tc>
                  <w:tcPr>
                    <w:tcW w:w="8306" w:type="dxa"/>
                    <w:tcBorders>
                      <w:top w:val="single" w:sz="4" w:space="0" w:color="4F81BD" w:themeColor="accent1"/>
                    </w:tcBorders>
                    <w:vAlign w:val="center"/>
                  </w:tcPr>
                  <w:p w14:paraId="328D7AF2" w14:textId="77777777" w:rsidR="0073245C" w:rsidRDefault="00A33A88">
                    <w:pPr>
                      <w:pStyle w:val="12"/>
                      <w:jc w:val="center"/>
                      <w:rPr>
                        <w:rFonts w:ascii="Times" w:eastAsia="宋体" w:hAnsi="Times" w:cstheme="majorBidi"/>
                        <w:sz w:val="44"/>
                        <w:szCs w:val="44"/>
                      </w:rPr>
                    </w:pPr>
                    <w:r>
                      <w:rPr>
                        <w:rFonts w:ascii="Times" w:eastAsia="宋体" w:hAnsi="Times" w:cstheme="majorBidi" w:hint="eastAsia"/>
                        <w:sz w:val="44"/>
                        <w:szCs w:val="44"/>
                      </w:rPr>
                      <w:t>基于</w:t>
                    </w:r>
                    <w:r>
                      <w:rPr>
                        <w:rFonts w:ascii="Times" w:eastAsia="宋体" w:hAnsi="Times" w:cstheme="majorBidi" w:hint="eastAsia"/>
                        <w:sz w:val="44"/>
                        <w:szCs w:val="44"/>
                      </w:rPr>
                      <w:t>Node.js</w:t>
                    </w:r>
                    <w:r>
                      <w:rPr>
                        <w:rFonts w:ascii="Times" w:eastAsia="宋体" w:hAnsi="Times" w:cstheme="majorBidi" w:hint="eastAsia"/>
                        <w:sz w:val="44"/>
                        <w:szCs w:val="44"/>
                      </w:rPr>
                      <w:t>的分析与应用</w:t>
                    </w:r>
                  </w:p>
                </w:tc>
              </w:sdtContent>
            </w:sdt>
          </w:tr>
          <w:tr w:rsidR="0073245C" w:rsidRPr="00E60C07" w14:paraId="0AA8652B" w14:textId="77777777">
            <w:trPr>
              <w:trHeight w:val="360"/>
              <w:jc w:val="center"/>
            </w:trPr>
            <w:tc>
              <w:tcPr>
                <w:tcW w:w="8306" w:type="dxa"/>
                <w:vAlign w:val="center"/>
              </w:tcPr>
              <w:p w14:paraId="6D70D392" w14:textId="77777777" w:rsidR="0073245C" w:rsidRDefault="0073245C">
                <w:pPr>
                  <w:pStyle w:val="12"/>
                  <w:jc w:val="center"/>
                  <w:rPr>
                    <w:rFonts w:ascii="Times" w:eastAsia="宋体" w:hAnsi="Times"/>
                  </w:rPr>
                </w:pPr>
              </w:p>
              <w:p w14:paraId="1C7183E6" w14:textId="77777777" w:rsidR="0073245C" w:rsidRDefault="0073245C">
                <w:pPr>
                  <w:pStyle w:val="12"/>
                  <w:jc w:val="center"/>
                  <w:rPr>
                    <w:rFonts w:ascii="Times" w:eastAsia="宋体" w:hAnsi="Times"/>
                  </w:rPr>
                </w:pPr>
              </w:p>
              <w:p w14:paraId="49DDCBC5" w14:textId="77777777" w:rsidR="0073245C" w:rsidRDefault="0073245C">
                <w:pPr>
                  <w:pStyle w:val="12"/>
                  <w:jc w:val="center"/>
                  <w:rPr>
                    <w:rFonts w:ascii="Times" w:eastAsia="宋体" w:hAnsi="Times"/>
                  </w:rPr>
                </w:pPr>
              </w:p>
              <w:p w14:paraId="5CDF2DC4" w14:textId="77777777" w:rsidR="0073245C" w:rsidRDefault="0073245C">
                <w:pPr>
                  <w:pStyle w:val="12"/>
                  <w:jc w:val="center"/>
                  <w:rPr>
                    <w:rFonts w:ascii="Times" w:eastAsia="宋体" w:hAnsi="Times"/>
                  </w:rPr>
                </w:pPr>
              </w:p>
              <w:p w14:paraId="78EB92F0" w14:textId="77777777" w:rsidR="0073245C" w:rsidRDefault="0073245C">
                <w:pPr>
                  <w:pStyle w:val="12"/>
                  <w:jc w:val="center"/>
                  <w:rPr>
                    <w:rFonts w:ascii="Times" w:eastAsia="宋体" w:hAnsi="Times"/>
                  </w:rPr>
                </w:pPr>
              </w:p>
              <w:p w14:paraId="0071001F" w14:textId="77777777" w:rsidR="0073245C" w:rsidRDefault="0073245C">
                <w:pPr>
                  <w:pStyle w:val="12"/>
                  <w:jc w:val="center"/>
                  <w:rPr>
                    <w:rFonts w:ascii="Times" w:eastAsia="宋体" w:hAnsi="Times"/>
                  </w:rPr>
                </w:pPr>
              </w:p>
              <w:p w14:paraId="0A1E4D5A" w14:textId="77777777" w:rsidR="0073245C" w:rsidRDefault="0073245C">
                <w:pPr>
                  <w:pStyle w:val="12"/>
                  <w:jc w:val="center"/>
                  <w:rPr>
                    <w:rFonts w:ascii="Times" w:eastAsia="宋体" w:hAnsi="Times"/>
                  </w:rPr>
                </w:pPr>
              </w:p>
              <w:p w14:paraId="478A2FFE" w14:textId="77777777" w:rsidR="0073245C" w:rsidRDefault="0073245C">
                <w:pPr>
                  <w:pStyle w:val="12"/>
                  <w:jc w:val="center"/>
                  <w:rPr>
                    <w:rFonts w:ascii="Times" w:eastAsia="宋体" w:hAnsi="Times"/>
                  </w:rPr>
                </w:pPr>
              </w:p>
              <w:p w14:paraId="1B5FEE64" w14:textId="77777777" w:rsidR="0073245C" w:rsidRDefault="0073245C">
                <w:pPr>
                  <w:pStyle w:val="12"/>
                  <w:jc w:val="center"/>
                  <w:rPr>
                    <w:rFonts w:ascii="Times" w:eastAsia="宋体" w:hAnsi="Times"/>
                  </w:rPr>
                </w:pPr>
              </w:p>
              <w:p w14:paraId="4A493CA8" w14:textId="77777777" w:rsidR="0073245C" w:rsidRDefault="0073245C">
                <w:pPr>
                  <w:pStyle w:val="12"/>
                  <w:jc w:val="center"/>
                  <w:rPr>
                    <w:rFonts w:ascii="Times" w:eastAsia="宋体" w:hAnsi="Times"/>
                  </w:rPr>
                </w:pPr>
              </w:p>
              <w:p w14:paraId="76A8DA0F" w14:textId="77777777" w:rsidR="0073245C" w:rsidRDefault="0073245C">
                <w:pPr>
                  <w:pStyle w:val="12"/>
                  <w:jc w:val="center"/>
                  <w:rPr>
                    <w:rFonts w:ascii="Times" w:eastAsia="宋体" w:hAnsi="Times"/>
                  </w:rPr>
                </w:pPr>
              </w:p>
              <w:p w14:paraId="46C27A45" w14:textId="77777777" w:rsidR="0073245C" w:rsidRDefault="0073245C">
                <w:pPr>
                  <w:pStyle w:val="12"/>
                  <w:rPr>
                    <w:rFonts w:ascii="Times" w:eastAsia="宋体" w:hAnsi="Times"/>
                  </w:rPr>
                </w:pPr>
              </w:p>
              <w:p w14:paraId="2DD9769E" w14:textId="77777777" w:rsidR="0073245C" w:rsidRDefault="0073245C">
                <w:pPr>
                  <w:pStyle w:val="12"/>
                  <w:rPr>
                    <w:rFonts w:ascii="Times" w:eastAsia="宋体" w:hAnsi="Times"/>
                  </w:rPr>
                </w:pPr>
              </w:p>
            </w:tc>
          </w:tr>
          <w:tr w:rsidR="0073245C" w14:paraId="5206A8E0" w14:textId="77777777">
            <w:trPr>
              <w:trHeight w:val="360"/>
              <w:jc w:val="center"/>
            </w:trPr>
            <w:tc>
              <w:tcPr>
                <w:tcW w:w="8306" w:type="dxa"/>
                <w:vAlign w:val="center"/>
              </w:tcPr>
              <w:p w14:paraId="793DC6F5" w14:textId="77777777" w:rsidR="0073245C" w:rsidRDefault="0073245C">
                <w:pPr>
                  <w:pStyle w:val="12"/>
                  <w:rPr>
                    <w:rFonts w:ascii="Times" w:eastAsia="宋体" w:hAnsi="Times"/>
                    <w:b/>
                    <w:bCs/>
                  </w:rPr>
                </w:pPr>
              </w:p>
            </w:tc>
          </w:tr>
          <w:tr w:rsidR="0073245C" w14:paraId="69AA3792" w14:textId="77777777">
            <w:trPr>
              <w:trHeight w:val="360"/>
              <w:jc w:val="center"/>
            </w:trPr>
            <w:tc>
              <w:tcPr>
                <w:tcW w:w="8306" w:type="dxa"/>
                <w:vAlign w:val="center"/>
              </w:tcPr>
              <w:p w14:paraId="64898D96" w14:textId="77777777" w:rsidR="0073245C" w:rsidRDefault="00A33A88">
                <w:pPr>
                  <w:jc w:val="center"/>
                  <w:rPr>
                    <w:rFonts w:ascii="Times" w:eastAsia="宋体" w:hAnsi="Times"/>
                    <w:sz w:val="30"/>
                    <w:szCs w:val="30"/>
                  </w:rPr>
                </w:pPr>
                <w:r>
                  <w:rPr>
                    <w:rFonts w:ascii="Times" w:eastAsia="宋体" w:hAnsi="Times" w:hint="eastAsia"/>
                    <w:sz w:val="30"/>
                    <w:szCs w:val="30"/>
                  </w:rPr>
                  <w:t>北京航空航天大学</w:t>
                </w:r>
              </w:p>
              <w:p w14:paraId="0C09A922" w14:textId="1A9F78B9" w:rsidR="0073245C" w:rsidRDefault="00A33A88">
                <w:pPr>
                  <w:jc w:val="center"/>
                  <w:rPr>
                    <w:rFonts w:ascii="Times" w:eastAsia="宋体" w:hAnsi="Times"/>
                    <w:b/>
                    <w:bCs/>
                  </w:rPr>
                </w:pPr>
                <w:r>
                  <w:rPr>
                    <w:rFonts w:ascii="Times" w:eastAsia="宋体" w:hAnsi="Times" w:hint="eastAsia"/>
                    <w:sz w:val="30"/>
                    <w:szCs w:val="30"/>
                  </w:rPr>
                  <w:t>2017-</w:t>
                </w:r>
                <w:del w:id="0" w:author="relly li" w:date="2017-05-17T22:00:00Z">
                  <w:r w:rsidDel="00E10262">
                    <w:rPr>
                      <w:rFonts w:ascii="Times" w:eastAsia="宋体" w:hAnsi="Times" w:hint="eastAsia"/>
                      <w:sz w:val="30"/>
                      <w:szCs w:val="30"/>
                    </w:rPr>
                    <w:delText>04</w:delText>
                  </w:r>
                </w:del>
                <w:ins w:id="1" w:author="relly li" w:date="2017-05-17T22:00:00Z">
                  <w:r w:rsidR="00E10262">
                    <w:rPr>
                      <w:rFonts w:ascii="Times" w:eastAsia="宋体" w:hAnsi="Times" w:hint="eastAsia"/>
                      <w:sz w:val="30"/>
                      <w:szCs w:val="30"/>
                    </w:rPr>
                    <w:t>0</w:t>
                  </w:r>
                  <w:r w:rsidR="00E10262">
                    <w:rPr>
                      <w:rFonts w:ascii="Times" w:eastAsia="宋体" w:hAnsi="Times"/>
                      <w:sz w:val="30"/>
                      <w:szCs w:val="30"/>
                    </w:rPr>
                    <w:t>5</w:t>
                  </w:r>
                </w:ins>
                <w:r>
                  <w:rPr>
                    <w:rFonts w:ascii="Times" w:eastAsia="宋体" w:hAnsi="Times" w:hint="eastAsia"/>
                    <w:sz w:val="30"/>
                    <w:szCs w:val="30"/>
                  </w:rPr>
                  <w:t>-</w:t>
                </w:r>
                <w:ins w:id="2" w:author="relly li" w:date="2017-05-17T22:00:00Z">
                  <w:r w:rsidR="00E10262">
                    <w:rPr>
                      <w:rFonts w:ascii="Times" w:eastAsia="宋体" w:hAnsi="Times"/>
                      <w:sz w:val="30"/>
                      <w:szCs w:val="30"/>
                    </w:rPr>
                    <w:t>17</w:t>
                  </w:r>
                </w:ins>
                <w:del w:id="3" w:author="relly li" w:date="2017-05-17T22:00:00Z">
                  <w:r w:rsidDel="00E10262">
                    <w:rPr>
                      <w:rFonts w:ascii="Times" w:eastAsia="宋体" w:hAnsi="Times" w:hint="eastAsia"/>
                      <w:sz w:val="30"/>
                      <w:szCs w:val="30"/>
                    </w:rPr>
                    <w:delText>23</w:delText>
                  </w:r>
                </w:del>
              </w:p>
            </w:tc>
          </w:tr>
        </w:tbl>
        <w:p w14:paraId="4222BB0C" w14:textId="77777777" w:rsidR="0073245C" w:rsidRDefault="004A74D6">
          <w:pPr>
            <w:widowControl/>
            <w:jc w:val="left"/>
            <w:rPr>
              <w:rFonts w:ascii="Times" w:eastAsia="宋体" w:hAnsi="Times"/>
            </w:rPr>
          </w:pPr>
        </w:p>
      </w:sdtContent>
    </w:sdt>
    <w:p w14:paraId="496EA17D" w14:textId="77777777" w:rsidR="0073245C" w:rsidRDefault="00A33A88">
      <w:pPr>
        <w:jc w:val="center"/>
        <w:rPr>
          <w:rFonts w:ascii="Times" w:eastAsia="宋体" w:hAnsi="Times"/>
          <w:sz w:val="28"/>
          <w:szCs w:val="28"/>
        </w:rPr>
      </w:pPr>
      <w:r>
        <w:rPr>
          <w:rFonts w:ascii="Times" w:eastAsia="宋体" w:hAnsi="Times" w:hint="eastAsia"/>
          <w:sz w:val="28"/>
          <w:szCs w:val="28"/>
        </w:rPr>
        <w:lastRenderedPageBreak/>
        <w:t>版本变更历史</w:t>
      </w:r>
    </w:p>
    <w:tbl>
      <w:tblPr>
        <w:tblStyle w:val="ad"/>
        <w:tblW w:w="8296" w:type="dxa"/>
        <w:tblLayout w:type="fixed"/>
        <w:tblLook w:val="04A0" w:firstRow="1" w:lastRow="0" w:firstColumn="1" w:lastColumn="0" w:noHBand="0" w:noVBand="1"/>
      </w:tblPr>
      <w:tblGrid>
        <w:gridCol w:w="936"/>
        <w:gridCol w:w="1296"/>
        <w:gridCol w:w="1099"/>
        <w:gridCol w:w="1948"/>
        <w:gridCol w:w="1400"/>
        <w:gridCol w:w="1617"/>
      </w:tblGrid>
      <w:tr w:rsidR="0073245C" w14:paraId="5A97EEFA" w14:textId="77777777">
        <w:trPr>
          <w:trHeight w:val="354"/>
        </w:trPr>
        <w:tc>
          <w:tcPr>
            <w:tcW w:w="936" w:type="dxa"/>
          </w:tcPr>
          <w:p w14:paraId="343601FE"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版本</w:t>
            </w:r>
          </w:p>
        </w:tc>
        <w:tc>
          <w:tcPr>
            <w:tcW w:w="1296" w:type="dxa"/>
          </w:tcPr>
          <w:p w14:paraId="16F72EFD"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提交日期</w:t>
            </w:r>
          </w:p>
        </w:tc>
        <w:tc>
          <w:tcPr>
            <w:tcW w:w="1099" w:type="dxa"/>
          </w:tcPr>
          <w:p w14:paraId="23D25EDA"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编制人</w:t>
            </w:r>
          </w:p>
        </w:tc>
        <w:tc>
          <w:tcPr>
            <w:tcW w:w="1948" w:type="dxa"/>
          </w:tcPr>
          <w:p w14:paraId="588D9AD9"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修改说明</w:t>
            </w:r>
          </w:p>
        </w:tc>
        <w:tc>
          <w:tcPr>
            <w:tcW w:w="1400" w:type="dxa"/>
          </w:tcPr>
          <w:p w14:paraId="4B7A65E0"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审核人</w:t>
            </w:r>
          </w:p>
        </w:tc>
        <w:tc>
          <w:tcPr>
            <w:tcW w:w="1617" w:type="dxa"/>
          </w:tcPr>
          <w:p w14:paraId="31A3238F"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版本说明</w:t>
            </w:r>
          </w:p>
        </w:tc>
      </w:tr>
      <w:tr w:rsidR="0073245C" w14:paraId="111FC313" w14:textId="77777777">
        <w:trPr>
          <w:trHeight w:val="354"/>
        </w:trPr>
        <w:tc>
          <w:tcPr>
            <w:tcW w:w="936" w:type="dxa"/>
          </w:tcPr>
          <w:p w14:paraId="11B7D858"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V1.0</w:t>
            </w:r>
          </w:p>
        </w:tc>
        <w:tc>
          <w:tcPr>
            <w:tcW w:w="1296" w:type="dxa"/>
          </w:tcPr>
          <w:p w14:paraId="54F3748B" w14:textId="77777777" w:rsidR="0073245C" w:rsidRDefault="00A33A88">
            <w:pPr>
              <w:spacing w:line="360" w:lineRule="auto"/>
              <w:jc w:val="center"/>
              <w:rPr>
                <w:rFonts w:ascii="Times" w:eastAsia="宋体" w:hAnsi="Times"/>
                <w:sz w:val="24"/>
                <w:szCs w:val="24"/>
              </w:rPr>
            </w:pPr>
            <w:r>
              <w:rPr>
                <w:rFonts w:ascii="Times" w:eastAsia="宋体" w:hAnsi="Times"/>
                <w:sz w:val="24"/>
                <w:szCs w:val="24"/>
              </w:rPr>
              <w:t>2017/3/23</w:t>
            </w:r>
          </w:p>
        </w:tc>
        <w:tc>
          <w:tcPr>
            <w:tcW w:w="1099" w:type="dxa"/>
          </w:tcPr>
          <w:p w14:paraId="1ACAEAC4"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温元祯</w:t>
            </w:r>
          </w:p>
        </w:tc>
        <w:tc>
          <w:tcPr>
            <w:tcW w:w="1948" w:type="dxa"/>
          </w:tcPr>
          <w:p w14:paraId="759D14C0" w14:textId="77777777" w:rsidR="0073245C" w:rsidRDefault="0073245C">
            <w:pPr>
              <w:spacing w:line="360" w:lineRule="auto"/>
              <w:jc w:val="center"/>
              <w:rPr>
                <w:rFonts w:ascii="Times" w:eastAsia="宋体" w:hAnsi="Times"/>
                <w:sz w:val="24"/>
                <w:szCs w:val="24"/>
              </w:rPr>
            </w:pPr>
          </w:p>
        </w:tc>
        <w:tc>
          <w:tcPr>
            <w:tcW w:w="1400" w:type="dxa"/>
          </w:tcPr>
          <w:p w14:paraId="263208C1"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李岳檑</w:t>
            </w:r>
          </w:p>
        </w:tc>
        <w:tc>
          <w:tcPr>
            <w:tcW w:w="1617" w:type="dxa"/>
          </w:tcPr>
          <w:p w14:paraId="6886A974"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初稿</w:t>
            </w:r>
          </w:p>
        </w:tc>
      </w:tr>
      <w:tr w:rsidR="0073245C" w14:paraId="1D922F03" w14:textId="77777777">
        <w:trPr>
          <w:trHeight w:val="354"/>
        </w:trPr>
        <w:tc>
          <w:tcPr>
            <w:tcW w:w="936" w:type="dxa"/>
          </w:tcPr>
          <w:p w14:paraId="0A8B7404"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V1.1</w:t>
            </w:r>
          </w:p>
        </w:tc>
        <w:tc>
          <w:tcPr>
            <w:tcW w:w="1296" w:type="dxa"/>
          </w:tcPr>
          <w:p w14:paraId="22EE7534" w14:textId="77777777" w:rsidR="0073245C" w:rsidRDefault="00A33A88">
            <w:pPr>
              <w:spacing w:line="360" w:lineRule="auto"/>
              <w:jc w:val="center"/>
              <w:rPr>
                <w:rFonts w:ascii="Times" w:eastAsia="宋体" w:hAnsi="Times"/>
                <w:sz w:val="24"/>
                <w:szCs w:val="24"/>
              </w:rPr>
            </w:pPr>
            <w:r>
              <w:rPr>
                <w:rFonts w:ascii="Times" w:eastAsia="宋体" w:hAnsi="Times"/>
                <w:sz w:val="24"/>
                <w:szCs w:val="24"/>
              </w:rPr>
              <w:t>2017/3/27</w:t>
            </w:r>
          </w:p>
        </w:tc>
        <w:tc>
          <w:tcPr>
            <w:tcW w:w="1099" w:type="dxa"/>
          </w:tcPr>
          <w:p w14:paraId="311304C3"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王春柳</w:t>
            </w:r>
          </w:p>
        </w:tc>
        <w:tc>
          <w:tcPr>
            <w:tcW w:w="1948" w:type="dxa"/>
          </w:tcPr>
          <w:p w14:paraId="41AA8182"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添加用例说明。</w:t>
            </w:r>
          </w:p>
        </w:tc>
        <w:tc>
          <w:tcPr>
            <w:tcW w:w="1400" w:type="dxa"/>
          </w:tcPr>
          <w:p w14:paraId="45373BCE"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李岳檑</w:t>
            </w:r>
          </w:p>
        </w:tc>
        <w:tc>
          <w:tcPr>
            <w:tcW w:w="1617" w:type="dxa"/>
          </w:tcPr>
          <w:p w14:paraId="72FE3708"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一稿</w:t>
            </w:r>
          </w:p>
        </w:tc>
      </w:tr>
      <w:tr w:rsidR="0073245C" w14:paraId="24DF2105" w14:textId="77777777">
        <w:trPr>
          <w:trHeight w:val="354"/>
        </w:trPr>
        <w:tc>
          <w:tcPr>
            <w:tcW w:w="936" w:type="dxa"/>
          </w:tcPr>
          <w:p w14:paraId="0C22385F" w14:textId="77777777" w:rsidR="0073245C" w:rsidRDefault="00A33A88">
            <w:pPr>
              <w:spacing w:line="360" w:lineRule="auto"/>
              <w:jc w:val="center"/>
              <w:rPr>
                <w:rFonts w:ascii="Times" w:eastAsia="宋体" w:hAnsi="Times"/>
                <w:sz w:val="24"/>
                <w:szCs w:val="24"/>
              </w:rPr>
            </w:pPr>
            <w:r>
              <w:rPr>
                <w:rFonts w:ascii="Times" w:eastAsia="宋体" w:hAnsi="Times"/>
                <w:sz w:val="24"/>
                <w:szCs w:val="24"/>
              </w:rPr>
              <w:t>V1.2</w:t>
            </w:r>
          </w:p>
        </w:tc>
        <w:tc>
          <w:tcPr>
            <w:tcW w:w="1296" w:type="dxa"/>
          </w:tcPr>
          <w:p w14:paraId="17D9436B"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2017/3/3</w:t>
            </w:r>
            <w:r>
              <w:rPr>
                <w:rFonts w:ascii="Times" w:eastAsia="宋体" w:hAnsi="Times"/>
                <w:sz w:val="24"/>
                <w:szCs w:val="24"/>
              </w:rPr>
              <w:t>1</w:t>
            </w:r>
          </w:p>
        </w:tc>
        <w:tc>
          <w:tcPr>
            <w:tcW w:w="1099" w:type="dxa"/>
          </w:tcPr>
          <w:p w14:paraId="04FC2E7A"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李岳檑</w:t>
            </w:r>
          </w:p>
          <w:p w14:paraId="598FA030"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王春柳</w:t>
            </w:r>
          </w:p>
        </w:tc>
        <w:tc>
          <w:tcPr>
            <w:tcW w:w="1948" w:type="dxa"/>
          </w:tcPr>
          <w:p w14:paraId="76012F2B"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修改文档格式；</w:t>
            </w:r>
          </w:p>
          <w:p w14:paraId="267B8DBE"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补充文档内容；</w:t>
            </w:r>
          </w:p>
          <w:p w14:paraId="6CF97515"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修改用例说明。</w:t>
            </w:r>
          </w:p>
        </w:tc>
        <w:tc>
          <w:tcPr>
            <w:tcW w:w="1400" w:type="dxa"/>
          </w:tcPr>
          <w:p w14:paraId="390D9646"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谭伟良</w:t>
            </w:r>
          </w:p>
        </w:tc>
        <w:tc>
          <w:tcPr>
            <w:tcW w:w="1617" w:type="dxa"/>
          </w:tcPr>
          <w:p w14:paraId="594AC7C8"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一稿修订</w:t>
            </w:r>
          </w:p>
        </w:tc>
      </w:tr>
      <w:tr w:rsidR="0073245C" w14:paraId="43FB484A" w14:textId="77777777">
        <w:trPr>
          <w:trHeight w:val="354"/>
        </w:trPr>
        <w:tc>
          <w:tcPr>
            <w:tcW w:w="936" w:type="dxa"/>
          </w:tcPr>
          <w:p w14:paraId="1F027CBC" w14:textId="77777777" w:rsidR="0073245C" w:rsidRDefault="00A33A88">
            <w:pPr>
              <w:spacing w:line="360" w:lineRule="auto"/>
              <w:jc w:val="center"/>
              <w:rPr>
                <w:rFonts w:ascii="Times" w:eastAsia="宋体" w:hAnsi="Times"/>
                <w:sz w:val="24"/>
                <w:szCs w:val="24"/>
              </w:rPr>
            </w:pPr>
            <w:r>
              <w:rPr>
                <w:rFonts w:ascii="Times" w:eastAsia="宋体" w:hAnsi="Times"/>
                <w:sz w:val="24"/>
                <w:szCs w:val="24"/>
              </w:rPr>
              <w:t>V1.</w:t>
            </w:r>
            <w:r>
              <w:rPr>
                <w:rFonts w:ascii="Times" w:eastAsia="宋体" w:hAnsi="Times" w:hint="eastAsia"/>
                <w:sz w:val="24"/>
                <w:szCs w:val="24"/>
              </w:rPr>
              <w:t>3</w:t>
            </w:r>
          </w:p>
        </w:tc>
        <w:tc>
          <w:tcPr>
            <w:tcW w:w="1296" w:type="dxa"/>
          </w:tcPr>
          <w:p w14:paraId="3D77E973"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2017/4/05</w:t>
            </w:r>
          </w:p>
        </w:tc>
        <w:tc>
          <w:tcPr>
            <w:tcW w:w="1099" w:type="dxa"/>
          </w:tcPr>
          <w:p w14:paraId="3C43C09C"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温元祯</w:t>
            </w:r>
          </w:p>
          <w:p w14:paraId="0E4106BA"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李岳檑</w:t>
            </w:r>
          </w:p>
          <w:p w14:paraId="6FABD02E"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王春柳</w:t>
            </w:r>
          </w:p>
        </w:tc>
        <w:tc>
          <w:tcPr>
            <w:tcW w:w="1948" w:type="dxa"/>
          </w:tcPr>
          <w:p w14:paraId="2D5E60E9"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修改用例图；</w:t>
            </w:r>
          </w:p>
          <w:p w14:paraId="18B88936"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补全方向和业务需求等内容；修改用例说明</w:t>
            </w:r>
          </w:p>
        </w:tc>
        <w:tc>
          <w:tcPr>
            <w:tcW w:w="1400" w:type="dxa"/>
          </w:tcPr>
          <w:p w14:paraId="7A74A9CA"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谭伟良</w:t>
            </w:r>
          </w:p>
        </w:tc>
        <w:tc>
          <w:tcPr>
            <w:tcW w:w="1617" w:type="dxa"/>
          </w:tcPr>
          <w:p w14:paraId="68A2AE08"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定稿</w:t>
            </w:r>
          </w:p>
        </w:tc>
      </w:tr>
      <w:tr w:rsidR="0073245C" w14:paraId="202D9463" w14:textId="77777777">
        <w:trPr>
          <w:trHeight w:val="354"/>
        </w:trPr>
        <w:tc>
          <w:tcPr>
            <w:tcW w:w="936" w:type="dxa"/>
          </w:tcPr>
          <w:p w14:paraId="1A11217E"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V</w:t>
            </w:r>
            <w:r>
              <w:rPr>
                <w:rFonts w:ascii="Times" w:eastAsia="宋体" w:hAnsi="Times"/>
                <w:sz w:val="24"/>
                <w:szCs w:val="24"/>
              </w:rPr>
              <w:t>1.4</w:t>
            </w:r>
          </w:p>
        </w:tc>
        <w:tc>
          <w:tcPr>
            <w:tcW w:w="1296" w:type="dxa"/>
          </w:tcPr>
          <w:p w14:paraId="1E3E93C0" w14:textId="77777777" w:rsidR="0073245C" w:rsidRDefault="00A33A88">
            <w:pPr>
              <w:spacing w:line="360" w:lineRule="auto"/>
              <w:jc w:val="center"/>
              <w:rPr>
                <w:rFonts w:ascii="Times" w:eastAsia="宋体" w:hAnsi="Times"/>
                <w:sz w:val="24"/>
                <w:szCs w:val="24"/>
              </w:rPr>
            </w:pPr>
            <w:r>
              <w:rPr>
                <w:rFonts w:ascii="Times" w:eastAsia="宋体" w:hAnsi="Times"/>
                <w:sz w:val="24"/>
                <w:szCs w:val="24"/>
              </w:rPr>
              <w:t>2017/4/21</w:t>
            </w:r>
          </w:p>
        </w:tc>
        <w:tc>
          <w:tcPr>
            <w:tcW w:w="1099" w:type="dxa"/>
          </w:tcPr>
          <w:p w14:paraId="61B6F055" w14:textId="77777777" w:rsidR="0073245C" w:rsidRDefault="00A33A88">
            <w:pPr>
              <w:spacing w:line="360" w:lineRule="auto"/>
              <w:rPr>
                <w:rFonts w:ascii="Times" w:eastAsia="宋体" w:hAnsi="Times"/>
                <w:sz w:val="24"/>
                <w:szCs w:val="24"/>
              </w:rPr>
            </w:pPr>
            <w:r>
              <w:rPr>
                <w:rFonts w:ascii="Times" w:eastAsia="宋体" w:hAnsi="Times" w:hint="eastAsia"/>
                <w:sz w:val="24"/>
                <w:szCs w:val="24"/>
              </w:rPr>
              <w:t>温元祯</w:t>
            </w:r>
          </w:p>
        </w:tc>
        <w:tc>
          <w:tcPr>
            <w:tcW w:w="1948" w:type="dxa"/>
          </w:tcPr>
          <w:p w14:paraId="422EE6F0"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修改用例图；添加非功能性需求用例描述</w:t>
            </w:r>
          </w:p>
        </w:tc>
        <w:tc>
          <w:tcPr>
            <w:tcW w:w="1400" w:type="dxa"/>
          </w:tcPr>
          <w:p w14:paraId="1C5E5AE8"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李岳檑</w:t>
            </w:r>
          </w:p>
        </w:tc>
        <w:tc>
          <w:tcPr>
            <w:tcW w:w="1617" w:type="dxa"/>
          </w:tcPr>
          <w:p w14:paraId="6AD24853"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最终定稿</w:t>
            </w:r>
          </w:p>
        </w:tc>
      </w:tr>
      <w:tr w:rsidR="0073245C" w14:paraId="3C1C7541" w14:textId="77777777">
        <w:trPr>
          <w:trHeight w:val="354"/>
        </w:trPr>
        <w:tc>
          <w:tcPr>
            <w:tcW w:w="936" w:type="dxa"/>
          </w:tcPr>
          <w:p w14:paraId="0FA253BD"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V</w:t>
            </w:r>
            <w:r>
              <w:rPr>
                <w:rFonts w:ascii="Times" w:eastAsia="宋体" w:hAnsi="Times"/>
                <w:sz w:val="24"/>
                <w:szCs w:val="24"/>
              </w:rPr>
              <w:t>2.0</w:t>
            </w:r>
          </w:p>
        </w:tc>
        <w:tc>
          <w:tcPr>
            <w:tcW w:w="1296" w:type="dxa"/>
          </w:tcPr>
          <w:p w14:paraId="61732EDC"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2017/4/23</w:t>
            </w:r>
          </w:p>
        </w:tc>
        <w:tc>
          <w:tcPr>
            <w:tcW w:w="1099" w:type="dxa"/>
          </w:tcPr>
          <w:p w14:paraId="1AD9866A"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王春柳</w:t>
            </w:r>
          </w:p>
        </w:tc>
        <w:tc>
          <w:tcPr>
            <w:tcW w:w="1948" w:type="dxa"/>
          </w:tcPr>
          <w:p w14:paraId="260657D7"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增加</w:t>
            </w:r>
            <w:r>
              <w:rPr>
                <w:rFonts w:ascii="Times" w:eastAsia="宋体" w:hAnsi="Times" w:hint="eastAsia"/>
                <w:sz w:val="24"/>
                <w:szCs w:val="24"/>
              </w:rPr>
              <w:t>rucm</w:t>
            </w:r>
            <w:r>
              <w:rPr>
                <w:rFonts w:ascii="Times" w:eastAsia="宋体" w:hAnsi="Times" w:hint="eastAsia"/>
                <w:sz w:val="24"/>
                <w:szCs w:val="24"/>
              </w:rPr>
              <w:t>用例说明</w:t>
            </w:r>
          </w:p>
        </w:tc>
        <w:tc>
          <w:tcPr>
            <w:tcW w:w="1400" w:type="dxa"/>
          </w:tcPr>
          <w:p w14:paraId="5C64A9F2"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李岳檑</w:t>
            </w:r>
          </w:p>
        </w:tc>
        <w:tc>
          <w:tcPr>
            <w:tcW w:w="1617" w:type="dxa"/>
          </w:tcPr>
          <w:p w14:paraId="1CD896C3"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二稿</w:t>
            </w:r>
          </w:p>
        </w:tc>
      </w:tr>
      <w:tr w:rsidR="0073245C" w14:paraId="7D8483D2" w14:textId="77777777">
        <w:trPr>
          <w:trHeight w:val="354"/>
        </w:trPr>
        <w:tc>
          <w:tcPr>
            <w:tcW w:w="936" w:type="dxa"/>
          </w:tcPr>
          <w:p w14:paraId="2ACB2438" w14:textId="77777777" w:rsidR="0073245C" w:rsidRDefault="00A33A88">
            <w:pPr>
              <w:spacing w:line="360" w:lineRule="auto"/>
              <w:jc w:val="center"/>
              <w:rPr>
                <w:rFonts w:ascii="Times" w:eastAsia="宋体" w:hAnsi="Times"/>
                <w:sz w:val="24"/>
                <w:szCs w:val="24"/>
              </w:rPr>
            </w:pPr>
            <w:r>
              <w:rPr>
                <w:rFonts w:ascii="Times" w:eastAsia="宋体" w:hAnsi="Times"/>
                <w:sz w:val="24"/>
                <w:szCs w:val="24"/>
              </w:rPr>
              <w:t>V2.0.1</w:t>
            </w:r>
          </w:p>
        </w:tc>
        <w:tc>
          <w:tcPr>
            <w:tcW w:w="1296" w:type="dxa"/>
          </w:tcPr>
          <w:p w14:paraId="4E393782"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2017/4/23</w:t>
            </w:r>
          </w:p>
        </w:tc>
        <w:tc>
          <w:tcPr>
            <w:tcW w:w="1099" w:type="dxa"/>
          </w:tcPr>
          <w:p w14:paraId="041354CA"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李岳檑</w:t>
            </w:r>
          </w:p>
        </w:tc>
        <w:tc>
          <w:tcPr>
            <w:tcW w:w="1948" w:type="dxa"/>
          </w:tcPr>
          <w:p w14:paraId="74A885B2"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完善改进计划</w:t>
            </w:r>
          </w:p>
        </w:tc>
        <w:tc>
          <w:tcPr>
            <w:tcW w:w="1400" w:type="dxa"/>
          </w:tcPr>
          <w:p w14:paraId="001E0656"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李岳檑</w:t>
            </w:r>
          </w:p>
        </w:tc>
        <w:tc>
          <w:tcPr>
            <w:tcW w:w="1617" w:type="dxa"/>
          </w:tcPr>
          <w:p w14:paraId="1AE5D0B6"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二稿修改</w:t>
            </w:r>
          </w:p>
        </w:tc>
      </w:tr>
      <w:tr w:rsidR="0073245C" w14:paraId="3484BC5C" w14:textId="77777777">
        <w:trPr>
          <w:trHeight w:val="354"/>
        </w:trPr>
        <w:tc>
          <w:tcPr>
            <w:tcW w:w="936" w:type="dxa"/>
          </w:tcPr>
          <w:p w14:paraId="5FC2163C" w14:textId="2E2F4100" w:rsidR="0073245C" w:rsidRDefault="00A33A88">
            <w:pPr>
              <w:spacing w:line="360" w:lineRule="auto"/>
              <w:jc w:val="center"/>
              <w:rPr>
                <w:rFonts w:ascii="Times" w:eastAsia="宋体" w:hAnsi="Times"/>
                <w:sz w:val="24"/>
                <w:szCs w:val="24"/>
              </w:rPr>
            </w:pPr>
            <w:r>
              <w:rPr>
                <w:rFonts w:ascii="Times" w:eastAsia="宋体" w:hAnsi="Times" w:hint="eastAsia"/>
                <w:sz w:val="24"/>
                <w:szCs w:val="24"/>
              </w:rPr>
              <w:t>V2.0</w:t>
            </w:r>
            <w:ins w:id="4" w:author="relly li" w:date="2017-05-03T21:01:00Z">
              <w:r w:rsidR="00E60C07">
                <w:rPr>
                  <w:rFonts w:ascii="Times" w:eastAsia="宋体" w:hAnsi="Times"/>
                  <w:sz w:val="24"/>
                  <w:szCs w:val="24"/>
                </w:rPr>
                <w:t>.</w:t>
              </w:r>
            </w:ins>
            <w:r>
              <w:rPr>
                <w:rFonts w:ascii="Times" w:eastAsia="宋体" w:hAnsi="Times" w:hint="eastAsia"/>
                <w:sz w:val="24"/>
                <w:szCs w:val="24"/>
              </w:rPr>
              <w:t>2</w:t>
            </w:r>
          </w:p>
        </w:tc>
        <w:tc>
          <w:tcPr>
            <w:tcW w:w="1296" w:type="dxa"/>
          </w:tcPr>
          <w:p w14:paraId="33DBDAE2"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2017/4/26</w:t>
            </w:r>
          </w:p>
        </w:tc>
        <w:tc>
          <w:tcPr>
            <w:tcW w:w="1099" w:type="dxa"/>
          </w:tcPr>
          <w:p w14:paraId="1468D6D6"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谭伟良</w:t>
            </w:r>
          </w:p>
        </w:tc>
        <w:tc>
          <w:tcPr>
            <w:tcW w:w="1948" w:type="dxa"/>
          </w:tcPr>
          <w:p w14:paraId="15069534"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修改</w:t>
            </w:r>
            <w:r>
              <w:rPr>
                <w:rFonts w:ascii="Times" w:eastAsia="宋体" w:hAnsi="Times" w:hint="eastAsia"/>
                <w:sz w:val="24"/>
                <w:szCs w:val="24"/>
              </w:rPr>
              <w:t>E</w:t>
            </w:r>
            <w:r>
              <w:rPr>
                <w:rFonts w:ascii="Times" w:eastAsia="宋体" w:hAnsi="Times" w:hint="eastAsia"/>
                <w:sz w:val="24"/>
                <w:szCs w:val="24"/>
              </w:rPr>
              <w:t>、</w:t>
            </w:r>
            <w:r>
              <w:rPr>
                <w:rFonts w:ascii="Times" w:eastAsia="宋体" w:hAnsi="Times" w:hint="eastAsia"/>
                <w:sz w:val="24"/>
                <w:szCs w:val="24"/>
              </w:rPr>
              <w:t>F</w:t>
            </w:r>
            <w:r>
              <w:rPr>
                <w:rFonts w:ascii="Times" w:eastAsia="宋体" w:hAnsi="Times" w:hint="eastAsia"/>
                <w:sz w:val="24"/>
                <w:szCs w:val="24"/>
              </w:rPr>
              <w:t>组提出的问题</w:t>
            </w:r>
          </w:p>
        </w:tc>
        <w:tc>
          <w:tcPr>
            <w:tcW w:w="1400" w:type="dxa"/>
          </w:tcPr>
          <w:p w14:paraId="3896ADFA"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谭伟良</w:t>
            </w:r>
          </w:p>
        </w:tc>
        <w:tc>
          <w:tcPr>
            <w:tcW w:w="1617" w:type="dxa"/>
          </w:tcPr>
          <w:p w14:paraId="079D319B"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二稿修改</w:t>
            </w:r>
          </w:p>
        </w:tc>
      </w:tr>
      <w:tr w:rsidR="0073245C" w14:paraId="5C40B647" w14:textId="77777777">
        <w:trPr>
          <w:trHeight w:val="354"/>
        </w:trPr>
        <w:tc>
          <w:tcPr>
            <w:tcW w:w="936" w:type="dxa"/>
          </w:tcPr>
          <w:p w14:paraId="633ADFF9" w14:textId="701F316F" w:rsidR="0073245C" w:rsidRDefault="00E60C07">
            <w:pPr>
              <w:spacing w:line="360" w:lineRule="auto"/>
              <w:jc w:val="center"/>
              <w:rPr>
                <w:rFonts w:ascii="Times" w:eastAsia="宋体" w:hAnsi="Times"/>
                <w:sz w:val="24"/>
                <w:szCs w:val="24"/>
              </w:rPr>
            </w:pPr>
            <w:ins w:id="5" w:author="relly li" w:date="2017-05-03T21:01:00Z">
              <w:r>
                <w:rPr>
                  <w:rFonts w:ascii="Times" w:eastAsia="宋体" w:hAnsi="Times"/>
                  <w:sz w:val="24"/>
                  <w:szCs w:val="24"/>
                </w:rPr>
                <w:t>V2.1</w:t>
              </w:r>
            </w:ins>
          </w:p>
        </w:tc>
        <w:tc>
          <w:tcPr>
            <w:tcW w:w="1296" w:type="dxa"/>
          </w:tcPr>
          <w:p w14:paraId="64AF4964" w14:textId="0C052C27" w:rsidR="0073245C" w:rsidRDefault="00E60C07">
            <w:pPr>
              <w:spacing w:line="360" w:lineRule="auto"/>
              <w:jc w:val="center"/>
              <w:rPr>
                <w:rFonts w:ascii="Times" w:eastAsia="宋体" w:hAnsi="Times"/>
                <w:sz w:val="24"/>
                <w:szCs w:val="24"/>
              </w:rPr>
            </w:pPr>
            <w:ins w:id="6" w:author="relly li" w:date="2017-05-03T21:01:00Z">
              <w:r>
                <w:rPr>
                  <w:rFonts w:ascii="Times" w:eastAsia="宋体" w:hAnsi="Times" w:hint="eastAsia"/>
                  <w:sz w:val="24"/>
                  <w:szCs w:val="24"/>
                </w:rPr>
                <w:t>2017/</w:t>
              </w:r>
              <w:r>
                <w:rPr>
                  <w:rFonts w:ascii="Times" w:eastAsia="宋体" w:hAnsi="Times"/>
                  <w:sz w:val="24"/>
                  <w:szCs w:val="24"/>
                </w:rPr>
                <w:t>5</w:t>
              </w:r>
              <w:r>
                <w:rPr>
                  <w:rFonts w:ascii="Times" w:eastAsia="宋体" w:hAnsi="Times" w:hint="eastAsia"/>
                  <w:sz w:val="24"/>
                  <w:szCs w:val="24"/>
                </w:rPr>
                <w:t>/3</w:t>
              </w:r>
            </w:ins>
          </w:p>
        </w:tc>
        <w:tc>
          <w:tcPr>
            <w:tcW w:w="1099" w:type="dxa"/>
          </w:tcPr>
          <w:p w14:paraId="27562491" w14:textId="77777777" w:rsidR="0073245C" w:rsidRDefault="00E60C07">
            <w:pPr>
              <w:spacing w:line="360" w:lineRule="auto"/>
              <w:jc w:val="center"/>
              <w:rPr>
                <w:ins w:id="7" w:author="relly li" w:date="2017-05-03T21:02:00Z"/>
                <w:rFonts w:ascii="Times" w:eastAsia="宋体" w:hAnsi="Times"/>
                <w:sz w:val="24"/>
                <w:szCs w:val="24"/>
              </w:rPr>
            </w:pPr>
            <w:ins w:id="8" w:author="relly li" w:date="2017-05-03T21:02:00Z">
              <w:r>
                <w:rPr>
                  <w:rFonts w:ascii="Times" w:eastAsia="宋体" w:hAnsi="Times" w:hint="eastAsia"/>
                  <w:sz w:val="24"/>
                  <w:szCs w:val="24"/>
                </w:rPr>
                <w:t>谭伟良</w:t>
              </w:r>
            </w:ins>
          </w:p>
          <w:p w14:paraId="218F7E81" w14:textId="77777777" w:rsidR="00E60C07" w:rsidRDefault="00E60C07">
            <w:pPr>
              <w:spacing w:line="360" w:lineRule="auto"/>
              <w:jc w:val="center"/>
              <w:rPr>
                <w:ins w:id="9" w:author="relly li" w:date="2017-05-03T21:02:00Z"/>
                <w:rFonts w:ascii="Times" w:eastAsia="宋体" w:hAnsi="Times"/>
                <w:sz w:val="24"/>
                <w:szCs w:val="24"/>
              </w:rPr>
            </w:pPr>
            <w:ins w:id="10" w:author="relly li" w:date="2017-05-03T21:02:00Z">
              <w:r>
                <w:rPr>
                  <w:rFonts w:ascii="Times" w:eastAsia="宋体" w:hAnsi="Times" w:hint="eastAsia"/>
                  <w:sz w:val="24"/>
                  <w:szCs w:val="24"/>
                </w:rPr>
                <w:t>王春柳</w:t>
              </w:r>
            </w:ins>
          </w:p>
          <w:p w14:paraId="339F7DC9" w14:textId="00C48E94" w:rsidR="00E60C07" w:rsidRDefault="00E60C07">
            <w:pPr>
              <w:spacing w:line="360" w:lineRule="auto"/>
              <w:jc w:val="center"/>
              <w:rPr>
                <w:rFonts w:ascii="Times" w:eastAsia="宋体" w:hAnsi="Times"/>
                <w:sz w:val="24"/>
                <w:szCs w:val="24"/>
              </w:rPr>
            </w:pPr>
            <w:ins w:id="11" w:author="relly li" w:date="2017-05-03T21:02:00Z">
              <w:r>
                <w:rPr>
                  <w:rFonts w:ascii="Times" w:eastAsia="宋体" w:hAnsi="Times" w:hint="eastAsia"/>
                  <w:sz w:val="24"/>
                  <w:szCs w:val="24"/>
                </w:rPr>
                <w:t>温元帧</w:t>
              </w:r>
            </w:ins>
          </w:p>
        </w:tc>
        <w:tc>
          <w:tcPr>
            <w:tcW w:w="1948" w:type="dxa"/>
          </w:tcPr>
          <w:p w14:paraId="08A9568C" w14:textId="2805930D" w:rsidR="0073245C" w:rsidRDefault="00E60C07">
            <w:pPr>
              <w:spacing w:line="360" w:lineRule="auto"/>
              <w:jc w:val="center"/>
              <w:rPr>
                <w:rFonts w:ascii="Times" w:eastAsia="宋体" w:hAnsi="Times"/>
                <w:sz w:val="24"/>
                <w:szCs w:val="24"/>
              </w:rPr>
            </w:pPr>
            <w:ins w:id="12" w:author="relly li" w:date="2017-05-03T21:02:00Z">
              <w:r>
                <w:rPr>
                  <w:rFonts w:ascii="Times" w:eastAsia="宋体" w:hAnsi="Times" w:hint="eastAsia"/>
                  <w:sz w:val="24"/>
                  <w:szCs w:val="24"/>
                </w:rPr>
                <w:t>修改老师批注的问题</w:t>
              </w:r>
            </w:ins>
          </w:p>
        </w:tc>
        <w:tc>
          <w:tcPr>
            <w:tcW w:w="1400" w:type="dxa"/>
          </w:tcPr>
          <w:p w14:paraId="6369FA1F" w14:textId="74242D90" w:rsidR="0073245C" w:rsidRDefault="00E60C07">
            <w:pPr>
              <w:spacing w:line="360" w:lineRule="auto"/>
              <w:rPr>
                <w:rFonts w:ascii="Times" w:eastAsia="宋体" w:hAnsi="Times"/>
                <w:sz w:val="24"/>
                <w:szCs w:val="24"/>
              </w:rPr>
              <w:pPrChange w:id="13" w:author="relly li" w:date="2017-05-03T21:02:00Z">
                <w:pPr>
                  <w:spacing w:line="360" w:lineRule="auto"/>
                  <w:jc w:val="center"/>
                </w:pPr>
              </w:pPrChange>
            </w:pPr>
            <w:ins w:id="14" w:author="relly li" w:date="2017-05-03T21:02:00Z">
              <w:r>
                <w:rPr>
                  <w:rFonts w:ascii="Times" w:eastAsia="宋体" w:hAnsi="Times" w:hint="eastAsia"/>
                  <w:sz w:val="24"/>
                  <w:szCs w:val="24"/>
                </w:rPr>
                <w:t xml:space="preserve">  </w:t>
              </w:r>
              <w:r>
                <w:rPr>
                  <w:rFonts w:ascii="Times" w:eastAsia="宋体" w:hAnsi="Times" w:hint="eastAsia"/>
                  <w:sz w:val="24"/>
                  <w:szCs w:val="24"/>
                </w:rPr>
                <w:t>李岳檑</w:t>
              </w:r>
            </w:ins>
          </w:p>
        </w:tc>
        <w:tc>
          <w:tcPr>
            <w:tcW w:w="1617" w:type="dxa"/>
          </w:tcPr>
          <w:p w14:paraId="73AD591E" w14:textId="7FB63AB0" w:rsidR="0073245C" w:rsidRDefault="00E60C07">
            <w:pPr>
              <w:spacing w:line="360" w:lineRule="auto"/>
              <w:jc w:val="center"/>
              <w:rPr>
                <w:rFonts w:ascii="Times" w:eastAsia="宋体" w:hAnsi="Times"/>
                <w:sz w:val="24"/>
                <w:szCs w:val="24"/>
              </w:rPr>
            </w:pPr>
            <w:ins w:id="15" w:author="relly li" w:date="2017-05-03T21:03:00Z">
              <w:r>
                <w:rPr>
                  <w:rFonts w:ascii="Times" w:eastAsia="宋体" w:hAnsi="Times" w:hint="eastAsia"/>
                  <w:sz w:val="24"/>
                  <w:szCs w:val="24"/>
                </w:rPr>
                <w:t>二稿大版本更新</w:t>
              </w:r>
            </w:ins>
          </w:p>
        </w:tc>
      </w:tr>
      <w:tr w:rsidR="004A74D6" w14:paraId="7CFE30DF" w14:textId="77777777">
        <w:trPr>
          <w:trHeight w:val="354"/>
          <w:ins w:id="16" w:author="relly li" w:date="2017-05-17T21:50:00Z"/>
        </w:trPr>
        <w:tc>
          <w:tcPr>
            <w:tcW w:w="936" w:type="dxa"/>
          </w:tcPr>
          <w:p w14:paraId="429E8AD4" w14:textId="5B4E3E16" w:rsidR="004A74D6" w:rsidRDefault="004A74D6">
            <w:pPr>
              <w:spacing w:line="360" w:lineRule="auto"/>
              <w:jc w:val="center"/>
              <w:rPr>
                <w:ins w:id="17" w:author="relly li" w:date="2017-05-17T21:50:00Z"/>
                <w:rFonts w:ascii="Times" w:eastAsia="宋体" w:hAnsi="Times"/>
                <w:sz w:val="24"/>
                <w:szCs w:val="24"/>
              </w:rPr>
            </w:pPr>
            <w:ins w:id="18" w:author="relly li" w:date="2017-05-17T21:50:00Z">
              <w:r>
                <w:rPr>
                  <w:rFonts w:ascii="Times" w:eastAsia="宋体" w:hAnsi="Times"/>
                  <w:sz w:val="24"/>
                  <w:szCs w:val="24"/>
                </w:rPr>
                <w:t>V2.1.1</w:t>
              </w:r>
            </w:ins>
          </w:p>
        </w:tc>
        <w:tc>
          <w:tcPr>
            <w:tcW w:w="1296" w:type="dxa"/>
          </w:tcPr>
          <w:p w14:paraId="5740BFF4" w14:textId="11F6841E" w:rsidR="004A74D6" w:rsidRDefault="004A74D6">
            <w:pPr>
              <w:spacing w:line="360" w:lineRule="auto"/>
              <w:jc w:val="center"/>
              <w:rPr>
                <w:ins w:id="19" w:author="relly li" w:date="2017-05-17T21:50:00Z"/>
                <w:rFonts w:ascii="Times" w:eastAsia="宋体" w:hAnsi="Times" w:hint="eastAsia"/>
                <w:sz w:val="24"/>
                <w:szCs w:val="24"/>
              </w:rPr>
            </w:pPr>
            <w:ins w:id="20" w:author="relly li" w:date="2017-05-17T21:50:00Z">
              <w:r>
                <w:rPr>
                  <w:rFonts w:ascii="Times" w:eastAsia="宋体" w:hAnsi="Times" w:hint="eastAsia"/>
                  <w:sz w:val="24"/>
                  <w:szCs w:val="24"/>
                </w:rPr>
                <w:t>2017/5/17</w:t>
              </w:r>
            </w:ins>
          </w:p>
        </w:tc>
        <w:tc>
          <w:tcPr>
            <w:tcW w:w="1099" w:type="dxa"/>
          </w:tcPr>
          <w:p w14:paraId="6A10E4C8" w14:textId="4064E1CC" w:rsidR="004A74D6" w:rsidRDefault="004A74D6">
            <w:pPr>
              <w:spacing w:line="360" w:lineRule="auto"/>
              <w:jc w:val="center"/>
              <w:rPr>
                <w:ins w:id="21" w:author="relly li" w:date="2017-05-17T21:50:00Z"/>
                <w:rFonts w:ascii="Times" w:eastAsia="宋体" w:hAnsi="Times" w:hint="eastAsia"/>
                <w:sz w:val="24"/>
                <w:szCs w:val="24"/>
              </w:rPr>
            </w:pPr>
            <w:ins w:id="22" w:author="relly li" w:date="2017-05-17T21:50:00Z">
              <w:r>
                <w:rPr>
                  <w:rFonts w:ascii="Times" w:eastAsia="宋体" w:hAnsi="Times" w:hint="eastAsia"/>
                  <w:sz w:val="24"/>
                  <w:szCs w:val="24"/>
                </w:rPr>
                <w:t>李岳檑</w:t>
              </w:r>
            </w:ins>
          </w:p>
        </w:tc>
        <w:tc>
          <w:tcPr>
            <w:tcW w:w="1948" w:type="dxa"/>
          </w:tcPr>
          <w:p w14:paraId="2525B123" w14:textId="6F0B2C63" w:rsidR="004A74D6" w:rsidRDefault="004A74D6">
            <w:pPr>
              <w:spacing w:line="360" w:lineRule="auto"/>
              <w:jc w:val="center"/>
              <w:rPr>
                <w:ins w:id="23" w:author="relly li" w:date="2017-05-17T21:50:00Z"/>
                <w:rFonts w:ascii="Times" w:eastAsia="宋体" w:hAnsi="Times" w:hint="eastAsia"/>
                <w:sz w:val="24"/>
                <w:szCs w:val="24"/>
              </w:rPr>
            </w:pPr>
            <w:ins w:id="24" w:author="relly li" w:date="2017-05-17T21:51:00Z">
              <w:r>
                <w:rPr>
                  <w:rFonts w:ascii="Times" w:eastAsia="宋体" w:hAnsi="Times" w:hint="eastAsia"/>
                  <w:sz w:val="24"/>
                  <w:szCs w:val="24"/>
                </w:rPr>
                <w:t>修改改进部分</w:t>
              </w:r>
            </w:ins>
          </w:p>
        </w:tc>
        <w:tc>
          <w:tcPr>
            <w:tcW w:w="1400" w:type="dxa"/>
          </w:tcPr>
          <w:p w14:paraId="32095572" w14:textId="205228C6" w:rsidR="004A74D6" w:rsidRDefault="004A74D6">
            <w:pPr>
              <w:spacing w:line="360" w:lineRule="auto"/>
              <w:rPr>
                <w:ins w:id="25" w:author="relly li" w:date="2017-05-17T21:50:00Z"/>
                <w:rFonts w:ascii="Times" w:eastAsia="宋体" w:hAnsi="Times" w:hint="eastAsia"/>
                <w:sz w:val="24"/>
                <w:szCs w:val="24"/>
              </w:rPr>
            </w:pPr>
            <w:ins w:id="26" w:author="relly li" w:date="2017-05-17T21:51:00Z">
              <w:r>
                <w:rPr>
                  <w:rFonts w:ascii="Times" w:eastAsia="宋体" w:hAnsi="Times" w:hint="eastAsia"/>
                  <w:sz w:val="24"/>
                  <w:szCs w:val="24"/>
                </w:rPr>
                <w:t>李岳檑</w:t>
              </w:r>
            </w:ins>
          </w:p>
        </w:tc>
        <w:tc>
          <w:tcPr>
            <w:tcW w:w="1617" w:type="dxa"/>
          </w:tcPr>
          <w:p w14:paraId="2B1FC610" w14:textId="3E1C05B3" w:rsidR="004A74D6" w:rsidRDefault="004A74D6">
            <w:pPr>
              <w:spacing w:line="360" w:lineRule="auto"/>
              <w:jc w:val="center"/>
              <w:rPr>
                <w:ins w:id="27" w:author="relly li" w:date="2017-05-17T21:50:00Z"/>
                <w:rFonts w:ascii="Times" w:eastAsia="宋体" w:hAnsi="Times" w:hint="eastAsia"/>
                <w:sz w:val="24"/>
                <w:szCs w:val="24"/>
              </w:rPr>
            </w:pPr>
            <w:ins w:id="28" w:author="relly li" w:date="2017-05-17T21:51:00Z">
              <w:r>
                <w:rPr>
                  <w:rFonts w:ascii="Times" w:eastAsia="宋体" w:hAnsi="Times" w:hint="eastAsia"/>
                  <w:sz w:val="24"/>
                  <w:szCs w:val="24"/>
                </w:rPr>
                <w:t>小更新</w:t>
              </w:r>
            </w:ins>
          </w:p>
        </w:tc>
      </w:tr>
    </w:tbl>
    <w:p w14:paraId="399DAEAA" w14:textId="77777777" w:rsidR="0073245C" w:rsidRDefault="00A33A88">
      <w:pPr>
        <w:jc w:val="left"/>
        <w:rPr>
          <w:rFonts w:ascii="Times" w:eastAsia="宋体" w:hAnsi="Times"/>
          <w:sz w:val="28"/>
          <w:szCs w:val="28"/>
        </w:rPr>
      </w:pPr>
      <w:r>
        <w:rPr>
          <w:rFonts w:ascii="Times" w:eastAsia="宋体" w:hAnsi="Times" w:hint="eastAsia"/>
          <w:sz w:val="24"/>
          <w:szCs w:val="24"/>
        </w:rPr>
        <w:t>、</w:t>
      </w:r>
    </w:p>
    <w:p w14:paraId="714286AC" w14:textId="77777777" w:rsidR="0073245C" w:rsidRDefault="00A33A88">
      <w:pPr>
        <w:widowControl/>
        <w:jc w:val="left"/>
        <w:rPr>
          <w:rFonts w:ascii="Times" w:eastAsia="宋体" w:hAnsi="Times"/>
          <w:sz w:val="28"/>
          <w:szCs w:val="28"/>
        </w:rPr>
      </w:pPr>
      <w:r>
        <w:rPr>
          <w:rFonts w:ascii="Times" w:eastAsia="宋体" w:hAnsi="Times"/>
          <w:sz w:val="28"/>
          <w:szCs w:val="28"/>
        </w:rPr>
        <w:br w:type="page"/>
      </w:r>
    </w:p>
    <w:customXmlInsRangeStart w:id="29" w:author="chunliu wang" w:date="2017-05-04T00:16:00Z"/>
    <w:sdt>
      <w:sdtPr>
        <w:rPr>
          <w:b w:val="0"/>
          <w:bCs w:val="0"/>
          <w:kern w:val="2"/>
          <w:sz w:val="21"/>
          <w:szCs w:val="22"/>
          <w:lang w:val="zh-CN"/>
        </w:rPr>
        <w:id w:val="-2123528074"/>
        <w:docPartObj>
          <w:docPartGallery w:val="Table of Contents"/>
          <w:docPartUnique/>
        </w:docPartObj>
      </w:sdtPr>
      <w:sdtContent>
        <w:customXmlInsRangeEnd w:id="29"/>
        <w:p w14:paraId="40800892" w14:textId="77777777" w:rsidR="00FE5FD0" w:rsidRDefault="00FE5FD0" w:rsidP="00FE5FD0">
          <w:pPr>
            <w:pStyle w:val="TOC"/>
            <w:rPr>
              <w:ins w:id="30" w:author="chunliu wang" w:date="2017-05-04T00:16:00Z"/>
            </w:rPr>
          </w:pPr>
          <w:ins w:id="31" w:author="chunliu wang" w:date="2017-05-04T00:16:00Z">
            <w:r>
              <w:rPr>
                <w:lang w:val="zh-CN"/>
              </w:rPr>
              <w:t>目录</w:t>
            </w:r>
          </w:ins>
        </w:p>
        <w:p w14:paraId="22AF3518" w14:textId="53210180" w:rsidR="00FE5FD0" w:rsidRDefault="00FE5FD0">
          <w:pPr>
            <w:pStyle w:val="11"/>
            <w:tabs>
              <w:tab w:val="left" w:pos="420"/>
              <w:tab w:val="right" w:leader="dot" w:pos="8296"/>
            </w:tabs>
            <w:rPr>
              <w:ins w:id="32" w:author="chunliu wang" w:date="2017-05-04T00:17:00Z"/>
              <w:noProof/>
            </w:rPr>
          </w:pPr>
          <w:ins w:id="33" w:author="chunliu wang" w:date="2017-05-04T00:16:00Z">
            <w:r w:rsidRPr="00DD0119">
              <w:fldChar w:fldCharType="begin"/>
            </w:r>
            <w:r w:rsidRPr="00DD0119">
              <w:instrText xml:space="preserve"> TOC \o "1-3" \h \z \u </w:instrText>
            </w:r>
            <w:r w:rsidRPr="00DD0119">
              <w:fldChar w:fldCharType="separate"/>
            </w:r>
          </w:ins>
          <w:ins w:id="34" w:author="chunliu wang" w:date="2017-05-04T00:17:00Z">
            <w:r w:rsidRPr="00AB3F4F">
              <w:rPr>
                <w:rStyle w:val="ac"/>
                <w:noProof/>
              </w:rPr>
              <w:fldChar w:fldCharType="begin"/>
            </w:r>
            <w:r w:rsidRPr="00AB3F4F">
              <w:rPr>
                <w:rStyle w:val="ac"/>
                <w:noProof/>
              </w:rPr>
              <w:instrText xml:space="preserve"> </w:instrText>
            </w:r>
            <w:r>
              <w:rPr>
                <w:noProof/>
              </w:rPr>
              <w:instrText>HYPERLINK \l "_Toc481620420"</w:instrText>
            </w:r>
            <w:r w:rsidRPr="00AB3F4F">
              <w:rPr>
                <w:rStyle w:val="ac"/>
                <w:noProof/>
              </w:rPr>
              <w:instrText xml:space="preserve"> </w:instrText>
            </w:r>
            <w:r w:rsidRPr="00AB3F4F">
              <w:rPr>
                <w:rStyle w:val="ac"/>
                <w:noProof/>
              </w:rPr>
              <w:fldChar w:fldCharType="separate"/>
            </w:r>
            <w:r w:rsidRPr="00AB3F4F">
              <w:rPr>
                <w:rStyle w:val="ac"/>
                <w:rFonts w:ascii="Times" w:eastAsia="宋体" w:hAnsi="Times"/>
                <w:b/>
                <w:noProof/>
              </w:rPr>
              <w:t>1.</w:t>
            </w:r>
            <w:r>
              <w:rPr>
                <w:noProof/>
              </w:rPr>
              <w:tab/>
            </w:r>
            <w:r w:rsidRPr="00AB3F4F">
              <w:rPr>
                <w:rStyle w:val="ac"/>
                <w:rFonts w:ascii="Times" w:eastAsia="宋体" w:hAnsi="Times"/>
                <w:b/>
                <w:noProof/>
              </w:rPr>
              <w:t>引言</w:t>
            </w:r>
            <w:r>
              <w:rPr>
                <w:noProof/>
                <w:webHidden/>
              </w:rPr>
              <w:tab/>
            </w:r>
            <w:r>
              <w:rPr>
                <w:noProof/>
                <w:webHidden/>
              </w:rPr>
              <w:fldChar w:fldCharType="begin"/>
            </w:r>
            <w:r>
              <w:rPr>
                <w:noProof/>
                <w:webHidden/>
              </w:rPr>
              <w:instrText xml:space="preserve"> PAGEREF _Toc481620420 \h </w:instrText>
            </w:r>
          </w:ins>
          <w:r>
            <w:rPr>
              <w:noProof/>
              <w:webHidden/>
            </w:rPr>
          </w:r>
          <w:r>
            <w:rPr>
              <w:noProof/>
              <w:webHidden/>
            </w:rPr>
            <w:fldChar w:fldCharType="separate"/>
          </w:r>
          <w:ins w:id="35" w:author="chunliu wang" w:date="2017-05-04T00:17:00Z">
            <w:r>
              <w:rPr>
                <w:noProof/>
                <w:webHidden/>
              </w:rPr>
              <w:t>3</w:t>
            </w:r>
            <w:r>
              <w:rPr>
                <w:noProof/>
                <w:webHidden/>
              </w:rPr>
              <w:fldChar w:fldCharType="end"/>
            </w:r>
            <w:r w:rsidRPr="00AB3F4F">
              <w:rPr>
                <w:rStyle w:val="ac"/>
                <w:noProof/>
              </w:rPr>
              <w:fldChar w:fldCharType="end"/>
            </w:r>
          </w:ins>
        </w:p>
        <w:p w14:paraId="3694AF83" w14:textId="3197B9F9" w:rsidR="00FE5FD0" w:rsidRDefault="00FE5FD0">
          <w:pPr>
            <w:pStyle w:val="21"/>
            <w:tabs>
              <w:tab w:val="left" w:pos="1050"/>
              <w:tab w:val="right" w:leader="dot" w:pos="8296"/>
            </w:tabs>
            <w:rPr>
              <w:ins w:id="36" w:author="chunliu wang" w:date="2017-05-04T00:17:00Z"/>
              <w:noProof/>
            </w:rPr>
          </w:pPr>
          <w:ins w:id="37" w:author="chunliu wang" w:date="2017-05-04T00:17:00Z">
            <w:r w:rsidRPr="00AB3F4F">
              <w:rPr>
                <w:rStyle w:val="ac"/>
                <w:noProof/>
              </w:rPr>
              <w:fldChar w:fldCharType="begin"/>
            </w:r>
            <w:r w:rsidRPr="00AB3F4F">
              <w:rPr>
                <w:rStyle w:val="ac"/>
                <w:noProof/>
              </w:rPr>
              <w:instrText xml:space="preserve"> </w:instrText>
            </w:r>
            <w:r>
              <w:rPr>
                <w:noProof/>
              </w:rPr>
              <w:instrText>HYPERLINK \l "_Toc481620421"</w:instrText>
            </w:r>
            <w:r w:rsidRPr="00AB3F4F">
              <w:rPr>
                <w:rStyle w:val="ac"/>
                <w:noProof/>
              </w:rPr>
              <w:instrText xml:space="preserve"> </w:instrText>
            </w:r>
            <w:r w:rsidRPr="00AB3F4F">
              <w:rPr>
                <w:rStyle w:val="ac"/>
                <w:noProof/>
              </w:rPr>
              <w:fldChar w:fldCharType="separate"/>
            </w:r>
            <w:r w:rsidRPr="00AB3F4F">
              <w:rPr>
                <w:rStyle w:val="ac"/>
                <w:rFonts w:ascii="Times" w:eastAsia="宋体" w:hAnsi="Times"/>
                <w:b/>
                <w:noProof/>
              </w:rPr>
              <w:t>1.1</w:t>
            </w:r>
            <w:r>
              <w:rPr>
                <w:noProof/>
              </w:rPr>
              <w:tab/>
            </w:r>
            <w:r w:rsidRPr="00AB3F4F">
              <w:rPr>
                <w:rStyle w:val="ac"/>
                <w:rFonts w:ascii="Times" w:eastAsia="宋体" w:hAnsi="Times"/>
                <w:b/>
                <w:noProof/>
              </w:rPr>
              <w:t>目的</w:t>
            </w:r>
            <w:r>
              <w:rPr>
                <w:noProof/>
                <w:webHidden/>
              </w:rPr>
              <w:tab/>
            </w:r>
            <w:r>
              <w:rPr>
                <w:noProof/>
                <w:webHidden/>
              </w:rPr>
              <w:fldChar w:fldCharType="begin"/>
            </w:r>
            <w:r>
              <w:rPr>
                <w:noProof/>
                <w:webHidden/>
              </w:rPr>
              <w:instrText xml:space="preserve"> PAGEREF _Toc481620421 \h </w:instrText>
            </w:r>
          </w:ins>
          <w:r>
            <w:rPr>
              <w:noProof/>
              <w:webHidden/>
            </w:rPr>
          </w:r>
          <w:r>
            <w:rPr>
              <w:noProof/>
              <w:webHidden/>
            </w:rPr>
            <w:fldChar w:fldCharType="separate"/>
          </w:r>
          <w:ins w:id="38" w:author="chunliu wang" w:date="2017-05-04T00:17:00Z">
            <w:r>
              <w:rPr>
                <w:noProof/>
                <w:webHidden/>
              </w:rPr>
              <w:t>3</w:t>
            </w:r>
            <w:r>
              <w:rPr>
                <w:noProof/>
                <w:webHidden/>
              </w:rPr>
              <w:fldChar w:fldCharType="end"/>
            </w:r>
            <w:r w:rsidRPr="00AB3F4F">
              <w:rPr>
                <w:rStyle w:val="ac"/>
                <w:noProof/>
              </w:rPr>
              <w:fldChar w:fldCharType="end"/>
            </w:r>
          </w:ins>
        </w:p>
        <w:p w14:paraId="011E0D9C" w14:textId="13B86D35" w:rsidR="00FE5FD0" w:rsidRDefault="00FE5FD0">
          <w:pPr>
            <w:pStyle w:val="21"/>
            <w:tabs>
              <w:tab w:val="left" w:pos="1050"/>
              <w:tab w:val="right" w:leader="dot" w:pos="8296"/>
            </w:tabs>
            <w:rPr>
              <w:ins w:id="39" w:author="chunliu wang" w:date="2017-05-04T00:17:00Z"/>
              <w:noProof/>
            </w:rPr>
          </w:pPr>
          <w:ins w:id="40" w:author="chunliu wang" w:date="2017-05-04T00:17:00Z">
            <w:r w:rsidRPr="00AB3F4F">
              <w:rPr>
                <w:rStyle w:val="ac"/>
                <w:noProof/>
              </w:rPr>
              <w:fldChar w:fldCharType="begin"/>
            </w:r>
            <w:r w:rsidRPr="00AB3F4F">
              <w:rPr>
                <w:rStyle w:val="ac"/>
                <w:noProof/>
              </w:rPr>
              <w:instrText xml:space="preserve"> </w:instrText>
            </w:r>
            <w:r>
              <w:rPr>
                <w:noProof/>
              </w:rPr>
              <w:instrText>HYPERLINK \l "_Toc481620422"</w:instrText>
            </w:r>
            <w:r w:rsidRPr="00AB3F4F">
              <w:rPr>
                <w:rStyle w:val="ac"/>
                <w:noProof/>
              </w:rPr>
              <w:instrText xml:space="preserve"> </w:instrText>
            </w:r>
            <w:r w:rsidRPr="00AB3F4F">
              <w:rPr>
                <w:rStyle w:val="ac"/>
                <w:noProof/>
              </w:rPr>
              <w:fldChar w:fldCharType="separate"/>
            </w:r>
            <w:r w:rsidRPr="00AB3F4F">
              <w:rPr>
                <w:rStyle w:val="ac"/>
                <w:rFonts w:ascii="Times" w:eastAsia="宋体" w:hAnsi="Times"/>
                <w:b/>
                <w:noProof/>
              </w:rPr>
              <w:t>1.2</w:t>
            </w:r>
            <w:r>
              <w:rPr>
                <w:noProof/>
              </w:rPr>
              <w:tab/>
            </w:r>
            <w:r w:rsidRPr="00AB3F4F">
              <w:rPr>
                <w:rStyle w:val="ac"/>
                <w:rFonts w:ascii="Times" w:eastAsia="宋体" w:hAnsi="Times"/>
                <w:b/>
                <w:noProof/>
              </w:rPr>
              <w:t>标识</w:t>
            </w:r>
            <w:r>
              <w:rPr>
                <w:noProof/>
                <w:webHidden/>
              </w:rPr>
              <w:tab/>
            </w:r>
            <w:r>
              <w:rPr>
                <w:noProof/>
                <w:webHidden/>
              </w:rPr>
              <w:fldChar w:fldCharType="begin"/>
            </w:r>
            <w:r>
              <w:rPr>
                <w:noProof/>
                <w:webHidden/>
              </w:rPr>
              <w:instrText xml:space="preserve"> PAGEREF _Toc481620422 \h </w:instrText>
            </w:r>
          </w:ins>
          <w:r>
            <w:rPr>
              <w:noProof/>
              <w:webHidden/>
            </w:rPr>
          </w:r>
          <w:r>
            <w:rPr>
              <w:noProof/>
              <w:webHidden/>
            </w:rPr>
            <w:fldChar w:fldCharType="separate"/>
          </w:r>
          <w:ins w:id="41" w:author="chunliu wang" w:date="2017-05-04T00:17:00Z">
            <w:r>
              <w:rPr>
                <w:noProof/>
                <w:webHidden/>
              </w:rPr>
              <w:t>3</w:t>
            </w:r>
            <w:r>
              <w:rPr>
                <w:noProof/>
                <w:webHidden/>
              </w:rPr>
              <w:fldChar w:fldCharType="end"/>
            </w:r>
            <w:r w:rsidRPr="00AB3F4F">
              <w:rPr>
                <w:rStyle w:val="ac"/>
                <w:noProof/>
              </w:rPr>
              <w:fldChar w:fldCharType="end"/>
            </w:r>
          </w:ins>
        </w:p>
        <w:p w14:paraId="78FCC50D" w14:textId="6BD927B8" w:rsidR="00FE5FD0" w:rsidRDefault="00FE5FD0">
          <w:pPr>
            <w:pStyle w:val="21"/>
            <w:tabs>
              <w:tab w:val="left" w:pos="1050"/>
              <w:tab w:val="right" w:leader="dot" w:pos="8296"/>
            </w:tabs>
            <w:rPr>
              <w:ins w:id="42" w:author="chunliu wang" w:date="2017-05-04T00:17:00Z"/>
              <w:noProof/>
            </w:rPr>
          </w:pPr>
          <w:ins w:id="43" w:author="chunliu wang" w:date="2017-05-04T00:17:00Z">
            <w:r w:rsidRPr="00AB3F4F">
              <w:rPr>
                <w:rStyle w:val="ac"/>
                <w:noProof/>
              </w:rPr>
              <w:fldChar w:fldCharType="begin"/>
            </w:r>
            <w:r w:rsidRPr="00AB3F4F">
              <w:rPr>
                <w:rStyle w:val="ac"/>
                <w:noProof/>
              </w:rPr>
              <w:instrText xml:space="preserve"> </w:instrText>
            </w:r>
            <w:r>
              <w:rPr>
                <w:noProof/>
              </w:rPr>
              <w:instrText>HYPERLINK \l "_Toc481620423"</w:instrText>
            </w:r>
            <w:r w:rsidRPr="00AB3F4F">
              <w:rPr>
                <w:rStyle w:val="ac"/>
                <w:noProof/>
              </w:rPr>
              <w:instrText xml:space="preserve"> </w:instrText>
            </w:r>
            <w:r w:rsidRPr="00AB3F4F">
              <w:rPr>
                <w:rStyle w:val="ac"/>
                <w:noProof/>
              </w:rPr>
              <w:fldChar w:fldCharType="separate"/>
            </w:r>
            <w:r w:rsidRPr="00AB3F4F">
              <w:rPr>
                <w:rStyle w:val="ac"/>
                <w:rFonts w:ascii="Times" w:eastAsia="宋体" w:hAnsi="Times"/>
                <w:b/>
                <w:noProof/>
              </w:rPr>
              <w:t>1.3</w:t>
            </w:r>
            <w:r>
              <w:rPr>
                <w:noProof/>
              </w:rPr>
              <w:tab/>
            </w:r>
            <w:r w:rsidRPr="00AB3F4F">
              <w:rPr>
                <w:rStyle w:val="ac"/>
                <w:rFonts w:ascii="Times" w:eastAsia="宋体" w:hAnsi="Times"/>
                <w:b/>
                <w:noProof/>
              </w:rPr>
              <w:t>系统概述</w:t>
            </w:r>
            <w:r>
              <w:rPr>
                <w:noProof/>
                <w:webHidden/>
              </w:rPr>
              <w:tab/>
            </w:r>
            <w:r>
              <w:rPr>
                <w:noProof/>
                <w:webHidden/>
              </w:rPr>
              <w:fldChar w:fldCharType="begin"/>
            </w:r>
            <w:r>
              <w:rPr>
                <w:noProof/>
                <w:webHidden/>
              </w:rPr>
              <w:instrText xml:space="preserve"> PAGEREF _Toc481620423 \h </w:instrText>
            </w:r>
          </w:ins>
          <w:r>
            <w:rPr>
              <w:noProof/>
              <w:webHidden/>
            </w:rPr>
          </w:r>
          <w:r>
            <w:rPr>
              <w:noProof/>
              <w:webHidden/>
            </w:rPr>
            <w:fldChar w:fldCharType="separate"/>
          </w:r>
          <w:ins w:id="44" w:author="chunliu wang" w:date="2017-05-04T00:17:00Z">
            <w:r>
              <w:rPr>
                <w:noProof/>
                <w:webHidden/>
              </w:rPr>
              <w:t>3</w:t>
            </w:r>
            <w:r>
              <w:rPr>
                <w:noProof/>
                <w:webHidden/>
              </w:rPr>
              <w:fldChar w:fldCharType="end"/>
            </w:r>
            <w:r w:rsidRPr="00AB3F4F">
              <w:rPr>
                <w:rStyle w:val="ac"/>
                <w:noProof/>
              </w:rPr>
              <w:fldChar w:fldCharType="end"/>
            </w:r>
          </w:ins>
        </w:p>
        <w:p w14:paraId="14208A73" w14:textId="7734651C" w:rsidR="00FE5FD0" w:rsidRDefault="00FE5FD0">
          <w:pPr>
            <w:pStyle w:val="21"/>
            <w:tabs>
              <w:tab w:val="left" w:pos="1050"/>
              <w:tab w:val="right" w:leader="dot" w:pos="8296"/>
            </w:tabs>
            <w:rPr>
              <w:ins w:id="45" w:author="chunliu wang" w:date="2017-05-04T00:17:00Z"/>
              <w:noProof/>
            </w:rPr>
          </w:pPr>
          <w:ins w:id="46" w:author="chunliu wang" w:date="2017-05-04T00:17:00Z">
            <w:r w:rsidRPr="00AB3F4F">
              <w:rPr>
                <w:rStyle w:val="ac"/>
                <w:noProof/>
              </w:rPr>
              <w:fldChar w:fldCharType="begin"/>
            </w:r>
            <w:r w:rsidRPr="00AB3F4F">
              <w:rPr>
                <w:rStyle w:val="ac"/>
                <w:noProof/>
              </w:rPr>
              <w:instrText xml:space="preserve"> </w:instrText>
            </w:r>
            <w:r>
              <w:rPr>
                <w:noProof/>
              </w:rPr>
              <w:instrText>HYPERLINK \l "_Toc481620424"</w:instrText>
            </w:r>
            <w:r w:rsidRPr="00AB3F4F">
              <w:rPr>
                <w:rStyle w:val="ac"/>
                <w:noProof/>
              </w:rPr>
              <w:instrText xml:space="preserve"> </w:instrText>
            </w:r>
            <w:r w:rsidRPr="00AB3F4F">
              <w:rPr>
                <w:rStyle w:val="ac"/>
                <w:noProof/>
              </w:rPr>
              <w:fldChar w:fldCharType="separate"/>
            </w:r>
            <w:r w:rsidRPr="00AB3F4F">
              <w:rPr>
                <w:rStyle w:val="ac"/>
                <w:rFonts w:ascii="Times" w:eastAsia="宋体" w:hAnsi="Times"/>
                <w:b/>
                <w:noProof/>
              </w:rPr>
              <w:t>1.4</w:t>
            </w:r>
            <w:r>
              <w:rPr>
                <w:noProof/>
              </w:rPr>
              <w:tab/>
            </w:r>
            <w:r w:rsidRPr="00AB3F4F">
              <w:rPr>
                <w:rStyle w:val="ac"/>
                <w:rFonts w:ascii="Times" w:eastAsia="宋体" w:hAnsi="Times"/>
                <w:b/>
                <w:noProof/>
              </w:rPr>
              <w:t>文档概述</w:t>
            </w:r>
            <w:r>
              <w:rPr>
                <w:noProof/>
                <w:webHidden/>
              </w:rPr>
              <w:tab/>
            </w:r>
            <w:r>
              <w:rPr>
                <w:noProof/>
                <w:webHidden/>
              </w:rPr>
              <w:fldChar w:fldCharType="begin"/>
            </w:r>
            <w:r>
              <w:rPr>
                <w:noProof/>
                <w:webHidden/>
              </w:rPr>
              <w:instrText xml:space="preserve"> PAGEREF _Toc481620424 \h </w:instrText>
            </w:r>
          </w:ins>
          <w:r>
            <w:rPr>
              <w:noProof/>
              <w:webHidden/>
            </w:rPr>
          </w:r>
          <w:r>
            <w:rPr>
              <w:noProof/>
              <w:webHidden/>
            </w:rPr>
            <w:fldChar w:fldCharType="separate"/>
          </w:r>
          <w:ins w:id="47" w:author="chunliu wang" w:date="2017-05-04T00:17:00Z">
            <w:r>
              <w:rPr>
                <w:noProof/>
                <w:webHidden/>
              </w:rPr>
              <w:t>4</w:t>
            </w:r>
            <w:r>
              <w:rPr>
                <w:noProof/>
                <w:webHidden/>
              </w:rPr>
              <w:fldChar w:fldCharType="end"/>
            </w:r>
            <w:r w:rsidRPr="00AB3F4F">
              <w:rPr>
                <w:rStyle w:val="ac"/>
                <w:noProof/>
              </w:rPr>
              <w:fldChar w:fldCharType="end"/>
            </w:r>
          </w:ins>
        </w:p>
        <w:p w14:paraId="3F6C0D0F" w14:textId="41EF824E" w:rsidR="00FE5FD0" w:rsidRDefault="00FE5FD0">
          <w:pPr>
            <w:pStyle w:val="21"/>
            <w:tabs>
              <w:tab w:val="left" w:pos="1050"/>
              <w:tab w:val="right" w:leader="dot" w:pos="8296"/>
            </w:tabs>
            <w:rPr>
              <w:ins w:id="48" w:author="chunliu wang" w:date="2017-05-04T00:17:00Z"/>
              <w:noProof/>
            </w:rPr>
          </w:pPr>
          <w:ins w:id="49" w:author="chunliu wang" w:date="2017-05-04T00:17:00Z">
            <w:r w:rsidRPr="00AB3F4F">
              <w:rPr>
                <w:rStyle w:val="ac"/>
                <w:noProof/>
              </w:rPr>
              <w:fldChar w:fldCharType="begin"/>
            </w:r>
            <w:r w:rsidRPr="00AB3F4F">
              <w:rPr>
                <w:rStyle w:val="ac"/>
                <w:noProof/>
              </w:rPr>
              <w:instrText xml:space="preserve"> </w:instrText>
            </w:r>
            <w:r>
              <w:rPr>
                <w:noProof/>
              </w:rPr>
              <w:instrText>HYPERLINK \l "_Toc481620425"</w:instrText>
            </w:r>
            <w:r w:rsidRPr="00AB3F4F">
              <w:rPr>
                <w:rStyle w:val="ac"/>
                <w:noProof/>
              </w:rPr>
              <w:instrText xml:space="preserve"> </w:instrText>
            </w:r>
            <w:r w:rsidRPr="00AB3F4F">
              <w:rPr>
                <w:rStyle w:val="ac"/>
                <w:noProof/>
              </w:rPr>
              <w:fldChar w:fldCharType="separate"/>
            </w:r>
            <w:r w:rsidRPr="00AB3F4F">
              <w:rPr>
                <w:rStyle w:val="ac"/>
                <w:rFonts w:ascii="Times" w:eastAsia="宋体" w:hAnsi="Times"/>
                <w:b/>
                <w:noProof/>
              </w:rPr>
              <w:t>1.5</w:t>
            </w:r>
            <w:r>
              <w:rPr>
                <w:noProof/>
              </w:rPr>
              <w:tab/>
            </w:r>
            <w:r w:rsidRPr="00AB3F4F">
              <w:rPr>
                <w:rStyle w:val="ac"/>
                <w:rFonts w:ascii="Times" w:eastAsia="宋体" w:hAnsi="Times"/>
                <w:b/>
                <w:noProof/>
              </w:rPr>
              <w:t>术语和缩略词</w:t>
            </w:r>
            <w:r>
              <w:rPr>
                <w:noProof/>
                <w:webHidden/>
              </w:rPr>
              <w:tab/>
            </w:r>
            <w:r>
              <w:rPr>
                <w:noProof/>
                <w:webHidden/>
              </w:rPr>
              <w:fldChar w:fldCharType="begin"/>
            </w:r>
            <w:r>
              <w:rPr>
                <w:noProof/>
                <w:webHidden/>
              </w:rPr>
              <w:instrText xml:space="preserve"> PAGEREF _Toc481620425 \h </w:instrText>
            </w:r>
          </w:ins>
          <w:r>
            <w:rPr>
              <w:noProof/>
              <w:webHidden/>
            </w:rPr>
          </w:r>
          <w:r>
            <w:rPr>
              <w:noProof/>
              <w:webHidden/>
            </w:rPr>
            <w:fldChar w:fldCharType="separate"/>
          </w:r>
          <w:ins w:id="50" w:author="chunliu wang" w:date="2017-05-04T00:17:00Z">
            <w:r>
              <w:rPr>
                <w:noProof/>
                <w:webHidden/>
              </w:rPr>
              <w:t>4</w:t>
            </w:r>
            <w:r>
              <w:rPr>
                <w:noProof/>
                <w:webHidden/>
              </w:rPr>
              <w:fldChar w:fldCharType="end"/>
            </w:r>
            <w:r w:rsidRPr="00AB3F4F">
              <w:rPr>
                <w:rStyle w:val="ac"/>
                <w:noProof/>
              </w:rPr>
              <w:fldChar w:fldCharType="end"/>
            </w:r>
          </w:ins>
        </w:p>
        <w:p w14:paraId="2F3DC387" w14:textId="68A86A8B" w:rsidR="00FE5FD0" w:rsidRDefault="00FE5FD0">
          <w:pPr>
            <w:pStyle w:val="11"/>
            <w:tabs>
              <w:tab w:val="left" w:pos="420"/>
              <w:tab w:val="right" w:leader="dot" w:pos="8296"/>
            </w:tabs>
            <w:rPr>
              <w:ins w:id="51" w:author="chunliu wang" w:date="2017-05-04T00:17:00Z"/>
              <w:noProof/>
            </w:rPr>
          </w:pPr>
          <w:ins w:id="52" w:author="chunliu wang" w:date="2017-05-04T00:17:00Z">
            <w:r w:rsidRPr="00AB3F4F">
              <w:rPr>
                <w:rStyle w:val="ac"/>
                <w:noProof/>
              </w:rPr>
              <w:fldChar w:fldCharType="begin"/>
            </w:r>
            <w:r w:rsidRPr="00AB3F4F">
              <w:rPr>
                <w:rStyle w:val="ac"/>
                <w:noProof/>
              </w:rPr>
              <w:instrText xml:space="preserve"> </w:instrText>
            </w:r>
            <w:r>
              <w:rPr>
                <w:noProof/>
              </w:rPr>
              <w:instrText>HYPERLINK \l "_Toc481620426"</w:instrText>
            </w:r>
            <w:r w:rsidRPr="00AB3F4F">
              <w:rPr>
                <w:rStyle w:val="ac"/>
                <w:noProof/>
              </w:rPr>
              <w:instrText xml:space="preserve"> </w:instrText>
            </w:r>
            <w:r w:rsidRPr="00AB3F4F">
              <w:rPr>
                <w:rStyle w:val="ac"/>
                <w:noProof/>
              </w:rPr>
              <w:fldChar w:fldCharType="separate"/>
            </w:r>
            <w:r w:rsidRPr="00AB3F4F">
              <w:rPr>
                <w:rStyle w:val="ac"/>
                <w:rFonts w:ascii="Times" w:eastAsia="宋体" w:hAnsi="Times"/>
                <w:b/>
                <w:noProof/>
              </w:rPr>
              <w:t>2.</w:t>
            </w:r>
            <w:r>
              <w:rPr>
                <w:noProof/>
              </w:rPr>
              <w:tab/>
            </w:r>
            <w:r w:rsidRPr="00AB3F4F">
              <w:rPr>
                <w:rStyle w:val="ac"/>
                <w:rFonts w:ascii="Times" w:eastAsia="宋体" w:hAnsi="Times"/>
                <w:b/>
                <w:noProof/>
              </w:rPr>
              <w:t>业务需求</w:t>
            </w:r>
            <w:r>
              <w:rPr>
                <w:noProof/>
                <w:webHidden/>
              </w:rPr>
              <w:tab/>
            </w:r>
            <w:r>
              <w:rPr>
                <w:noProof/>
                <w:webHidden/>
              </w:rPr>
              <w:fldChar w:fldCharType="begin"/>
            </w:r>
            <w:r>
              <w:rPr>
                <w:noProof/>
                <w:webHidden/>
              </w:rPr>
              <w:instrText xml:space="preserve"> PAGEREF _Toc481620426 \h </w:instrText>
            </w:r>
          </w:ins>
          <w:r>
            <w:rPr>
              <w:noProof/>
              <w:webHidden/>
            </w:rPr>
          </w:r>
          <w:r>
            <w:rPr>
              <w:noProof/>
              <w:webHidden/>
            </w:rPr>
            <w:fldChar w:fldCharType="separate"/>
          </w:r>
          <w:ins w:id="53" w:author="chunliu wang" w:date="2017-05-04T00:17:00Z">
            <w:r>
              <w:rPr>
                <w:noProof/>
                <w:webHidden/>
              </w:rPr>
              <w:t>5</w:t>
            </w:r>
            <w:r>
              <w:rPr>
                <w:noProof/>
                <w:webHidden/>
              </w:rPr>
              <w:fldChar w:fldCharType="end"/>
            </w:r>
            <w:r w:rsidRPr="00AB3F4F">
              <w:rPr>
                <w:rStyle w:val="ac"/>
                <w:noProof/>
              </w:rPr>
              <w:fldChar w:fldCharType="end"/>
            </w:r>
          </w:ins>
        </w:p>
        <w:p w14:paraId="6F82EC07" w14:textId="49387058" w:rsidR="00FE5FD0" w:rsidRDefault="00FE5FD0">
          <w:pPr>
            <w:pStyle w:val="21"/>
            <w:tabs>
              <w:tab w:val="right" w:leader="dot" w:pos="8296"/>
            </w:tabs>
            <w:rPr>
              <w:ins w:id="54" w:author="chunliu wang" w:date="2017-05-04T00:17:00Z"/>
              <w:noProof/>
            </w:rPr>
          </w:pPr>
          <w:ins w:id="55" w:author="chunliu wang" w:date="2017-05-04T00:17:00Z">
            <w:r w:rsidRPr="00AB3F4F">
              <w:rPr>
                <w:rStyle w:val="ac"/>
                <w:noProof/>
              </w:rPr>
              <w:fldChar w:fldCharType="begin"/>
            </w:r>
            <w:r w:rsidRPr="00AB3F4F">
              <w:rPr>
                <w:rStyle w:val="ac"/>
                <w:noProof/>
              </w:rPr>
              <w:instrText xml:space="preserve"> </w:instrText>
            </w:r>
            <w:r>
              <w:rPr>
                <w:noProof/>
              </w:rPr>
              <w:instrText>HYPERLINK \l "_Toc481620427"</w:instrText>
            </w:r>
            <w:r w:rsidRPr="00AB3F4F">
              <w:rPr>
                <w:rStyle w:val="ac"/>
                <w:noProof/>
              </w:rPr>
              <w:instrText xml:space="preserve"> </w:instrText>
            </w:r>
            <w:r w:rsidRPr="00AB3F4F">
              <w:rPr>
                <w:rStyle w:val="ac"/>
                <w:noProof/>
              </w:rPr>
              <w:fldChar w:fldCharType="separate"/>
            </w:r>
            <w:r w:rsidRPr="00AB3F4F">
              <w:rPr>
                <w:rStyle w:val="ac"/>
                <w:rFonts w:ascii="Times" w:eastAsia="宋体" w:hAnsi="Times"/>
                <w:b/>
                <w:noProof/>
              </w:rPr>
              <w:t xml:space="preserve">2.1   </w:t>
            </w:r>
            <w:r w:rsidRPr="00AB3F4F">
              <w:rPr>
                <w:rStyle w:val="ac"/>
                <w:rFonts w:ascii="Times" w:eastAsia="宋体" w:hAnsi="Times"/>
                <w:b/>
                <w:noProof/>
              </w:rPr>
              <w:t>构建高性能</w:t>
            </w:r>
            <w:r w:rsidRPr="00AB3F4F">
              <w:rPr>
                <w:rStyle w:val="ac"/>
                <w:rFonts w:ascii="Times" w:eastAsia="宋体" w:hAnsi="Times"/>
                <w:b/>
                <w:noProof/>
              </w:rPr>
              <w:t>Web</w:t>
            </w:r>
            <w:r w:rsidRPr="00AB3F4F">
              <w:rPr>
                <w:rStyle w:val="ac"/>
                <w:rFonts w:ascii="Times" w:eastAsia="宋体" w:hAnsi="Times"/>
                <w:b/>
                <w:noProof/>
              </w:rPr>
              <w:t>服务器</w:t>
            </w:r>
            <w:r>
              <w:rPr>
                <w:noProof/>
                <w:webHidden/>
              </w:rPr>
              <w:tab/>
            </w:r>
            <w:r>
              <w:rPr>
                <w:noProof/>
                <w:webHidden/>
              </w:rPr>
              <w:fldChar w:fldCharType="begin"/>
            </w:r>
            <w:r>
              <w:rPr>
                <w:noProof/>
                <w:webHidden/>
              </w:rPr>
              <w:instrText xml:space="preserve"> PAGEREF _Toc481620427 \h </w:instrText>
            </w:r>
          </w:ins>
          <w:r>
            <w:rPr>
              <w:noProof/>
              <w:webHidden/>
            </w:rPr>
          </w:r>
          <w:r>
            <w:rPr>
              <w:noProof/>
              <w:webHidden/>
            </w:rPr>
            <w:fldChar w:fldCharType="separate"/>
          </w:r>
          <w:ins w:id="56" w:author="chunliu wang" w:date="2017-05-04T00:17:00Z">
            <w:r>
              <w:rPr>
                <w:noProof/>
                <w:webHidden/>
              </w:rPr>
              <w:t>5</w:t>
            </w:r>
            <w:r>
              <w:rPr>
                <w:noProof/>
                <w:webHidden/>
              </w:rPr>
              <w:fldChar w:fldCharType="end"/>
            </w:r>
            <w:r w:rsidRPr="00AB3F4F">
              <w:rPr>
                <w:rStyle w:val="ac"/>
                <w:noProof/>
              </w:rPr>
              <w:fldChar w:fldCharType="end"/>
            </w:r>
          </w:ins>
        </w:p>
        <w:p w14:paraId="0CA5CE85" w14:textId="5842363E" w:rsidR="00FE5FD0" w:rsidRDefault="00FE5FD0">
          <w:pPr>
            <w:pStyle w:val="21"/>
            <w:tabs>
              <w:tab w:val="right" w:leader="dot" w:pos="8296"/>
            </w:tabs>
            <w:rPr>
              <w:ins w:id="57" w:author="chunliu wang" w:date="2017-05-04T00:17:00Z"/>
              <w:noProof/>
            </w:rPr>
          </w:pPr>
          <w:ins w:id="58" w:author="chunliu wang" w:date="2017-05-04T00:17:00Z">
            <w:r w:rsidRPr="00AB3F4F">
              <w:rPr>
                <w:rStyle w:val="ac"/>
                <w:noProof/>
              </w:rPr>
              <w:fldChar w:fldCharType="begin"/>
            </w:r>
            <w:r w:rsidRPr="00AB3F4F">
              <w:rPr>
                <w:rStyle w:val="ac"/>
                <w:noProof/>
              </w:rPr>
              <w:instrText xml:space="preserve"> </w:instrText>
            </w:r>
            <w:r>
              <w:rPr>
                <w:noProof/>
              </w:rPr>
              <w:instrText>HYPERLINK \l "_Toc481620428"</w:instrText>
            </w:r>
            <w:r w:rsidRPr="00AB3F4F">
              <w:rPr>
                <w:rStyle w:val="ac"/>
                <w:noProof/>
              </w:rPr>
              <w:instrText xml:space="preserve"> </w:instrText>
            </w:r>
            <w:r w:rsidRPr="00AB3F4F">
              <w:rPr>
                <w:rStyle w:val="ac"/>
                <w:noProof/>
              </w:rPr>
              <w:fldChar w:fldCharType="separate"/>
            </w:r>
            <w:r w:rsidRPr="00AB3F4F">
              <w:rPr>
                <w:rStyle w:val="ac"/>
                <w:rFonts w:ascii="Times" w:eastAsia="宋体" w:hAnsi="Times"/>
                <w:b/>
                <w:noProof/>
              </w:rPr>
              <w:t xml:space="preserve">2.2   </w:t>
            </w:r>
            <w:r w:rsidRPr="00AB3F4F">
              <w:rPr>
                <w:rStyle w:val="ac"/>
                <w:rFonts w:ascii="Times" w:eastAsia="宋体" w:hAnsi="Times"/>
                <w:b/>
                <w:noProof/>
              </w:rPr>
              <w:t>使用一门门槛低，符合事件驱动的语言来开发</w:t>
            </w:r>
            <w:r>
              <w:rPr>
                <w:noProof/>
                <w:webHidden/>
              </w:rPr>
              <w:tab/>
            </w:r>
            <w:r>
              <w:rPr>
                <w:noProof/>
                <w:webHidden/>
              </w:rPr>
              <w:fldChar w:fldCharType="begin"/>
            </w:r>
            <w:r>
              <w:rPr>
                <w:noProof/>
                <w:webHidden/>
              </w:rPr>
              <w:instrText xml:space="preserve"> PAGEREF _Toc481620428 \h </w:instrText>
            </w:r>
          </w:ins>
          <w:r>
            <w:rPr>
              <w:noProof/>
              <w:webHidden/>
            </w:rPr>
          </w:r>
          <w:r>
            <w:rPr>
              <w:noProof/>
              <w:webHidden/>
            </w:rPr>
            <w:fldChar w:fldCharType="separate"/>
          </w:r>
          <w:ins w:id="59" w:author="chunliu wang" w:date="2017-05-04T00:17:00Z">
            <w:r>
              <w:rPr>
                <w:noProof/>
                <w:webHidden/>
              </w:rPr>
              <w:t>6</w:t>
            </w:r>
            <w:r>
              <w:rPr>
                <w:noProof/>
                <w:webHidden/>
              </w:rPr>
              <w:fldChar w:fldCharType="end"/>
            </w:r>
            <w:r w:rsidRPr="00AB3F4F">
              <w:rPr>
                <w:rStyle w:val="ac"/>
                <w:noProof/>
              </w:rPr>
              <w:fldChar w:fldCharType="end"/>
            </w:r>
          </w:ins>
        </w:p>
        <w:p w14:paraId="4FF06F1A" w14:textId="298F4F99" w:rsidR="00FE5FD0" w:rsidRDefault="00FE5FD0">
          <w:pPr>
            <w:pStyle w:val="11"/>
            <w:tabs>
              <w:tab w:val="left" w:pos="420"/>
              <w:tab w:val="right" w:leader="dot" w:pos="8296"/>
            </w:tabs>
            <w:rPr>
              <w:ins w:id="60" w:author="chunliu wang" w:date="2017-05-04T00:17:00Z"/>
              <w:noProof/>
            </w:rPr>
          </w:pPr>
          <w:ins w:id="61" w:author="chunliu wang" w:date="2017-05-04T00:17:00Z">
            <w:r w:rsidRPr="00AB3F4F">
              <w:rPr>
                <w:rStyle w:val="ac"/>
                <w:noProof/>
              </w:rPr>
              <w:fldChar w:fldCharType="begin"/>
            </w:r>
            <w:r w:rsidRPr="00AB3F4F">
              <w:rPr>
                <w:rStyle w:val="ac"/>
                <w:noProof/>
              </w:rPr>
              <w:instrText xml:space="preserve"> </w:instrText>
            </w:r>
            <w:r>
              <w:rPr>
                <w:noProof/>
              </w:rPr>
              <w:instrText>HYPERLINK \l "_Toc481620429"</w:instrText>
            </w:r>
            <w:r w:rsidRPr="00AB3F4F">
              <w:rPr>
                <w:rStyle w:val="ac"/>
                <w:noProof/>
              </w:rPr>
              <w:instrText xml:space="preserve"> </w:instrText>
            </w:r>
            <w:r w:rsidRPr="00AB3F4F">
              <w:rPr>
                <w:rStyle w:val="ac"/>
                <w:noProof/>
              </w:rPr>
              <w:fldChar w:fldCharType="separate"/>
            </w:r>
            <w:r w:rsidRPr="00AB3F4F">
              <w:rPr>
                <w:rStyle w:val="ac"/>
                <w:rFonts w:ascii="Times" w:eastAsia="宋体" w:hAnsi="Times"/>
                <w:b/>
                <w:noProof/>
              </w:rPr>
              <w:t>3.</w:t>
            </w:r>
            <w:r>
              <w:rPr>
                <w:noProof/>
              </w:rPr>
              <w:tab/>
            </w:r>
            <w:r w:rsidRPr="00AB3F4F">
              <w:rPr>
                <w:rStyle w:val="ac"/>
                <w:rFonts w:ascii="Times" w:eastAsia="宋体" w:hAnsi="Times"/>
                <w:b/>
                <w:noProof/>
              </w:rPr>
              <w:t>工作重点</w:t>
            </w:r>
            <w:r>
              <w:rPr>
                <w:noProof/>
                <w:webHidden/>
              </w:rPr>
              <w:tab/>
            </w:r>
            <w:r>
              <w:rPr>
                <w:noProof/>
                <w:webHidden/>
              </w:rPr>
              <w:fldChar w:fldCharType="begin"/>
            </w:r>
            <w:r>
              <w:rPr>
                <w:noProof/>
                <w:webHidden/>
              </w:rPr>
              <w:instrText xml:space="preserve"> PAGEREF _Toc481620429 \h </w:instrText>
            </w:r>
          </w:ins>
          <w:r>
            <w:rPr>
              <w:noProof/>
              <w:webHidden/>
            </w:rPr>
          </w:r>
          <w:r>
            <w:rPr>
              <w:noProof/>
              <w:webHidden/>
            </w:rPr>
            <w:fldChar w:fldCharType="separate"/>
          </w:r>
          <w:ins w:id="62" w:author="chunliu wang" w:date="2017-05-04T00:17:00Z">
            <w:r>
              <w:rPr>
                <w:noProof/>
                <w:webHidden/>
              </w:rPr>
              <w:t>6</w:t>
            </w:r>
            <w:r>
              <w:rPr>
                <w:noProof/>
                <w:webHidden/>
              </w:rPr>
              <w:fldChar w:fldCharType="end"/>
            </w:r>
            <w:r w:rsidRPr="00AB3F4F">
              <w:rPr>
                <w:rStyle w:val="ac"/>
                <w:noProof/>
              </w:rPr>
              <w:fldChar w:fldCharType="end"/>
            </w:r>
          </w:ins>
        </w:p>
        <w:p w14:paraId="55E3076B" w14:textId="3D9AA89C" w:rsidR="00FE5FD0" w:rsidRDefault="00FE5FD0">
          <w:pPr>
            <w:pStyle w:val="21"/>
            <w:tabs>
              <w:tab w:val="right" w:leader="dot" w:pos="8296"/>
            </w:tabs>
            <w:rPr>
              <w:ins w:id="63" w:author="chunliu wang" w:date="2017-05-04T00:17:00Z"/>
              <w:noProof/>
            </w:rPr>
          </w:pPr>
          <w:ins w:id="64" w:author="chunliu wang" w:date="2017-05-04T00:17:00Z">
            <w:r w:rsidRPr="00AB3F4F">
              <w:rPr>
                <w:rStyle w:val="ac"/>
                <w:noProof/>
              </w:rPr>
              <w:fldChar w:fldCharType="begin"/>
            </w:r>
            <w:r w:rsidRPr="00AB3F4F">
              <w:rPr>
                <w:rStyle w:val="ac"/>
                <w:noProof/>
              </w:rPr>
              <w:instrText xml:space="preserve"> </w:instrText>
            </w:r>
            <w:r>
              <w:rPr>
                <w:noProof/>
              </w:rPr>
              <w:instrText>HYPERLINK \l "_Toc481620430"</w:instrText>
            </w:r>
            <w:r w:rsidRPr="00AB3F4F">
              <w:rPr>
                <w:rStyle w:val="ac"/>
                <w:noProof/>
              </w:rPr>
              <w:instrText xml:space="preserve"> </w:instrText>
            </w:r>
            <w:r w:rsidRPr="00AB3F4F">
              <w:rPr>
                <w:rStyle w:val="ac"/>
                <w:noProof/>
              </w:rPr>
              <w:fldChar w:fldCharType="separate"/>
            </w:r>
            <w:r w:rsidRPr="00AB3F4F">
              <w:rPr>
                <w:rStyle w:val="ac"/>
                <w:rFonts w:ascii="Times" w:eastAsia="宋体" w:hAnsi="Times"/>
                <w:b/>
                <w:noProof/>
              </w:rPr>
              <w:t xml:space="preserve">3.1   </w:t>
            </w:r>
            <w:r w:rsidRPr="00AB3F4F">
              <w:rPr>
                <w:rStyle w:val="ac"/>
                <w:rFonts w:ascii="Times" w:eastAsia="宋体" w:hAnsi="Times"/>
                <w:b/>
                <w:noProof/>
              </w:rPr>
              <w:t>异步过载保护</w:t>
            </w:r>
            <w:r>
              <w:rPr>
                <w:noProof/>
                <w:webHidden/>
              </w:rPr>
              <w:tab/>
            </w:r>
            <w:r>
              <w:rPr>
                <w:noProof/>
                <w:webHidden/>
              </w:rPr>
              <w:fldChar w:fldCharType="begin"/>
            </w:r>
            <w:r>
              <w:rPr>
                <w:noProof/>
                <w:webHidden/>
              </w:rPr>
              <w:instrText xml:space="preserve"> PAGEREF _Toc481620430 \h </w:instrText>
            </w:r>
          </w:ins>
          <w:r>
            <w:rPr>
              <w:noProof/>
              <w:webHidden/>
            </w:rPr>
          </w:r>
          <w:r>
            <w:rPr>
              <w:noProof/>
              <w:webHidden/>
            </w:rPr>
            <w:fldChar w:fldCharType="separate"/>
          </w:r>
          <w:ins w:id="65" w:author="chunliu wang" w:date="2017-05-04T00:17:00Z">
            <w:r>
              <w:rPr>
                <w:noProof/>
                <w:webHidden/>
              </w:rPr>
              <w:t>6</w:t>
            </w:r>
            <w:r>
              <w:rPr>
                <w:noProof/>
                <w:webHidden/>
              </w:rPr>
              <w:fldChar w:fldCharType="end"/>
            </w:r>
            <w:r w:rsidRPr="00AB3F4F">
              <w:rPr>
                <w:rStyle w:val="ac"/>
                <w:noProof/>
              </w:rPr>
              <w:fldChar w:fldCharType="end"/>
            </w:r>
          </w:ins>
        </w:p>
        <w:p w14:paraId="01A07EF3" w14:textId="7FE938AA" w:rsidR="00FE5FD0" w:rsidRDefault="00FE5FD0">
          <w:pPr>
            <w:pStyle w:val="21"/>
            <w:tabs>
              <w:tab w:val="right" w:leader="dot" w:pos="8296"/>
            </w:tabs>
            <w:rPr>
              <w:ins w:id="66" w:author="chunliu wang" w:date="2017-05-04T00:17:00Z"/>
              <w:noProof/>
            </w:rPr>
          </w:pPr>
          <w:ins w:id="67" w:author="chunliu wang" w:date="2017-05-04T00:17:00Z">
            <w:r w:rsidRPr="00AB3F4F">
              <w:rPr>
                <w:rStyle w:val="ac"/>
                <w:noProof/>
              </w:rPr>
              <w:fldChar w:fldCharType="begin"/>
            </w:r>
            <w:r w:rsidRPr="00AB3F4F">
              <w:rPr>
                <w:rStyle w:val="ac"/>
                <w:noProof/>
              </w:rPr>
              <w:instrText xml:space="preserve"> </w:instrText>
            </w:r>
            <w:r>
              <w:rPr>
                <w:noProof/>
              </w:rPr>
              <w:instrText>HYPERLINK \l "_Toc481620431"</w:instrText>
            </w:r>
            <w:r w:rsidRPr="00AB3F4F">
              <w:rPr>
                <w:rStyle w:val="ac"/>
                <w:noProof/>
              </w:rPr>
              <w:instrText xml:space="preserve"> </w:instrText>
            </w:r>
            <w:r w:rsidRPr="00AB3F4F">
              <w:rPr>
                <w:rStyle w:val="ac"/>
                <w:noProof/>
              </w:rPr>
              <w:fldChar w:fldCharType="separate"/>
            </w:r>
            <w:r w:rsidRPr="00AB3F4F">
              <w:rPr>
                <w:rStyle w:val="ac"/>
                <w:rFonts w:ascii="Times" w:eastAsia="宋体" w:hAnsi="Times"/>
                <w:b/>
                <w:noProof/>
              </w:rPr>
              <w:t xml:space="preserve">3.2   </w:t>
            </w:r>
            <w:r w:rsidRPr="00AB3F4F">
              <w:rPr>
                <w:rStyle w:val="ac"/>
                <w:rFonts w:ascii="Times" w:eastAsia="宋体" w:hAnsi="Times"/>
                <w:b/>
                <w:noProof/>
              </w:rPr>
              <w:t>解决方案初步</w:t>
            </w:r>
            <w:r>
              <w:rPr>
                <w:noProof/>
                <w:webHidden/>
              </w:rPr>
              <w:tab/>
            </w:r>
            <w:r>
              <w:rPr>
                <w:noProof/>
                <w:webHidden/>
              </w:rPr>
              <w:fldChar w:fldCharType="begin"/>
            </w:r>
            <w:r>
              <w:rPr>
                <w:noProof/>
                <w:webHidden/>
              </w:rPr>
              <w:instrText xml:space="preserve"> PAGEREF _Toc481620431 \h </w:instrText>
            </w:r>
          </w:ins>
          <w:r>
            <w:rPr>
              <w:noProof/>
              <w:webHidden/>
            </w:rPr>
          </w:r>
          <w:r>
            <w:rPr>
              <w:noProof/>
              <w:webHidden/>
            </w:rPr>
            <w:fldChar w:fldCharType="separate"/>
          </w:r>
          <w:ins w:id="68" w:author="chunliu wang" w:date="2017-05-04T00:17:00Z">
            <w:r>
              <w:rPr>
                <w:noProof/>
                <w:webHidden/>
              </w:rPr>
              <w:t>6</w:t>
            </w:r>
            <w:r>
              <w:rPr>
                <w:noProof/>
                <w:webHidden/>
              </w:rPr>
              <w:fldChar w:fldCharType="end"/>
            </w:r>
            <w:r w:rsidRPr="00AB3F4F">
              <w:rPr>
                <w:rStyle w:val="ac"/>
                <w:noProof/>
              </w:rPr>
              <w:fldChar w:fldCharType="end"/>
            </w:r>
          </w:ins>
        </w:p>
        <w:p w14:paraId="0532D30C" w14:textId="5D980321" w:rsidR="00FE5FD0" w:rsidRDefault="00FE5FD0">
          <w:pPr>
            <w:pStyle w:val="21"/>
            <w:tabs>
              <w:tab w:val="right" w:leader="dot" w:pos="8296"/>
            </w:tabs>
            <w:rPr>
              <w:ins w:id="69" w:author="chunliu wang" w:date="2017-05-04T00:17:00Z"/>
              <w:noProof/>
            </w:rPr>
          </w:pPr>
          <w:ins w:id="70" w:author="chunliu wang" w:date="2017-05-04T00:17:00Z">
            <w:r w:rsidRPr="00AB3F4F">
              <w:rPr>
                <w:rStyle w:val="ac"/>
                <w:noProof/>
              </w:rPr>
              <w:fldChar w:fldCharType="begin"/>
            </w:r>
            <w:r w:rsidRPr="00AB3F4F">
              <w:rPr>
                <w:rStyle w:val="ac"/>
                <w:noProof/>
              </w:rPr>
              <w:instrText xml:space="preserve"> </w:instrText>
            </w:r>
            <w:r>
              <w:rPr>
                <w:noProof/>
              </w:rPr>
              <w:instrText>HYPERLINK \l "_Toc481620432"</w:instrText>
            </w:r>
            <w:r w:rsidRPr="00AB3F4F">
              <w:rPr>
                <w:rStyle w:val="ac"/>
                <w:noProof/>
              </w:rPr>
              <w:instrText xml:space="preserve"> </w:instrText>
            </w:r>
            <w:r w:rsidRPr="00AB3F4F">
              <w:rPr>
                <w:rStyle w:val="ac"/>
                <w:noProof/>
              </w:rPr>
              <w:fldChar w:fldCharType="separate"/>
            </w:r>
            <w:r w:rsidRPr="00AB3F4F">
              <w:rPr>
                <w:rStyle w:val="ac"/>
                <w:rFonts w:ascii="Times" w:eastAsia="宋体" w:hAnsi="Times"/>
                <w:b/>
                <w:noProof/>
              </w:rPr>
              <w:t xml:space="preserve">3.3   </w:t>
            </w:r>
            <w:r w:rsidRPr="00AB3F4F">
              <w:rPr>
                <w:rStyle w:val="ac"/>
                <w:rFonts w:ascii="Times" w:eastAsia="宋体" w:hAnsi="Times"/>
                <w:b/>
                <w:noProof/>
              </w:rPr>
              <w:t>具体设计</w:t>
            </w:r>
            <w:r>
              <w:rPr>
                <w:noProof/>
                <w:webHidden/>
              </w:rPr>
              <w:tab/>
            </w:r>
            <w:r>
              <w:rPr>
                <w:noProof/>
                <w:webHidden/>
              </w:rPr>
              <w:fldChar w:fldCharType="begin"/>
            </w:r>
            <w:r>
              <w:rPr>
                <w:noProof/>
                <w:webHidden/>
              </w:rPr>
              <w:instrText xml:space="preserve"> PAGEREF _Toc481620432 \h </w:instrText>
            </w:r>
          </w:ins>
          <w:r>
            <w:rPr>
              <w:noProof/>
              <w:webHidden/>
            </w:rPr>
          </w:r>
          <w:r>
            <w:rPr>
              <w:noProof/>
              <w:webHidden/>
            </w:rPr>
            <w:fldChar w:fldCharType="separate"/>
          </w:r>
          <w:ins w:id="71" w:author="chunliu wang" w:date="2017-05-04T00:17:00Z">
            <w:r>
              <w:rPr>
                <w:noProof/>
                <w:webHidden/>
              </w:rPr>
              <w:t>6</w:t>
            </w:r>
            <w:r>
              <w:rPr>
                <w:noProof/>
                <w:webHidden/>
              </w:rPr>
              <w:fldChar w:fldCharType="end"/>
            </w:r>
            <w:r w:rsidRPr="00AB3F4F">
              <w:rPr>
                <w:rStyle w:val="ac"/>
                <w:noProof/>
              </w:rPr>
              <w:fldChar w:fldCharType="end"/>
            </w:r>
          </w:ins>
        </w:p>
        <w:p w14:paraId="09D731A1" w14:textId="629C9DE5" w:rsidR="00FE5FD0" w:rsidRDefault="00FE5FD0">
          <w:pPr>
            <w:pStyle w:val="11"/>
            <w:tabs>
              <w:tab w:val="left" w:pos="420"/>
              <w:tab w:val="right" w:leader="dot" w:pos="8296"/>
            </w:tabs>
            <w:rPr>
              <w:ins w:id="72" w:author="chunliu wang" w:date="2017-05-04T00:17:00Z"/>
              <w:noProof/>
            </w:rPr>
          </w:pPr>
          <w:ins w:id="73" w:author="chunliu wang" w:date="2017-05-04T00:17:00Z">
            <w:r w:rsidRPr="00AB3F4F">
              <w:rPr>
                <w:rStyle w:val="ac"/>
                <w:noProof/>
              </w:rPr>
              <w:fldChar w:fldCharType="begin"/>
            </w:r>
            <w:r w:rsidRPr="00AB3F4F">
              <w:rPr>
                <w:rStyle w:val="ac"/>
                <w:noProof/>
              </w:rPr>
              <w:instrText xml:space="preserve"> </w:instrText>
            </w:r>
            <w:r>
              <w:rPr>
                <w:noProof/>
              </w:rPr>
              <w:instrText>HYPERLINK \l "_Toc481620434"</w:instrText>
            </w:r>
            <w:r w:rsidRPr="00AB3F4F">
              <w:rPr>
                <w:rStyle w:val="ac"/>
                <w:noProof/>
              </w:rPr>
              <w:instrText xml:space="preserve"> </w:instrText>
            </w:r>
            <w:r w:rsidRPr="00AB3F4F">
              <w:rPr>
                <w:rStyle w:val="ac"/>
                <w:noProof/>
              </w:rPr>
              <w:fldChar w:fldCharType="separate"/>
            </w:r>
            <w:r w:rsidRPr="00AB3F4F">
              <w:rPr>
                <w:rStyle w:val="ac"/>
                <w:rFonts w:ascii="Times" w:eastAsia="宋体" w:hAnsi="Times"/>
                <w:b/>
                <w:noProof/>
              </w:rPr>
              <w:t>4.</w:t>
            </w:r>
            <w:r>
              <w:rPr>
                <w:noProof/>
              </w:rPr>
              <w:tab/>
            </w:r>
            <w:r w:rsidRPr="00AB3F4F">
              <w:rPr>
                <w:rStyle w:val="ac"/>
                <w:rFonts w:ascii="Times" w:eastAsia="宋体" w:hAnsi="Times"/>
                <w:b/>
                <w:noProof/>
              </w:rPr>
              <w:t>功能需求</w:t>
            </w:r>
            <w:r>
              <w:rPr>
                <w:noProof/>
                <w:webHidden/>
              </w:rPr>
              <w:tab/>
            </w:r>
            <w:r>
              <w:rPr>
                <w:noProof/>
                <w:webHidden/>
              </w:rPr>
              <w:fldChar w:fldCharType="begin"/>
            </w:r>
            <w:r>
              <w:rPr>
                <w:noProof/>
                <w:webHidden/>
              </w:rPr>
              <w:instrText xml:space="preserve"> PAGEREF _Toc481620434 \h </w:instrText>
            </w:r>
          </w:ins>
          <w:r>
            <w:rPr>
              <w:noProof/>
              <w:webHidden/>
            </w:rPr>
          </w:r>
          <w:r>
            <w:rPr>
              <w:noProof/>
              <w:webHidden/>
            </w:rPr>
            <w:fldChar w:fldCharType="separate"/>
          </w:r>
          <w:ins w:id="74" w:author="chunliu wang" w:date="2017-05-04T00:17:00Z">
            <w:r>
              <w:rPr>
                <w:noProof/>
                <w:webHidden/>
              </w:rPr>
              <w:t>6</w:t>
            </w:r>
            <w:r>
              <w:rPr>
                <w:noProof/>
                <w:webHidden/>
              </w:rPr>
              <w:fldChar w:fldCharType="end"/>
            </w:r>
            <w:r w:rsidRPr="00AB3F4F">
              <w:rPr>
                <w:rStyle w:val="ac"/>
                <w:noProof/>
              </w:rPr>
              <w:fldChar w:fldCharType="end"/>
            </w:r>
          </w:ins>
        </w:p>
        <w:p w14:paraId="1F97AA4A" w14:textId="0894E58E" w:rsidR="00FE5FD0" w:rsidRDefault="00FE5FD0">
          <w:pPr>
            <w:pStyle w:val="21"/>
            <w:tabs>
              <w:tab w:val="left" w:pos="1050"/>
              <w:tab w:val="right" w:leader="dot" w:pos="8296"/>
            </w:tabs>
            <w:rPr>
              <w:ins w:id="75" w:author="chunliu wang" w:date="2017-05-04T00:17:00Z"/>
              <w:noProof/>
            </w:rPr>
          </w:pPr>
          <w:ins w:id="76" w:author="chunliu wang" w:date="2017-05-04T00:17:00Z">
            <w:r w:rsidRPr="00AB3F4F">
              <w:rPr>
                <w:rStyle w:val="ac"/>
                <w:noProof/>
              </w:rPr>
              <w:fldChar w:fldCharType="begin"/>
            </w:r>
            <w:r w:rsidRPr="00AB3F4F">
              <w:rPr>
                <w:rStyle w:val="ac"/>
                <w:noProof/>
              </w:rPr>
              <w:instrText xml:space="preserve"> </w:instrText>
            </w:r>
            <w:r>
              <w:rPr>
                <w:noProof/>
              </w:rPr>
              <w:instrText>HYPERLINK \l "_Toc481620435"</w:instrText>
            </w:r>
            <w:r w:rsidRPr="00AB3F4F">
              <w:rPr>
                <w:rStyle w:val="ac"/>
                <w:noProof/>
              </w:rPr>
              <w:instrText xml:space="preserve"> </w:instrText>
            </w:r>
            <w:r w:rsidRPr="00AB3F4F">
              <w:rPr>
                <w:rStyle w:val="ac"/>
                <w:noProof/>
              </w:rPr>
              <w:fldChar w:fldCharType="separate"/>
            </w:r>
            <w:r w:rsidRPr="00AB3F4F">
              <w:rPr>
                <w:rStyle w:val="ac"/>
                <w:rFonts w:ascii="Times" w:eastAsia="宋体" w:hAnsi="Times"/>
                <w:b/>
                <w:noProof/>
              </w:rPr>
              <w:t>4.1</w:t>
            </w:r>
            <w:r>
              <w:rPr>
                <w:noProof/>
              </w:rPr>
              <w:tab/>
            </w:r>
            <w:r w:rsidRPr="00AB3F4F">
              <w:rPr>
                <w:rStyle w:val="ac"/>
                <w:rFonts w:ascii="Times" w:eastAsia="宋体" w:hAnsi="Times"/>
                <w:b/>
                <w:noProof/>
              </w:rPr>
              <w:t>模块和包</w:t>
            </w:r>
            <w:r>
              <w:rPr>
                <w:noProof/>
                <w:webHidden/>
              </w:rPr>
              <w:tab/>
            </w:r>
            <w:r>
              <w:rPr>
                <w:noProof/>
                <w:webHidden/>
              </w:rPr>
              <w:fldChar w:fldCharType="begin"/>
            </w:r>
            <w:r>
              <w:rPr>
                <w:noProof/>
                <w:webHidden/>
              </w:rPr>
              <w:instrText xml:space="preserve"> PAGEREF _Toc481620435 \h </w:instrText>
            </w:r>
          </w:ins>
          <w:r>
            <w:rPr>
              <w:noProof/>
              <w:webHidden/>
            </w:rPr>
          </w:r>
          <w:r>
            <w:rPr>
              <w:noProof/>
              <w:webHidden/>
            </w:rPr>
            <w:fldChar w:fldCharType="separate"/>
          </w:r>
          <w:ins w:id="77" w:author="chunliu wang" w:date="2017-05-04T00:17:00Z">
            <w:r>
              <w:rPr>
                <w:noProof/>
                <w:webHidden/>
              </w:rPr>
              <w:t>6</w:t>
            </w:r>
            <w:r>
              <w:rPr>
                <w:noProof/>
                <w:webHidden/>
              </w:rPr>
              <w:fldChar w:fldCharType="end"/>
            </w:r>
            <w:r w:rsidRPr="00AB3F4F">
              <w:rPr>
                <w:rStyle w:val="ac"/>
                <w:noProof/>
              </w:rPr>
              <w:fldChar w:fldCharType="end"/>
            </w:r>
          </w:ins>
        </w:p>
        <w:p w14:paraId="186CA751" w14:textId="249709C4" w:rsidR="00FE5FD0" w:rsidRDefault="00FE5FD0">
          <w:pPr>
            <w:pStyle w:val="31"/>
            <w:tabs>
              <w:tab w:val="left" w:pos="1680"/>
              <w:tab w:val="right" w:leader="dot" w:pos="8296"/>
            </w:tabs>
            <w:rPr>
              <w:ins w:id="78" w:author="chunliu wang" w:date="2017-05-04T00:17:00Z"/>
              <w:noProof/>
            </w:rPr>
          </w:pPr>
          <w:ins w:id="79" w:author="chunliu wang" w:date="2017-05-04T00:17:00Z">
            <w:r w:rsidRPr="00AB3F4F">
              <w:rPr>
                <w:rStyle w:val="ac"/>
                <w:noProof/>
              </w:rPr>
              <w:fldChar w:fldCharType="begin"/>
            </w:r>
            <w:r w:rsidRPr="00AB3F4F">
              <w:rPr>
                <w:rStyle w:val="ac"/>
                <w:noProof/>
              </w:rPr>
              <w:instrText xml:space="preserve"> </w:instrText>
            </w:r>
            <w:r>
              <w:rPr>
                <w:noProof/>
              </w:rPr>
              <w:instrText>HYPERLINK \l "_Toc481620436"</w:instrText>
            </w:r>
            <w:r w:rsidRPr="00AB3F4F">
              <w:rPr>
                <w:rStyle w:val="ac"/>
                <w:noProof/>
              </w:rPr>
              <w:instrText xml:space="preserve"> </w:instrText>
            </w:r>
            <w:r w:rsidRPr="00AB3F4F">
              <w:rPr>
                <w:rStyle w:val="ac"/>
                <w:noProof/>
              </w:rPr>
              <w:fldChar w:fldCharType="separate"/>
            </w:r>
            <w:r w:rsidRPr="00AB3F4F">
              <w:rPr>
                <w:rStyle w:val="ac"/>
                <w:rFonts w:ascii="Times" w:eastAsia="宋体" w:hAnsi="Times"/>
                <w:b/>
                <w:noProof/>
              </w:rPr>
              <w:t>4.1.1</w:t>
            </w:r>
            <w:r>
              <w:rPr>
                <w:noProof/>
              </w:rPr>
              <w:tab/>
            </w:r>
            <w:r w:rsidRPr="00AB3F4F">
              <w:rPr>
                <w:rStyle w:val="ac"/>
                <w:rFonts w:ascii="Times" w:eastAsia="宋体" w:hAnsi="Times"/>
                <w:b/>
                <w:noProof/>
              </w:rPr>
              <w:t>创建和加载模块</w:t>
            </w:r>
            <w:r>
              <w:rPr>
                <w:noProof/>
                <w:webHidden/>
              </w:rPr>
              <w:tab/>
            </w:r>
            <w:r>
              <w:rPr>
                <w:noProof/>
                <w:webHidden/>
              </w:rPr>
              <w:fldChar w:fldCharType="begin"/>
            </w:r>
            <w:r>
              <w:rPr>
                <w:noProof/>
                <w:webHidden/>
              </w:rPr>
              <w:instrText xml:space="preserve"> PAGEREF _Toc481620436 \h </w:instrText>
            </w:r>
          </w:ins>
          <w:r>
            <w:rPr>
              <w:noProof/>
              <w:webHidden/>
            </w:rPr>
          </w:r>
          <w:r>
            <w:rPr>
              <w:noProof/>
              <w:webHidden/>
            </w:rPr>
            <w:fldChar w:fldCharType="separate"/>
          </w:r>
          <w:ins w:id="80" w:author="chunliu wang" w:date="2017-05-04T00:17:00Z">
            <w:r>
              <w:rPr>
                <w:noProof/>
                <w:webHidden/>
              </w:rPr>
              <w:t>7</w:t>
            </w:r>
            <w:r>
              <w:rPr>
                <w:noProof/>
                <w:webHidden/>
              </w:rPr>
              <w:fldChar w:fldCharType="end"/>
            </w:r>
            <w:r w:rsidRPr="00AB3F4F">
              <w:rPr>
                <w:rStyle w:val="ac"/>
                <w:noProof/>
              </w:rPr>
              <w:fldChar w:fldCharType="end"/>
            </w:r>
          </w:ins>
        </w:p>
        <w:p w14:paraId="1B5B9097" w14:textId="4476B564" w:rsidR="00FE5FD0" w:rsidRDefault="00FE5FD0">
          <w:pPr>
            <w:pStyle w:val="31"/>
            <w:tabs>
              <w:tab w:val="left" w:pos="1680"/>
              <w:tab w:val="right" w:leader="dot" w:pos="8296"/>
            </w:tabs>
            <w:rPr>
              <w:ins w:id="81" w:author="chunliu wang" w:date="2017-05-04T00:17:00Z"/>
              <w:noProof/>
            </w:rPr>
          </w:pPr>
          <w:ins w:id="82" w:author="chunliu wang" w:date="2017-05-04T00:17:00Z">
            <w:r w:rsidRPr="00AB3F4F">
              <w:rPr>
                <w:rStyle w:val="ac"/>
                <w:noProof/>
              </w:rPr>
              <w:fldChar w:fldCharType="begin"/>
            </w:r>
            <w:r w:rsidRPr="00AB3F4F">
              <w:rPr>
                <w:rStyle w:val="ac"/>
                <w:noProof/>
              </w:rPr>
              <w:instrText xml:space="preserve"> </w:instrText>
            </w:r>
            <w:r>
              <w:rPr>
                <w:noProof/>
              </w:rPr>
              <w:instrText>HYPERLINK \l "_Toc481620437"</w:instrText>
            </w:r>
            <w:r w:rsidRPr="00AB3F4F">
              <w:rPr>
                <w:rStyle w:val="ac"/>
                <w:noProof/>
              </w:rPr>
              <w:instrText xml:space="preserve"> </w:instrText>
            </w:r>
            <w:r w:rsidRPr="00AB3F4F">
              <w:rPr>
                <w:rStyle w:val="ac"/>
                <w:noProof/>
              </w:rPr>
              <w:fldChar w:fldCharType="separate"/>
            </w:r>
            <w:r w:rsidRPr="00AB3F4F">
              <w:rPr>
                <w:rStyle w:val="ac"/>
                <w:rFonts w:ascii="Times" w:eastAsia="宋体" w:hAnsi="Times"/>
                <w:b/>
                <w:noProof/>
              </w:rPr>
              <w:t>4.1.2</w:t>
            </w:r>
            <w:r>
              <w:rPr>
                <w:noProof/>
              </w:rPr>
              <w:tab/>
            </w:r>
            <w:r w:rsidRPr="00AB3F4F">
              <w:rPr>
                <w:rStyle w:val="ac"/>
                <w:rFonts w:ascii="Times" w:eastAsia="宋体" w:hAnsi="Times"/>
                <w:b/>
                <w:noProof/>
              </w:rPr>
              <w:t>创建和调用包</w:t>
            </w:r>
            <w:r>
              <w:rPr>
                <w:noProof/>
                <w:webHidden/>
              </w:rPr>
              <w:tab/>
            </w:r>
            <w:r>
              <w:rPr>
                <w:noProof/>
                <w:webHidden/>
              </w:rPr>
              <w:fldChar w:fldCharType="begin"/>
            </w:r>
            <w:r>
              <w:rPr>
                <w:noProof/>
                <w:webHidden/>
              </w:rPr>
              <w:instrText xml:space="preserve"> PAGEREF _Toc481620437 \h </w:instrText>
            </w:r>
          </w:ins>
          <w:r>
            <w:rPr>
              <w:noProof/>
              <w:webHidden/>
            </w:rPr>
          </w:r>
          <w:r>
            <w:rPr>
              <w:noProof/>
              <w:webHidden/>
            </w:rPr>
            <w:fldChar w:fldCharType="separate"/>
          </w:r>
          <w:ins w:id="83" w:author="chunliu wang" w:date="2017-05-04T00:17:00Z">
            <w:r>
              <w:rPr>
                <w:noProof/>
                <w:webHidden/>
              </w:rPr>
              <w:t>9</w:t>
            </w:r>
            <w:r>
              <w:rPr>
                <w:noProof/>
                <w:webHidden/>
              </w:rPr>
              <w:fldChar w:fldCharType="end"/>
            </w:r>
            <w:r w:rsidRPr="00AB3F4F">
              <w:rPr>
                <w:rStyle w:val="ac"/>
                <w:noProof/>
              </w:rPr>
              <w:fldChar w:fldCharType="end"/>
            </w:r>
          </w:ins>
        </w:p>
        <w:p w14:paraId="22C6B33E" w14:textId="7BCBED20" w:rsidR="00FE5FD0" w:rsidRDefault="00FE5FD0">
          <w:pPr>
            <w:pStyle w:val="31"/>
            <w:tabs>
              <w:tab w:val="left" w:pos="1680"/>
              <w:tab w:val="right" w:leader="dot" w:pos="8296"/>
            </w:tabs>
            <w:rPr>
              <w:ins w:id="84" w:author="chunliu wang" w:date="2017-05-04T00:17:00Z"/>
              <w:noProof/>
            </w:rPr>
          </w:pPr>
          <w:ins w:id="85" w:author="chunliu wang" w:date="2017-05-04T00:17:00Z">
            <w:r w:rsidRPr="00AB3F4F">
              <w:rPr>
                <w:rStyle w:val="ac"/>
                <w:noProof/>
              </w:rPr>
              <w:fldChar w:fldCharType="begin"/>
            </w:r>
            <w:r w:rsidRPr="00AB3F4F">
              <w:rPr>
                <w:rStyle w:val="ac"/>
                <w:noProof/>
              </w:rPr>
              <w:instrText xml:space="preserve"> </w:instrText>
            </w:r>
            <w:r>
              <w:rPr>
                <w:noProof/>
              </w:rPr>
              <w:instrText>HYPERLINK \l "_Toc481620438"</w:instrText>
            </w:r>
            <w:r w:rsidRPr="00AB3F4F">
              <w:rPr>
                <w:rStyle w:val="ac"/>
                <w:noProof/>
              </w:rPr>
              <w:instrText xml:space="preserve"> </w:instrText>
            </w:r>
            <w:r w:rsidRPr="00AB3F4F">
              <w:rPr>
                <w:rStyle w:val="ac"/>
                <w:noProof/>
              </w:rPr>
              <w:fldChar w:fldCharType="separate"/>
            </w:r>
            <w:r w:rsidRPr="00AB3F4F">
              <w:rPr>
                <w:rStyle w:val="ac"/>
                <w:rFonts w:ascii="Times" w:eastAsia="宋体" w:hAnsi="Times"/>
                <w:b/>
                <w:noProof/>
              </w:rPr>
              <w:t>4.1.3</w:t>
            </w:r>
            <w:r>
              <w:rPr>
                <w:noProof/>
              </w:rPr>
              <w:tab/>
            </w:r>
            <w:r w:rsidRPr="00AB3F4F">
              <w:rPr>
                <w:rStyle w:val="ac"/>
                <w:rFonts w:ascii="Times" w:eastAsia="宋体" w:hAnsi="Times"/>
                <w:b/>
                <w:noProof/>
              </w:rPr>
              <w:t>管理包</w:t>
            </w:r>
            <w:r>
              <w:rPr>
                <w:noProof/>
                <w:webHidden/>
              </w:rPr>
              <w:tab/>
            </w:r>
            <w:r>
              <w:rPr>
                <w:noProof/>
                <w:webHidden/>
              </w:rPr>
              <w:fldChar w:fldCharType="begin"/>
            </w:r>
            <w:r>
              <w:rPr>
                <w:noProof/>
                <w:webHidden/>
              </w:rPr>
              <w:instrText xml:space="preserve"> PAGEREF _Toc481620438 \h </w:instrText>
            </w:r>
          </w:ins>
          <w:r>
            <w:rPr>
              <w:noProof/>
              <w:webHidden/>
            </w:rPr>
          </w:r>
          <w:r>
            <w:rPr>
              <w:noProof/>
              <w:webHidden/>
            </w:rPr>
            <w:fldChar w:fldCharType="separate"/>
          </w:r>
          <w:ins w:id="86" w:author="chunliu wang" w:date="2017-05-04T00:17:00Z">
            <w:r>
              <w:rPr>
                <w:noProof/>
                <w:webHidden/>
              </w:rPr>
              <w:t>10</w:t>
            </w:r>
            <w:r>
              <w:rPr>
                <w:noProof/>
                <w:webHidden/>
              </w:rPr>
              <w:fldChar w:fldCharType="end"/>
            </w:r>
            <w:r w:rsidRPr="00AB3F4F">
              <w:rPr>
                <w:rStyle w:val="ac"/>
                <w:noProof/>
              </w:rPr>
              <w:fldChar w:fldCharType="end"/>
            </w:r>
          </w:ins>
        </w:p>
        <w:p w14:paraId="3BD728D1" w14:textId="155F1539" w:rsidR="00FE5FD0" w:rsidRDefault="00FE5FD0">
          <w:pPr>
            <w:pStyle w:val="21"/>
            <w:tabs>
              <w:tab w:val="left" w:pos="1050"/>
              <w:tab w:val="right" w:leader="dot" w:pos="8296"/>
            </w:tabs>
            <w:rPr>
              <w:ins w:id="87" w:author="chunliu wang" w:date="2017-05-04T00:17:00Z"/>
              <w:noProof/>
            </w:rPr>
          </w:pPr>
          <w:ins w:id="88" w:author="chunliu wang" w:date="2017-05-04T00:17:00Z">
            <w:r w:rsidRPr="00AB3F4F">
              <w:rPr>
                <w:rStyle w:val="ac"/>
                <w:noProof/>
              </w:rPr>
              <w:fldChar w:fldCharType="begin"/>
            </w:r>
            <w:r w:rsidRPr="00AB3F4F">
              <w:rPr>
                <w:rStyle w:val="ac"/>
                <w:noProof/>
              </w:rPr>
              <w:instrText xml:space="preserve"> </w:instrText>
            </w:r>
            <w:r>
              <w:rPr>
                <w:noProof/>
              </w:rPr>
              <w:instrText>HYPERLINK \l "_Toc481620439"</w:instrText>
            </w:r>
            <w:r w:rsidRPr="00AB3F4F">
              <w:rPr>
                <w:rStyle w:val="ac"/>
                <w:noProof/>
              </w:rPr>
              <w:instrText xml:space="preserve"> </w:instrText>
            </w:r>
            <w:r w:rsidRPr="00AB3F4F">
              <w:rPr>
                <w:rStyle w:val="ac"/>
                <w:noProof/>
              </w:rPr>
              <w:fldChar w:fldCharType="separate"/>
            </w:r>
            <w:r w:rsidRPr="00AB3F4F">
              <w:rPr>
                <w:rStyle w:val="ac"/>
                <w:rFonts w:ascii="Times" w:eastAsia="宋体" w:hAnsi="Times"/>
                <w:b/>
                <w:noProof/>
              </w:rPr>
              <w:t>4.2</w:t>
            </w:r>
            <w:r>
              <w:rPr>
                <w:noProof/>
              </w:rPr>
              <w:tab/>
            </w:r>
            <w:r w:rsidRPr="00AB3F4F">
              <w:rPr>
                <w:rStyle w:val="ac"/>
                <w:rFonts w:ascii="Times" w:eastAsia="宋体" w:hAnsi="Times"/>
                <w:b/>
                <w:noProof/>
              </w:rPr>
              <w:t>网络通信</w:t>
            </w:r>
            <w:r>
              <w:rPr>
                <w:noProof/>
                <w:webHidden/>
              </w:rPr>
              <w:tab/>
            </w:r>
            <w:r>
              <w:rPr>
                <w:noProof/>
                <w:webHidden/>
              </w:rPr>
              <w:fldChar w:fldCharType="begin"/>
            </w:r>
            <w:r>
              <w:rPr>
                <w:noProof/>
                <w:webHidden/>
              </w:rPr>
              <w:instrText xml:space="preserve"> PAGEREF _Toc481620439 \h </w:instrText>
            </w:r>
          </w:ins>
          <w:r>
            <w:rPr>
              <w:noProof/>
              <w:webHidden/>
            </w:rPr>
          </w:r>
          <w:r>
            <w:rPr>
              <w:noProof/>
              <w:webHidden/>
            </w:rPr>
            <w:fldChar w:fldCharType="separate"/>
          </w:r>
          <w:ins w:id="89" w:author="chunliu wang" w:date="2017-05-04T00:17:00Z">
            <w:r>
              <w:rPr>
                <w:noProof/>
                <w:webHidden/>
              </w:rPr>
              <w:t>11</w:t>
            </w:r>
            <w:r>
              <w:rPr>
                <w:noProof/>
                <w:webHidden/>
              </w:rPr>
              <w:fldChar w:fldCharType="end"/>
            </w:r>
            <w:r w:rsidRPr="00AB3F4F">
              <w:rPr>
                <w:rStyle w:val="ac"/>
                <w:noProof/>
              </w:rPr>
              <w:fldChar w:fldCharType="end"/>
            </w:r>
          </w:ins>
        </w:p>
        <w:p w14:paraId="4845A4DB" w14:textId="371DB6E8" w:rsidR="00FE5FD0" w:rsidRDefault="00FE5FD0">
          <w:pPr>
            <w:pStyle w:val="31"/>
            <w:tabs>
              <w:tab w:val="left" w:pos="1680"/>
              <w:tab w:val="right" w:leader="dot" w:pos="8296"/>
            </w:tabs>
            <w:rPr>
              <w:ins w:id="90" w:author="chunliu wang" w:date="2017-05-04T00:17:00Z"/>
              <w:noProof/>
            </w:rPr>
          </w:pPr>
          <w:ins w:id="91" w:author="chunliu wang" w:date="2017-05-04T00:17:00Z">
            <w:r w:rsidRPr="00AB3F4F">
              <w:rPr>
                <w:rStyle w:val="ac"/>
                <w:noProof/>
              </w:rPr>
              <w:fldChar w:fldCharType="begin"/>
            </w:r>
            <w:r w:rsidRPr="00AB3F4F">
              <w:rPr>
                <w:rStyle w:val="ac"/>
                <w:noProof/>
              </w:rPr>
              <w:instrText xml:space="preserve"> </w:instrText>
            </w:r>
            <w:r>
              <w:rPr>
                <w:noProof/>
              </w:rPr>
              <w:instrText>HYPERLINK \l "_Toc481620440"</w:instrText>
            </w:r>
            <w:r w:rsidRPr="00AB3F4F">
              <w:rPr>
                <w:rStyle w:val="ac"/>
                <w:noProof/>
              </w:rPr>
              <w:instrText xml:space="preserve"> </w:instrText>
            </w:r>
            <w:r w:rsidRPr="00AB3F4F">
              <w:rPr>
                <w:rStyle w:val="ac"/>
                <w:noProof/>
              </w:rPr>
              <w:fldChar w:fldCharType="separate"/>
            </w:r>
            <w:r w:rsidRPr="00AB3F4F">
              <w:rPr>
                <w:rStyle w:val="ac"/>
                <w:rFonts w:ascii="Times" w:eastAsia="宋体" w:hAnsi="Times"/>
                <w:b/>
                <w:noProof/>
              </w:rPr>
              <w:t>4.2.1</w:t>
            </w:r>
            <w:r>
              <w:rPr>
                <w:noProof/>
              </w:rPr>
              <w:tab/>
            </w:r>
            <w:r w:rsidRPr="00AB3F4F">
              <w:rPr>
                <w:rStyle w:val="ac"/>
                <w:rFonts w:ascii="Times" w:eastAsia="宋体" w:hAnsi="Times"/>
                <w:b/>
                <w:noProof/>
              </w:rPr>
              <w:t>构建</w:t>
            </w:r>
            <w:r w:rsidRPr="00AB3F4F">
              <w:rPr>
                <w:rStyle w:val="ac"/>
                <w:rFonts w:ascii="Times" w:eastAsia="宋体" w:hAnsi="Times"/>
                <w:b/>
                <w:noProof/>
              </w:rPr>
              <w:t>TCP</w:t>
            </w:r>
            <w:r w:rsidRPr="00AB3F4F">
              <w:rPr>
                <w:rStyle w:val="ac"/>
                <w:rFonts w:ascii="Times" w:eastAsia="宋体" w:hAnsi="Times"/>
                <w:b/>
                <w:noProof/>
              </w:rPr>
              <w:t>服务器</w:t>
            </w:r>
            <w:r>
              <w:rPr>
                <w:noProof/>
                <w:webHidden/>
              </w:rPr>
              <w:tab/>
            </w:r>
            <w:r>
              <w:rPr>
                <w:noProof/>
                <w:webHidden/>
              </w:rPr>
              <w:fldChar w:fldCharType="begin"/>
            </w:r>
            <w:r>
              <w:rPr>
                <w:noProof/>
                <w:webHidden/>
              </w:rPr>
              <w:instrText xml:space="preserve"> PAGEREF _Toc481620440 \h </w:instrText>
            </w:r>
          </w:ins>
          <w:r>
            <w:rPr>
              <w:noProof/>
              <w:webHidden/>
            </w:rPr>
          </w:r>
          <w:r>
            <w:rPr>
              <w:noProof/>
              <w:webHidden/>
            </w:rPr>
            <w:fldChar w:fldCharType="separate"/>
          </w:r>
          <w:ins w:id="92" w:author="chunliu wang" w:date="2017-05-04T00:17:00Z">
            <w:r>
              <w:rPr>
                <w:noProof/>
                <w:webHidden/>
              </w:rPr>
              <w:t>12</w:t>
            </w:r>
            <w:r>
              <w:rPr>
                <w:noProof/>
                <w:webHidden/>
              </w:rPr>
              <w:fldChar w:fldCharType="end"/>
            </w:r>
            <w:r w:rsidRPr="00AB3F4F">
              <w:rPr>
                <w:rStyle w:val="ac"/>
                <w:noProof/>
              </w:rPr>
              <w:fldChar w:fldCharType="end"/>
            </w:r>
          </w:ins>
        </w:p>
        <w:p w14:paraId="32D2319D" w14:textId="32E6B543" w:rsidR="00FE5FD0" w:rsidRDefault="00FE5FD0">
          <w:pPr>
            <w:pStyle w:val="31"/>
            <w:tabs>
              <w:tab w:val="left" w:pos="1680"/>
              <w:tab w:val="right" w:leader="dot" w:pos="8296"/>
            </w:tabs>
            <w:rPr>
              <w:ins w:id="93" w:author="chunliu wang" w:date="2017-05-04T00:17:00Z"/>
              <w:noProof/>
            </w:rPr>
          </w:pPr>
          <w:ins w:id="94" w:author="chunliu wang" w:date="2017-05-04T00:17:00Z">
            <w:r w:rsidRPr="00AB3F4F">
              <w:rPr>
                <w:rStyle w:val="ac"/>
                <w:noProof/>
              </w:rPr>
              <w:fldChar w:fldCharType="begin"/>
            </w:r>
            <w:r w:rsidRPr="00AB3F4F">
              <w:rPr>
                <w:rStyle w:val="ac"/>
                <w:noProof/>
              </w:rPr>
              <w:instrText xml:space="preserve"> </w:instrText>
            </w:r>
            <w:r>
              <w:rPr>
                <w:noProof/>
              </w:rPr>
              <w:instrText>HYPERLINK \l "_Toc481620441"</w:instrText>
            </w:r>
            <w:r w:rsidRPr="00AB3F4F">
              <w:rPr>
                <w:rStyle w:val="ac"/>
                <w:noProof/>
              </w:rPr>
              <w:instrText xml:space="preserve"> </w:instrText>
            </w:r>
            <w:r w:rsidRPr="00AB3F4F">
              <w:rPr>
                <w:rStyle w:val="ac"/>
                <w:noProof/>
              </w:rPr>
              <w:fldChar w:fldCharType="separate"/>
            </w:r>
            <w:r w:rsidRPr="00AB3F4F">
              <w:rPr>
                <w:rStyle w:val="ac"/>
                <w:rFonts w:ascii="Times" w:eastAsia="宋体" w:hAnsi="Times"/>
                <w:b/>
                <w:noProof/>
              </w:rPr>
              <w:t>4.2.2</w:t>
            </w:r>
            <w:r>
              <w:rPr>
                <w:noProof/>
              </w:rPr>
              <w:tab/>
            </w:r>
            <w:r w:rsidRPr="00AB3F4F">
              <w:rPr>
                <w:rStyle w:val="ac"/>
                <w:rFonts w:ascii="Times" w:eastAsia="宋体" w:hAnsi="Times"/>
                <w:b/>
                <w:noProof/>
              </w:rPr>
              <w:t>构建</w:t>
            </w:r>
            <w:r w:rsidRPr="00AB3F4F">
              <w:rPr>
                <w:rStyle w:val="ac"/>
                <w:rFonts w:ascii="Times" w:eastAsia="宋体" w:hAnsi="Times"/>
                <w:b/>
                <w:noProof/>
              </w:rPr>
              <w:t>UDP</w:t>
            </w:r>
            <w:r w:rsidRPr="00AB3F4F">
              <w:rPr>
                <w:rStyle w:val="ac"/>
                <w:rFonts w:ascii="Times" w:eastAsia="宋体" w:hAnsi="Times"/>
                <w:b/>
                <w:noProof/>
              </w:rPr>
              <w:t>服务器</w:t>
            </w:r>
            <w:r>
              <w:rPr>
                <w:noProof/>
                <w:webHidden/>
              </w:rPr>
              <w:tab/>
            </w:r>
            <w:r>
              <w:rPr>
                <w:noProof/>
                <w:webHidden/>
              </w:rPr>
              <w:fldChar w:fldCharType="begin"/>
            </w:r>
            <w:r>
              <w:rPr>
                <w:noProof/>
                <w:webHidden/>
              </w:rPr>
              <w:instrText xml:space="preserve"> PAGEREF _Toc481620441 \h </w:instrText>
            </w:r>
          </w:ins>
          <w:r>
            <w:rPr>
              <w:noProof/>
              <w:webHidden/>
            </w:rPr>
          </w:r>
          <w:r>
            <w:rPr>
              <w:noProof/>
              <w:webHidden/>
            </w:rPr>
            <w:fldChar w:fldCharType="separate"/>
          </w:r>
          <w:ins w:id="95" w:author="chunliu wang" w:date="2017-05-04T00:17:00Z">
            <w:r>
              <w:rPr>
                <w:noProof/>
                <w:webHidden/>
              </w:rPr>
              <w:t>12</w:t>
            </w:r>
            <w:r>
              <w:rPr>
                <w:noProof/>
                <w:webHidden/>
              </w:rPr>
              <w:fldChar w:fldCharType="end"/>
            </w:r>
            <w:r w:rsidRPr="00AB3F4F">
              <w:rPr>
                <w:rStyle w:val="ac"/>
                <w:noProof/>
              </w:rPr>
              <w:fldChar w:fldCharType="end"/>
            </w:r>
          </w:ins>
        </w:p>
        <w:p w14:paraId="44C61586" w14:textId="7C125CFD" w:rsidR="00FE5FD0" w:rsidRDefault="00FE5FD0">
          <w:pPr>
            <w:pStyle w:val="31"/>
            <w:tabs>
              <w:tab w:val="left" w:pos="1680"/>
              <w:tab w:val="right" w:leader="dot" w:pos="8296"/>
            </w:tabs>
            <w:rPr>
              <w:ins w:id="96" w:author="chunliu wang" w:date="2017-05-04T00:17:00Z"/>
              <w:noProof/>
            </w:rPr>
          </w:pPr>
          <w:ins w:id="97" w:author="chunliu wang" w:date="2017-05-04T00:17:00Z">
            <w:r w:rsidRPr="00AB3F4F">
              <w:rPr>
                <w:rStyle w:val="ac"/>
                <w:noProof/>
              </w:rPr>
              <w:fldChar w:fldCharType="begin"/>
            </w:r>
            <w:r w:rsidRPr="00AB3F4F">
              <w:rPr>
                <w:rStyle w:val="ac"/>
                <w:noProof/>
              </w:rPr>
              <w:instrText xml:space="preserve"> </w:instrText>
            </w:r>
            <w:r>
              <w:rPr>
                <w:noProof/>
              </w:rPr>
              <w:instrText>HYPERLINK \l "_Toc481620442"</w:instrText>
            </w:r>
            <w:r w:rsidRPr="00AB3F4F">
              <w:rPr>
                <w:rStyle w:val="ac"/>
                <w:noProof/>
              </w:rPr>
              <w:instrText xml:space="preserve"> </w:instrText>
            </w:r>
            <w:r w:rsidRPr="00AB3F4F">
              <w:rPr>
                <w:rStyle w:val="ac"/>
                <w:noProof/>
              </w:rPr>
              <w:fldChar w:fldCharType="separate"/>
            </w:r>
            <w:r w:rsidRPr="00AB3F4F">
              <w:rPr>
                <w:rStyle w:val="ac"/>
                <w:rFonts w:ascii="Times" w:eastAsia="宋体" w:hAnsi="Times"/>
                <w:b/>
                <w:noProof/>
              </w:rPr>
              <w:t>4.2.3</w:t>
            </w:r>
            <w:r>
              <w:rPr>
                <w:noProof/>
              </w:rPr>
              <w:tab/>
            </w:r>
            <w:r w:rsidRPr="00AB3F4F">
              <w:rPr>
                <w:rStyle w:val="ac"/>
                <w:rFonts w:ascii="Times" w:eastAsia="宋体" w:hAnsi="Times"/>
                <w:b/>
                <w:noProof/>
              </w:rPr>
              <w:t>构建</w:t>
            </w:r>
            <w:r w:rsidRPr="00AB3F4F">
              <w:rPr>
                <w:rStyle w:val="ac"/>
                <w:rFonts w:ascii="Times" w:eastAsia="宋体" w:hAnsi="Times"/>
                <w:b/>
                <w:noProof/>
              </w:rPr>
              <w:t>HTTP</w:t>
            </w:r>
            <w:r w:rsidRPr="00AB3F4F">
              <w:rPr>
                <w:rStyle w:val="ac"/>
                <w:rFonts w:ascii="Times" w:eastAsia="宋体" w:hAnsi="Times"/>
                <w:b/>
                <w:noProof/>
              </w:rPr>
              <w:t>服务器</w:t>
            </w:r>
            <w:r>
              <w:rPr>
                <w:noProof/>
                <w:webHidden/>
              </w:rPr>
              <w:tab/>
            </w:r>
            <w:r>
              <w:rPr>
                <w:noProof/>
                <w:webHidden/>
              </w:rPr>
              <w:fldChar w:fldCharType="begin"/>
            </w:r>
            <w:r>
              <w:rPr>
                <w:noProof/>
                <w:webHidden/>
              </w:rPr>
              <w:instrText xml:space="preserve"> PAGEREF _Toc481620442 \h </w:instrText>
            </w:r>
          </w:ins>
          <w:r>
            <w:rPr>
              <w:noProof/>
              <w:webHidden/>
            </w:rPr>
          </w:r>
          <w:r>
            <w:rPr>
              <w:noProof/>
              <w:webHidden/>
            </w:rPr>
            <w:fldChar w:fldCharType="separate"/>
          </w:r>
          <w:ins w:id="98" w:author="chunliu wang" w:date="2017-05-04T00:17:00Z">
            <w:r>
              <w:rPr>
                <w:noProof/>
                <w:webHidden/>
              </w:rPr>
              <w:t>13</w:t>
            </w:r>
            <w:r>
              <w:rPr>
                <w:noProof/>
                <w:webHidden/>
              </w:rPr>
              <w:fldChar w:fldCharType="end"/>
            </w:r>
            <w:r w:rsidRPr="00AB3F4F">
              <w:rPr>
                <w:rStyle w:val="ac"/>
                <w:noProof/>
              </w:rPr>
              <w:fldChar w:fldCharType="end"/>
            </w:r>
          </w:ins>
        </w:p>
        <w:p w14:paraId="7E348613" w14:textId="5A06C074" w:rsidR="00FE5FD0" w:rsidRDefault="00FE5FD0">
          <w:pPr>
            <w:pStyle w:val="31"/>
            <w:tabs>
              <w:tab w:val="left" w:pos="1680"/>
              <w:tab w:val="right" w:leader="dot" w:pos="8296"/>
            </w:tabs>
            <w:rPr>
              <w:ins w:id="99" w:author="chunliu wang" w:date="2017-05-04T00:17:00Z"/>
              <w:noProof/>
            </w:rPr>
          </w:pPr>
          <w:ins w:id="100" w:author="chunliu wang" w:date="2017-05-04T00:17:00Z">
            <w:r w:rsidRPr="00AB3F4F">
              <w:rPr>
                <w:rStyle w:val="ac"/>
                <w:noProof/>
              </w:rPr>
              <w:fldChar w:fldCharType="begin"/>
            </w:r>
            <w:r w:rsidRPr="00AB3F4F">
              <w:rPr>
                <w:rStyle w:val="ac"/>
                <w:noProof/>
              </w:rPr>
              <w:instrText xml:space="preserve"> </w:instrText>
            </w:r>
            <w:r>
              <w:rPr>
                <w:noProof/>
              </w:rPr>
              <w:instrText>HYPERLINK \l "_Toc481620443"</w:instrText>
            </w:r>
            <w:r w:rsidRPr="00AB3F4F">
              <w:rPr>
                <w:rStyle w:val="ac"/>
                <w:noProof/>
              </w:rPr>
              <w:instrText xml:space="preserve"> </w:instrText>
            </w:r>
            <w:r w:rsidRPr="00AB3F4F">
              <w:rPr>
                <w:rStyle w:val="ac"/>
                <w:noProof/>
              </w:rPr>
              <w:fldChar w:fldCharType="separate"/>
            </w:r>
            <w:r w:rsidRPr="00AB3F4F">
              <w:rPr>
                <w:rStyle w:val="ac"/>
                <w:rFonts w:ascii="Times" w:eastAsia="宋体" w:hAnsi="Times"/>
                <w:b/>
                <w:noProof/>
              </w:rPr>
              <w:t>4.2.4</w:t>
            </w:r>
            <w:r>
              <w:rPr>
                <w:noProof/>
              </w:rPr>
              <w:tab/>
            </w:r>
            <w:r w:rsidRPr="00AB3F4F">
              <w:rPr>
                <w:rStyle w:val="ac"/>
                <w:rFonts w:ascii="Times" w:eastAsia="宋体" w:hAnsi="Times"/>
                <w:b/>
                <w:noProof/>
              </w:rPr>
              <w:t>构建</w:t>
            </w:r>
            <w:r w:rsidRPr="00AB3F4F">
              <w:rPr>
                <w:rStyle w:val="ac"/>
                <w:rFonts w:ascii="Times" w:eastAsia="宋体" w:hAnsi="Times"/>
                <w:b/>
                <w:noProof/>
              </w:rPr>
              <w:t>WebSocket</w:t>
            </w:r>
            <w:r w:rsidRPr="00AB3F4F">
              <w:rPr>
                <w:rStyle w:val="ac"/>
                <w:rFonts w:ascii="Times" w:eastAsia="宋体" w:hAnsi="Times"/>
                <w:b/>
                <w:noProof/>
              </w:rPr>
              <w:t>服务器</w:t>
            </w:r>
            <w:r>
              <w:rPr>
                <w:noProof/>
                <w:webHidden/>
              </w:rPr>
              <w:tab/>
            </w:r>
            <w:r>
              <w:rPr>
                <w:noProof/>
                <w:webHidden/>
              </w:rPr>
              <w:fldChar w:fldCharType="begin"/>
            </w:r>
            <w:r>
              <w:rPr>
                <w:noProof/>
                <w:webHidden/>
              </w:rPr>
              <w:instrText xml:space="preserve"> PAGEREF _Toc481620443 \h </w:instrText>
            </w:r>
          </w:ins>
          <w:r>
            <w:rPr>
              <w:noProof/>
              <w:webHidden/>
            </w:rPr>
          </w:r>
          <w:r>
            <w:rPr>
              <w:noProof/>
              <w:webHidden/>
            </w:rPr>
            <w:fldChar w:fldCharType="separate"/>
          </w:r>
          <w:ins w:id="101" w:author="chunliu wang" w:date="2017-05-04T00:17:00Z">
            <w:r>
              <w:rPr>
                <w:noProof/>
                <w:webHidden/>
              </w:rPr>
              <w:t>14</w:t>
            </w:r>
            <w:r>
              <w:rPr>
                <w:noProof/>
                <w:webHidden/>
              </w:rPr>
              <w:fldChar w:fldCharType="end"/>
            </w:r>
            <w:r w:rsidRPr="00AB3F4F">
              <w:rPr>
                <w:rStyle w:val="ac"/>
                <w:noProof/>
              </w:rPr>
              <w:fldChar w:fldCharType="end"/>
            </w:r>
          </w:ins>
        </w:p>
        <w:p w14:paraId="40088349" w14:textId="036F041D" w:rsidR="00FE5FD0" w:rsidRDefault="00FE5FD0">
          <w:pPr>
            <w:pStyle w:val="21"/>
            <w:tabs>
              <w:tab w:val="left" w:pos="1050"/>
              <w:tab w:val="right" w:leader="dot" w:pos="8296"/>
            </w:tabs>
            <w:rPr>
              <w:ins w:id="102" w:author="chunliu wang" w:date="2017-05-04T00:17:00Z"/>
              <w:noProof/>
            </w:rPr>
          </w:pPr>
          <w:ins w:id="103" w:author="chunliu wang" w:date="2017-05-04T00:17:00Z">
            <w:r w:rsidRPr="00AB3F4F">
              <w:rPr>
                <w:rStyle w:val="ac"/>
                <w:noProof/>
              </w:rPr>
              <w:fldChar w:fldCharType="begin"/>
            </w:r>
            <w:r w:rsidRPr="00AB3F4F">
              <w:rPr>
                <w:rStyle w:val="ac"/>
                <w:noProof/>
              </w:rPr>
              <w:instrText xml:space="preserve"> </w:instrText>
            </w:r>
            <w:r>
              <w:rPr>
                <w:noProof/>
              </w:rPr>
              <w:instrText>HYPERLINK \l "_Toc481620444"</w:instrText>
            </w:r>
            <w:r w:rsidRPr="00AB3F4F">
              <w:rPr>
                <w:rStyle w:val="ac"/>
                <w:noProof/>
              </w:rPr>
              <w:instrText xml:space="preserve"> </w:instrText>
            </w:r>
            <w:r w:rsidRPr="00AB3F4F">
              <w:rPr>
                <w:rStyle w:val="ac"/>
                <w:noProof/>
              </w:rPr>
              <w:fldChar w:fldCharType="separate"/>
            </w:r>
            <w:r w:rsidRPr="00AB3F4F">
              <w:rPr>
                <w:rStyle w:val="ac"/>
                <w:rFonts w:ascii="Times" w:eastAsia="宋体" w:hAnsi="Times"/>
                <w:b/>
                <w:noProof/>
              </w:rPr>
              <w:t>4.3</w:t>
            </w:r>
            <w:r>
              <w:rPr>
                <w:noProof/>
              </w:rPr>
              <w:tab/>
            </w:r>
            <w:r w:rsidRPr="00AB3F4F">
              <w:rPr>
                <w:rStyle w:val="ac"/>
                <w:rFonts w:ascii="Times" w:eastAsia="宋体" w:hAnsi="Times"/>
                <w:b/>
                <w:noProof/>
              </w:rPr>
              <w:t>文件系统</w:t>
            </w:r>
            <w:r>
              <w:rPr>
                <w:noProof/>
                <w:webHidden/>
              </w:rPr>
              <w:tab/>
            </w:r>
            <w:r>
              <w:rPr>
                <w:noProof/>
                <w:webHidden/>
              </w:rPr>
              <w:fldChar w:fldCharType="begin"/>
            </w:r>
            <w:r>
              <w:rPr>
                <w:noProof/>
                <w:webHidden/>
              </w:rPr>
              <w:instrText xml:space="preserve"> PAGEREF _Toc481620444 \h </w:instrText>
            </w:r>
          </w:ins>
          <w:r>
            <w:rPr>
              <w:noProof/>
              <w:webHidden/>
            </w:rPr>
          </w:r>
          <w:r>
            <w:rPr>
              <w:noProof/>
              <w:webHidden/>
            </w:rPr>
            <w:fldChar w:fldCharType="separate"/>
          </w:r>
          <w:ins w:id="104" w:author="chunliu wang" w:date="2017-05-04T00:17:00Z">
            <w:r>
              <w:rPr>
                <w:noProof/>
                <w:webHidden/>
              </w:rPr>
              <w:t>15</w:t>
            </w:r>
            <w:r>
              <w:rPr>
                <w:noProof/>
                <w:webHidden/>
              </w:rPr>
              <w:fldChar w:fldCharType="end"/>
            </w:r>
            <w:r w:rsidRPr="00AB3F4F">
              <w:rPr>
                <w:rStyle w:val="ac"/>
                <w:noProof/>
              </w:rPr>
              <w:fldChar w:fldCharType="end"/>
            </w:r>
          </w:ins>
        </w:p>
        <w:p w14:paraId="21A14F14" w14:textId="4DBB0A23" w:rsidR="00FE5FD0" w:rsidRDefault="00FE5FD0">
          <w:pPr>
            <w:pStyle w:val="31"/>
            <w:tabs>
              <w:tab w:val="left" w:pos="1680"/>
              <w:tab w:val="right" w:leader="dot" w:pos="8296"/>
            </w:tabs>
            <w:rPr>
              <w:ins w:id="105" w:author="chunliu wang" w:date="2017-05-04T00:17:00Z"/>
              <w:noProof/>
            </w:rPr>
          </w:pPr>
          <w:ins w:id="106" w:author="chunliu wang" w:date="2017-05-04T00:17:00Z">
            <w:r w:rsidRPr="00AB3F4F">
              <w:rPr>
                <w:rStyle w:val="ac"/>
                <w:noProof/>
              </w:rPr>
              <w:fldChar w:fldCharType="begin"/>
            </w:r>
            <w:r w:rsidRPr="00AB3F4F">
              <w:rPr>
                <w:rStyle w:val="ac"/>
                <w:noProof/>
              </w:rPr>
              <w:instrText xml:space="preserve"> </w:instrText>
            </w:r>
            <w:r>
              <w:rPr>
                <w:noProof/>
              </w:rPr>
              <w:instrText>HYPERLINK \l "_Toc481620445"</w:instrText>
            </w:r>
            <w:r w:rsidRPr="00AB3F4F">
              <w:rPr>
                <w:rStyle w:val="ac"/>
                <w:noProof/>
              </w:rPr>
              <w:instrText xml:space="preserve"> </w:instrText>
            </w:r>
            <w:r w:rsidRPr="00AB3F4F">
              <w:rPr>
                <w:rStyle w:val="ac"/>
                <w:noProof/>
              </w:rPr>
              <w:fldChar w:fldCharType="separate"/>
            </w:r>
            <w:r w:rsidRPr="00AB3F4F">
              <w:rPr>
                <w:rStyle w:val="ac"/>
                <w:rFonts w:ascii="Times" w:eastAsia="宋体" w:hAnsi="Times"/>
                <w:b/>
                <w:noProof/>
              </w:rPr>
              <w:t>4.3.1</w:t>
            </w:r>
            <w:r>
              <w:rPr>
                <w:noProof/>
              </w:rPr>
              <w:tab/>
            </w:r>
            <w:r w:rsidRPr="00AB3F4F">
              <w:rPr>
                <w:rStyle w:val="ac"/>
                <w:rFonts w:ascii="Times" w:eastAsia="宋体" w:hAnsi="Times"/>
                <w:b/>
                <w:noProof/>
              </w:rPr>
              <w:t>文件操作</w:t>
            </w:r>
            <w:r>
              <w:rPr>
                <w:noProof/>
                <w:webHidden/>
              </w:rPr>
              <w:tab/>
            </w:r>
            <w:r>
              <w:rPr>
                <w:noProof/>
                <w:webHidden/>
              </w:rPr>
              <w:fldChar w:fldCharType="begin"/>
            </w:r>
            <w:r>
              <w:rPr>
                <w:noProof/>
                <w:webHidden/>
              </w:rPr>
              <w:instrText xml:space="preserve"> PAGEREF _Toc481620445 \h </w:instrText>
            </w:r>
          </w:ins>
          <w:r>
            <w:rPr>
              <w:noProof/>
              <w:webHidden/>
            </w:rPr>
          </w:r>
          <w:r>
            <w:rPr>
              <w:noProof/>
              <w:webHidden/>
            </w:rPr>
            <w:fldChar w:fldCharType="separate"/>
          </w:r>
          <w:ins w:id="107" w:author="chunliu wang" w:date="2017-05-04T00:17:00Z">
            <w:r>
              <w:rPr>
                <w:noProof/>
                <w:webHidden/>
              </w:rPr>
              <w:t>16</w:t>
            </w:r>
            <w:r>
              <w:rPr>
                <w:noProof/>
                <w:webHidden/>
              </w:rPr>
              <w:fldChar w:fldCharType="end"/>
            </w:r>
            <w:r w:rsidRPr="00AB3F4F">
              <w:rPr>
                <w:rStyle w:val="ac"/>
                <w:noProof/>
              </w:rPr>
              <w:fldChar w:fldCharType="end"/>
            </w:r>
          </w:ins>
        </w:p>
        <w:p w14:paraId="446377A6" w14:textId="35F8711C" w:rsidR="00FE5FD0" w:rsidRDefault="00FE5FD0">
          <w:pPr>
            <w:pStyle w:val="11"/>
            <w:tabs>
              <w:tab w:val="left" w:pos="420"/>
              <w:tab w:val="right" w:leader="dot" w:pos="8296"/>
            </w:tabs>
            <w:rPr>
              <w:ins w:id="108" w:author="chunliu wang" w:date="2017-05-04T00:17:00Z"/>
              <w:noProof/>
            </w:rPr>
          </w:pPr>
          <w:ins w:id="109" w:author="chunliu wang" w:date="2017-05-04T00:17:00Z">
            <w:r w:rsidRPr="00AB3F4F">
              <w:rPr>
                <w:rStyle w:val="ac"/>
                <w:noProof/>
              </w:rPr>
              <w:fldChar w:fldCharType="begin"/>
            </w:r>
            <w:r w:rsidRPr="00AB3F4F">
              <w:rPr>
                <w:rStyle w:val="ac"/>
                <w:noProof/>
              </w:rPr>
              <w:instrText xml:space="preserve"> </w:instrText>
            </w:r>
            <w:r>
              <w:rPr>
                <w:noProof/>
              </w:rPr>
              <w:instrText>HYPERLINK \l "_Toc481620446"</w:instrText>
            </w:r>
            <w:r w:rsidRPr="00AB3F4F">
              <w:rPr>
                <w:rStyle w:val="ac"/>
                <w:noProof/>
              </w:rPr>
              <w:instrText xml:space="preserve"> </w:instrText>
            </w:r>
            <w:r w:rsidRPr="00AB3F4F">
              <w:rPr>
                <w:rStyle w:val="ac"/>
                <w:noProof/>
              </w:rPr>
              <w:fldChar w:fldCharType="separate"/>
            </w:r>
            <w:r w:rsidRPr="00AB3F4F">
              <w:rPr>
                <w:rStyle w:val="ac"/>
                <w:rFonts w:ascii="Times" w:eastAsia="宋体" w:hAnsi="Times"/>
                <w:b/>
                <w:noProof/>
              </w:rPr>
              <w:t>5.</w:t>
            </w:r>
            <w:r>
              <w:rPr>
                <w:noProof/>
              </w:rPr>
              <w:tab/>
            </w:r>
            <w:r w:rsidRPr="00AB3F4F">
              <w:rPr>
                <w:rStyle w:val="ac"/>
                <w:rFonts w:ascii="Times" w:eastAsia="宋体" w:hAnsi="Times"/>
                <w:b/>
                <w:noProof/>
              </w:rPr>
              <w:t>数据需求</w:t>
            </w:r>
            <w:r>
              <w:rPr>
                <w:noProof/>
                <w:webHidden/>
              </w:rPr>
              <w:tab/>
            </w:r>
            <w:r>
              <w:rPr>
                <w:noProof/>
                <w:webHidden/>
              </w:rPr>
              <w:fldChar w:fldCharType="begin"/>
            </w:r>
            <w:r>
              <w:rPr>
                <w:noProof/>
                <w:webHidden/>
              </w:rPr>
              <w:instrText xml:space="preserve"> PAGEREF _Toc481620446 \h </w:instrText>
            </w:r>
          </w:ins>
          <w:r>
            <w:rPr>
              <w:noProof/>
              <w:webHidden/>
            </w:rPr>
          </w:r>
          <w:r>
            <w:rPr>
              <w:noProof/>
              <w:webHidden/>
            </w:rPr>
            <w:fldChar w:fldCharType="separate"/>
          </w:r>
          <w:ins w:id="110" w:author="chunliu wang" w:date="2017-05-04T00:17:00Z">
            <w:r>
              <w:rPr>
                <w:noProof/>
                <w:webHidden/>
              </w:rPr>
              <w:t>19</w:t>
            </w:r>
            <w:r>
              <w:rPr>
                <w:noProof/>
                <w:webHidden/>
              </w:rPr>
              <w:fldChar w:fldCharType="end"/>
            </w:r>
            <w:r w:rsidRPr="00AB3F4F">
              <w:rPr>
                <w:rStyle w:val="ac"/>
                <w:noProof/>
              </w:rPr>
              <w:fldChar w:fldCharType="end"/>
            </w:r>
          </w:ins>
        </w:p>
        <w:p w14:paraId="36F1FCCA" w14:textId="62A7D5FA" w:rsidR="00FE5FD0" w:rsidRDefault="00FE5FD0">
          <w:pPr>
            <w:pStyle w:val="11"/>
            <w:tabs>
              <w:tab w:val="left" w:pos="420"/>
              <w:tab w:val="right" w:leader="dot" w:pos="8296"/>
            </w:tabs>
            <w:rPr>
              <w:ins w:id="111" w:author="chunliu wang" w:date="2017-05-04T00:17:00Z"/>
              <w:noProof/>
            </w:rPr>
          </w:pPr>
          <w:ins w:id="112" w:author="chunliu wang" w:date="2017-05-04T00:17:00Z">
            <w:r w:rsidRPr="00AB3F4F">
              <w:rPr>
                <w:rStyle w:val="ac"/>
                <w:noProof/>
              </w:rPr>
              <w:fldChar w:fldCharType="begin"/>
            </w:r>
            <w:r w:rsidRPr="00AB3F4F">
              <w:rPr>
                <w:rStyle w:val="ac"/>
                <w:noProof/>
              </w:rPr>
              <w:instrText xml:space="preserve"> </w:instrText>
            </w:r>
            <w:r>
              <w:rPr>
                <w:noProof/>
              </w:rPr>
              <w:instrText>HYPERLINK \l "_Toc481620513"</w:instrText>
            </w:r>
            <w:r w:rsidRPr="00AB3F4F">
              <w:rPr>
                <w:rStyle w:val="ac"/>
                <w:noProof/>
              </w:rPr>
              <w:instrText xml:space="preserve"> </w:instrText>
            </w:r>
            <w:r w:rsidRPr="00AB3F4F">
              <w:rPr>
                <w:rStyle w:val="ac"/>
                <w:noProof/>
              </w:rPr>
              <w:fldChar w:fldCharType="separate"/>
            </w:r>
            <w:r w:rsidRPr="00AB3F4F">
              <w:rPr>
                <w:rStyle w:val="ac"/>
                <w:rFonts w:ascii="Times" w:eastAsia="宋体" w:hAnsi="Times"/>
                <w:b/>
                <w:noProof/>
              </w:rPr>
              <w:t>6.</w:t>
            </w:r>
            <w:r>
              <w:rPr>
                <w:noProof/>
              </w:rPr>
              <w:tab/>
            </w:r>
            <w:r w:rsidRPr="00AB3F4F">
              <w:rPr>
                <w:rStyle w:val="ac"/>
                <w:rFonts w:ascii="Times" w:eastAsia="宋体" w:hAnsi="Times"/>
                <w:b/>
                <w:noProof/>
              </w:rPr>
              <w:t>非功能需求</w:t>
            </w:r>
            <w:r>
              <w:rPr>
                <w:noProof/>
                <w:webHidden/>
              </w:rPr>
              <w:tab/>
            </w:r>
            <w:r>
              <w:rPr>
                <w:noProof/>
                <w:webHidden/>
              </w:rPr>
              <w:fldChar w:fldCharType="begin"/>
            </w:r>
            <w:r>
              <w:rPr>
                <w:noProof/>
                <w:webHidden/>
              </w:rPr>
              <w:instrText xml:space="preserve"> PAGEREF _Toc481620513 \h </w:instrText>
            </w:r>
          </w:ins>
          <w:r>
            <w:rPr>
              <w:noProof/>
              <w:webHidden/>
            </w:rPr>
          </w:r>
          <w:r>
            <w:rPr>
              <w:noProof/>
              <w:webHidden/>
            </w:rPr>
            <w:fldChar w:fldCharType="separate"/>
          </w:r>
          <w:ins w:id="113" w:author="chunliu wang" w:date="2017-05-04T00:17:00Z">
            <w:r>
              <w:rPr>
                <w:noProof/>
                <w:webHidden/>
              </w:rPr>
              <w:t>19</w:t>
            </w:r>
            <w:r>
              <w:rPr>
                <w:noProof/>
                <w:webHidden/>
              </w:rPr>
              <w:fldChar w:fldCharType="end"/>
            </w:r>
            <w:r w:rsidRPr="00AB3F4F">
              <w:rPr>
                <w:rStyle w:val="ac"/>
                <w:noProof/>
              </w:rPr>
              <w:fldChar w:fldCharType="end"/>
            </w:r>
          </w:ins>
        </w:p>
        <w:p w14:paraId="7C7B90EB" w14:textId="1C89C796" w:rsidR="00FE5FD0" w:rsidRDefault="00FE5FD0">
          <w:pPr>
            <w:pStyle w:val="21"/>
            <w:tabs>
              <w:tab w:val="left" w:pos="1050"/>
              <w:tab w:val="right" w:leader="dot" w:pos="8296"/>
            </w:tabs>
            <w:rPr>
              <w:ins w:id="114" w:author="chunliu wang" w:date="2017-05-04T00:17:00Z"/>
              <w:noProof/>
            </w:rPr>
          </w:pPr>
          <w:ins w:id="115" w:author="chunliu wang" w:date="2017-05-04T00:17:00Z">
            <w:r w:rsidRPr="00AB3F4F">
              <w:rPr>
                <w:rStyle w:val="ac"/>
                <w:noProof/>
              </w:rPr>
              <w:fldChar w:fldCharType="begin"/>
            </w:r>
            <w:r w:rsidRPr="00AB3F4F">
              <w:rPr>
                <w:rStyle w:val="ac"/>
                <w:noProof/>
              </w:rPr>
              <w:instrText xml:space="preserve"> </w:instrText>
            </w:r>
            <w:r>
              <w:rPr>
                <w:noProof/>
              </w:rPr>
              <w:instrText>HYPERLINK \l "_Toc481620514"</w:instrText>
            </w:r>
            <w:r w:rsidRPr="00AB3F4F">
              <w:rPr>
                <w:rStyle w:val="ac"/>
                <w:noProof/>
              </w:rPr>
              <w:instrText xml:space="preserve"> </w:instrText>
            </w:r>
            <w:r w:rsidRPr="00AB3F4F">
              <w:rPr>
                <w:rStyle w:val="ac"/>
                <w:noProof/>
              </w:rPr>
              <w:fldChar w:fldCharType="separate"/>
            </w:r>
            <w:r w:rsidRPr="00AB3F4F">
              <w:rPr>
                <w:rStyle w:val="ac"/>
                <w:rFonts w:ascii="Times" w:eastAsia="宋体" w:hAnsi="Times"/>
                <w:b/>
                <w:noProof/>
              </w:rPr>
              <w:t>6.1</w:t>
            </w:r>
            <w:r>
              <w:rPr>
                <w:noProof/>
              </w:rPr>
              <w:tab/>
            </w:r>
            <w:r w:rsidRPr="00AB3F4F">
              <w:rPr>
                <w:rStyle w:val="ac"/>
                <w:rFonts w:ascii="Times" w:eastAsia="宋体" w:hAnsi="Times"/>
                <w:b/>
                <w:noProof/>
              </w:rPr>
              <w:t>兼容性</w:t>
            </w:r>
            <w:r>
              <w:rPr>
                <w:noProof/>
                <w:webHidden/>
              </w:rPr>
              <w:tab/>
            </w:r>
            <w:r>
              <w:rPr>
                <w:noProof/>
                <w:webHidden/>
              </w:rPr>
              <w:fldChar w:fldCharType="begin"/>
            </w:r>
            <w:r>
              <w:rPr>
                <w:noProof/>
                <w:webHidden/>
              </w:rPr>
              <w:instrText xml:space="preserve"> PAGEREF _Toc481620514 \h </w:instrText>
            </w:r>
          </w:ins>
          <w:r>
            <w:rPr>
              <w:noProof/>
              <w:webHidden/>
            </w:rPr>
          </w:r>
          <w:r>
            <w:rPr>
              <w:noProof/>
              <w:webHidden/>
            </w:rPr>
            <w:fldChar w:fldCharType="separate"/>
          </w:r>
          <w:ins w:id="116" w:author="chunliu wang" w:date="2017-05-04T00:17:00Z">
            <w:r>
              <w:rPr>
                <w:noProof/>
                <w:webHidden/>
              </w:rPr>
              <w:t>20</w:t>
            </w:r>
            <w:r>
              <w:rPr>
                <w:noProof/>
                <w:webHidden/>
              </w:rPr>
              <w:fldChar w:fldCharType="end"/>
            </w:r>
            <w:r w:rsidRPr="00AB3F4F">
              <w:rPr>
                <w:rStyle w:val="ac"/>
                <w:noProof/>
              </w:rPr>
              <w:fldChar w:fldCharType="end"/>
            </w:r>
          </w:ins>
        </w:p>
        <w:p w14:paraId="2B7388C6" w14:textId="759D3FB5" w:rsidR="00FE5FD0" w:rsidRDefault="00FE5FD0">
          <w:pPr>
            <w:pStyle w:val="21"/>
            <w:tabs>
              <w:tab w:val="left" w:pos="1050"/>
              <w:tab w:val="right" w:leader="dot" w:pos="8296"/>
            </w:tabs>
            <w:rPr>
              <w:ins w:id="117" w:author="chunliu wang" w:date="2017-05-04T00:17:00Z"/>
              <w:noProof/>
            </w:rPr>
          </w:pPr>
          <w:ins w:id="118" w:author="chunliu wang" w:date="2017-05-04T00:17:00Z">
            <w:r w:rsidRPr="00AB3F4F">
              <w:rPr>
                <w:rStyle w:val="ac"/>
                <w:noProof/>
              </w:rPr>
              <w:fldChar w:fldCharType="begin"/>
            </w:r>
            <w:r w:rsidRPr="00AB3F4F">
              <w:rPr>
                <w:rStyle w:val="ac"/>
                <w:noProof/>
              </w:rPr>
              <w:instrText xml:space="preserve"> </w:instrText>
            </w:r>
            <w:r>
              <w:rPr>
                <w:noProof/>
              </w:rPr>
              <w:instrText>HYPERLINK \l "_Toc481620515"</w:instrText>
            </w:r>
            <w:r w:rsidRPr="00AB3F4F">
              <w:rPr>
                <w:rStyle w:val="ac"/>
                <w:noProof/>
              </w:rPr>
              <w:instrText xml:space="preserve"> </w:instrText>
            </w:r>
            <w:r w:rsidRPr="00AB3F4F">
              <w:rPr>
                <w:rStyle w:val="ac"/>
                <w:noProof/>
              </w:rPr>
              <w:fldChar w:fldCharType="separate"/>
            </w:r>
            <w:r w:rsidRPr="00AB3F4F">
              <w:rPr>
                <w:rStyle w:val="ac"/>
                <w:rFonts w:ascii="Times" w:eastAsia="宋体" w:hAnsi="Times"/>
                <w:b/>
                <w:noProof/>
              </w:rPr>
              <w:t>6.2</w:t>
            </w:r>
            <w:r>
              <w:rPr>
                <w:noProof/>
              </w:rPr>
              <w:tab/>
            </w:r>
            <w:r w:rsidRPr="00AB3F4F">
              <w:rPr>
                <w:rStyle w:val="ac"/>
                <w:rFonts w:ascii="Times" w:eastAsia="宋体" w:hAnsi="Times"/>
                <w:b/>
                <w:noProof/>
              </w:rPr>
              <w:t>高效性</w:t>
            </w:r>
            <w:r>
              <w:rPr>
                <w:noProof/>
                <w:webHidden/>
              </w:rPr>
              <w:tab/>
            </w:r>
            <w:r>
              <w:rPr>
                <w:noProof/>
                <w:webHidden/>
              </w:rPr>
              <w:fldChar w:fldCharType="begin"/>
            </w:r>
            <w:r>
              <w:rPr>
                <w:noProof/>
                <w:webHidden/>
              </w:rPr>
              <w:instrText xml:space="preserve"> PAGEREF _Toc481620515 \h </w:instrText>
            </w:r>
          </w:ins>
          <w:r>
            <w:rPr>
              <w:noProof/>
              <w:webHidden/>
            </w:rPr>
          </w:r>
          <w:r>
            <w:rPr>
              <w:noProof/>
              <w:webHidden/>
            </w:rPr>
            <w:fldChar w:fldCharType="separate"/>
          </w:r>
          <w:ins w:id="119" w:author="chunliu wang" w:date="2017-05-04T00:17:00Z">
            <w:r>
              <w:rPr>
                <w:noProof/>
                <w:webHidden/>
              </w:rPr>
              <w:t>20</w:t>
            </w:r>
            <w:r>
              <w:rPr>
                <w:noProof/>
                <w:webHidden/>
              </w:rPr>
              <w:fldChar w:fldCharType="end"/>
            </w:r>
            <w:r w:rsidRPr="00AB3F4F">
              <w:rPr>
                <w:rStyle w:val="ac"/>
                <w:noProof/>
              </w:rPr>
              <w:fldChar w:fldCharType="end"/>
            </w:r>
          </w:ins>
        </w:p>
        <w:p w14:paraId="0A52E215" w14:textId="539A49D8" w:rsidR="00FE5FD0" w:rsidRDefault="00FE5FD0">
          <w:pPr>
            <w:pStyle w:val="21"/>
            <w:tabs>
              <w:tab w:val="left" w:pos="1050"/>
              <w:tab w:val="right" w:leader="dot" w:pos="8296"/>
            </w:tabs>
            <w:rPr>
              <w:ins w:id="120" w:author="chunliu wang" w:date="2017-05-04T00:17:00Z"/>
              <w:noProof/>
            </w:rPr>
          </w:pPr>
          <w:ins w:id="121" w:author="chunliu wang" w:date="2017-05-04T00:17:00Z">
            <w:r w:rsidRPr="00AB3F4F">
              <w:rPr>
                <w:rStyle w:val="ac"/>
                <w:noProof/>
              </w:rPr>
              <w:fldChar w:fldCharType="begin"/>
            </w:r>
            <w:r w:rsidRPr="00AB3F4F">
              <w:rPr>
                <w:rStyle w:val="ac"/>
                <w:noProof/>
              </w:rPr>
              <w:instrText xml:space="preserve"> </w:instrText>
            </w:r>
            <w:r>
              <w:rPr>
                <w:noProof/>
              </w:rPr>
              <w:instrText>HYPERLINK \l "_Toc481620516"</w:instrText>
            </w:r>
            <w:r w:rsidRPr="00AB3F4F">
              <w:rPr>
                <w:rStyle w:val="ac"/>
                <w:noProof/>
              </w:rPr>
              <w:instrText xml:space="preserve"> </w:instrText>
            </w:r>
            <w:r w:rsidRPr="00AB3F4F">
              <w:rPr>
                <w:rStyle w:val="ac"/>
                <w:noProof/>
              </w:rPr>
              <w:fldChar w:fldCharType="separate"/>
            </w:r>
            <w:r w:rsidRPr="00AB3F4F">
              <w:rPr>
                <w:rStyle w:val="ac"/>
                <w:rFonts w:ascii="Times" w:eastAsia="宋体" w:hAnsi="Times"/>
                <w:b/>
                <w:noProof/>
              </w:rPr>
              <w:t>6.3</w:t>
            </w:r>
            <w:r>
              <w:rPr>
                <w:noProof/>
              </w:rPr>
              <w:tab/>
            </w:r>
            <w:r w:rsidRPr="00AB3F4F">
              <w:rPr>
                <w:rStyle w:val="ac"/>
                <w:rFonts w:ascii="Times" w:eastAsia="宋体" w:hAnsi="Times"/>
                <w:b/>
                <w:noProof/>
              </w:rPr>
              <w:t>容错性</w:t>
            </w:r>
            <w:r>
              <w:rPr>
                <w:noProof/>
                <w:webHidden/>
              </w:rPr>
              <w:tab/>
            </w:r>
            <w:r>
              <w:rPr>
                <w:noProof/>
                <w:webHidden/>
              </w:rPr>
              <w:fldChar w:fldCharType="begin"/>
            </w:r>
            <w:r>
              <w:rPr>
                <w:noProof/>
                <w:webHidden/>
              </w:rPr>
              <w:instrText xml:space="preserve"> PAGEREF _Toc481620516 \h </w:instrText>
            </w:r>
          </w:ins>
          <w:r>
            <w:rPr>
              <w:noProof/>
              <w:webHidden/>
            </w:rPr>
          </w:r>
          <w:r>
            <w:rPr>
              <w:noProof/>
              <w:webHidden/>
            </w:rPr>
            <w:fldChar w:fldCharType="separate"/>
          </w:r>
          <w:ins w:id="122" w:author="chunliu wang" w:date="2017-05-04T00:17:00Z">
            <w:r>
              <w:rPr>
                <w:noProof/>
                <w:webHidden/>
              </w:rPr>
              <w:t>20</w:t>
            </w:r>
            <w:r>
              <w:rPr>
                <w:noProof/>
                <w:webHidden/>
              </w:rPr>
              <w:fldChar w:fldCharType="end"/>
            </w:r>
            <w:r w:rsidRPr="00AB3F4F">
              <w:rPr>
                <w:rStyle w:val="ac"/>
                <w:noProof/>
              </w:rPr>
              <w:fldChar w:fldCharType="end"/>
            </w:r>
          </w:ins>
        </w:p>
        <w:p w14:paraId="28B8046A" w14:textId="23828DC1" w:rsidR="00FE5FD0" w:rsidRDefault="00FE5FD0">
          <w:pPr>
            <w:pStyle w:val="21"/>
            <w:tabs>
              <w:tab w:val="left" w:pos="1050"/>
              <w:tab w:val="right" w:leader="dot" w:pos="8296"/>
            </w:tabs>
            <w:rPr>
              <w:ins w:id="123" w:author="chunliu wang" w:date="2017-05-04T00:17:00Z"/>
              <w:noProof/>
            </w:rPr>
          </w:pPr>
          <w:ins w:id="124" w:author="chunliu wang" w:date="2017-05-04T00:17:00Z">
            <w:r w:rsidRPr="00AB3F4F">
              <w:rPr>
                <w:rStyle w:val="ac"/>
                <w:noProof/>
              </w:rPr>
              <w:fldChar w:fldCharType="begin"/>
            </w:r>
            <w:r w:rsidRPr="00AB3F4F">
              <w:rPr>
                <w:rStyle w:val="ac"/>
                <w:noProof/>
              </w:rPr>
              <w:instrText xml:space="preserve"> </w:instrText>
            </w:r>
            <w:r>
              <w:rPr>
                <w:noProof/>
              </w:rPr>
              <w:instrText>HYPERLINK \l "_Toc481620517"</w:instrText>
            </w:r>
            <w:r w:rsidRPr="00AB3F4F">
              <w:rPr>
                <w:rStyle w:val="ac"/>
                <w:noProof/>
              </w:rPr>
              <w:instrText xml:space="preserve"> </w:instrText>
            </w:r>
            <w:r w:rsidRPr="00AB3F4F">
              <w:rPr>
                <w:rStyle w:val="ac"/>
                <w:noProof/>
              </w:rPr>
              <w:fldChar w:fldCharType="separate"/>
            </w:r>
            <w:r w:rsidRPr="00AB3F4F">
              <w:rPr>
                <w:rStyle w:val="ac"/>
                <w:rFonts w:ascii="Times" w:eastAsia="宋体" w:hAnsi="Times"/>
                <w:b/>
                <w:noProof/>
              </w:rPr>
              <w:t>6.4</w:t>
            </w:r>
            <w:r>
              <w:rPr>
                <w:noProof/>
              </w:rPr>
              <w:tab/>
            </w:r>
            <w:r w:rsidRPr="00AB3F4F">
              <w:rPr>
                <w:rStyle w:val="ac"/>
                <w:rFonts w:ascii="Times" w:eastAsia="宋体" w:hAnsi="Times"/>
                <w:b/>
                <w:noProof/>
              </w:rPr>
              <w:t>可扩展性</w:t>
            </w:r>
            <w:r>
              <w:rPr>
                <w:noProof/>
                <w:webHidden/>
              </w:rPr>
              <w:tab/>
            </w:r>
            <w:r>
              <w:rPr>
                <w:noProof/>
                <w:webHidden/>
              </w:rPr>
              <w:fldChar w:fldCharType="begin"/>
            </w:r>
            <w:r>
              <w:rPr>
                <w:noProof/>
                <w:webHidden/>
              </w:rPr>
              <w:instrText xml:space="preserve"> PAGEREF _Toc481620517 \h </w:instrText>
            </w:r>
          </w:ins>
          <w:r>
            <w:rPr>
              <w:noProof/>
              <w:webHidden/>
            </w:rPr>
          </w:r>
          <w:r>
            <w:rPr>
              <w:noProof/>
              <w:webHidden/>
            </w:rPr>
            <w:fldChar w:fldCharType="separate"/>
          </w:r>
          <w:ins w:id="125" w:author="chunliu wang" w:date="2017-05-04T00:17:00Z">
            <w:r>
              <w:rPr>
                <w:noProof/>
                <w:webHidden/>
              </w:rPr>
              <w:t>21</w:t>
            </w:r>
            <w:r>
              <w:rPr>
                <w:noProof/>
                <w:webHidden/>
              </w:rPr>
              <w:fldChar w:fldCharType="end"/>
            </w:r>
            <w:r w:rsidRPr="00AB3F4F">
              <w:rPr>
                <w:rStyle w:val="ac"/>
                <w:noProof/>
              </w:rPr>
              <w:fldChar w:fldCharType="end"/>
            </w:r>
          </w:ins>
        </w:p>
        <w:p w14:paraId="368E269B" w14:textId="3DE95E59" w:rsidR="00FE5FD0" w:rsidRDefault="00FE5FD0">
          <w:pPr>
            <w:pStyle w:val="11"/>
            <w:tabs>
              <w:tab w:val="left" w:pos="420"/>
              <w:tab w:val="right" w:leader="dot" w:pos="8296"/>
            </w:tabs>
            <w:rPr>
              <w:ins w:id="126" w:author="chunliu wang" w:date="2017-05-04T00:17:00Z"/>
              <w:noProof/>
            </w:rPr>
          </w:pPr>
          <w:ins w:id="127" w:author="chunliu wang" w:date="2017-05-04T00:17:00Z">
            <w:r w:rsidRPr="00AB3F4F">
              <w:rPr>
                <w:rStyle w:val="ac"/>
                <w:noProof/>
              </w:rPr>
              <w:fldChar w:fldCharType="begin"/>
            </w:r>
            <w:r w:rsidRPr="00AB3F4F">
              <w:rPr>
                <w:rStyle w:val="ac"/>
                <w:noProof/>
              </w:rPr>
              <w:instrText xml:space="preserve"> </w:instrText>
            </w:r>
            <w:r>
              <w:rPr>
                <w:noProof/>
              </w:rPr>
              <w:instrText>HYPERLINK \l "_Toc481620518"</w:instrText>
            </w:r>
            <w:r w:rsidRPr="00AB3F4F">
              <w:rPr>
                <w:rStyle w:val="ac"/>
                <w:noProof/>
              </w:rPr>
              <w:instrText xml:space="preserve"> </w:instrText>
            </w:r>
            <w:r w:rsidRPr="00AB3F4F">
              <w:rPr>
                <w:rStyle w:val="ac"/>
                <w:noProof/>
              </w:rPr>
              <w:fldChar w:fldCharType="separate"/>
            </w:r>
            <w:r w:rsidRPr="00AB3F4F">
              <w:rPr>
                <w:rStyle w:val="ac"/>
                <w:rFonts w:ascii="Times" w:eastAsia="宋体" w:hAnsi="Times"/>
                <w:b/>
                <w:noProof/>
              </w:rPr>
              <w:t>7.</w:t>
            </w:r>
            <w:r>
              <w:rPr>
                <w:noProof/>
              </w:rPr>
              <w:tab/>
            </w:r>
            <w:r w:rsidRPr="00AB3F4F">
              <w:rPr>
                <w:rStyle w:val="ac"/>
                <w:rFonts w:ascii="Times" w:eastAsia="宋体" w:hAnsi="Times"/>
                <w:b/>
                <w:noProof/>
              </w:rPr>
              <w:t>运行需求</w:t>
            </w:r>
            <w:r>
              <w:rPr>
                <w:noProof/>
                <w:webHidden/>
              </w:rPr>
              <w:tab/>
            </w:r>
            <w:r>
              <w:rPr>
                <w:noProof/>
                <w:webHidden/>
              </w:rPr>
              <w:fldChar w:fldCharType="begin"/>
            </w:r>
            <w:r>
              <w:rPr>
                <w:noProof/>
                <w:webHidden/>
              </w:rPr>
              <w:instrText xml:space="preserve"> PAGEREF _Toc481620518 \h </w:instrText>
            </w:r>
          </w:ins>
          <w:r>
            <w:rPr>
              <w:noProof/>
              <w:webHidden/>
            </w:rPr>
          </w:r>
          <w:r>
            <w:rPr>
              <w:noProof/>
              <w:webHidden/>
            </w:rPr>
            <w:fldChar w:fldCharType="separate"/>
          </w:r>
          <w:ins w:id="128" w:author="chunliu wang" w:date="2017-05-04T00:17:00Z">
            <w:r>
              <w:rPr>
                <w:noProof/>
                <w:webHidden/>
              </w:rPr>
              <w:t>21</w:t>
            </w:r>
            <w:r>
              <w:rPr>
                <w:noProof/>
                <w:webHidden/>
              </w:rPr>
              <w:fldChar w:fldCharType="end"/>
            </w:r>
            <w:r w:rsidRPr="00AB3F4F">
              <w:rPr>
                <w:rStyle w:val="ac"/>
                <w:noProof/>
              </w:rPr>
              <w:fldChar w:fldCharType="end"/>
            </w:r>
          </w:ins>
        </w:p>
        <w:p w14:paraId="066BE8D2" w14:textId="1C8CF36D" w:rsidR="00FE5FD0" w:rsidRDefault="00FE5FD0">
          <w:pPr>
            <w:pStyle w:val="21"/>
            <w:tabs>
              <w:tab w:val="left" w:pos="1050"/>
              <w:tab w:val="right" w:leader="dot" w:pos="8296"/>
            </w:tabs>
            <w:rPr>
              <w:ins w:id="129" w:author="chunliu wang" w:date="2017-05-04T00:17:00Z"/>
              <w:noProof/>
            </w:rPr>
          </w:pPr>
          <w:ins w:id="130" w:author="chunliu wang" w:date="2017-05-04T00:17:00Z">
            <w:r w:rsidRPr="00AB3F4F">
              <w:rPr>
                <w:rStyle w:val="ac"/>
                <w:noProof/>
              </w:rPr>
              <w:fldChar w:fldCharType="begin"/>
            </w:r>
            <w:r w:rsidRPr="00AB3F4F">
              <w:rPr>
                <w:rStyle w:val="ac"/>
                <w:noProof/>
              </w:rPr>
              <w:instrText xml:space="preserve"> </w:instrText>
            </w:r>
            <w:r>
              <w:rPr>
                <w:noProof/>
              </w:rPr>
              <w:instrText>HYPERLINK \l "_Toc481620519"</w:instrText>
            </w:r>
            <w:r w:rsidRPr="00AB3F4F">
              <w:rPr>
                <w:rStyle w:val="ac"/>
                <w:noProof/>
              </w:rPr>
              <w:instrText xml:space="preserve"> </w:instrText>
            </w:r>
            <w:r w:rsidRPr="00AB3F4F">
              <w:rPr>
                <w:rStyle w:val="ac"/>
                <w:noProof/>
              </w:rPr>
              <w:fldChar w:fldCharType="separate"/>
            </w:r>
            <w:r w:rsidRPr="00AB3F4F">
              <w:rPr>
                <w:rStyle w:val="ac"/>
                <w:rFonts w:ascii="Times" w:eastAsia="宋体" w:hAnsi="Times"/>
                <w:b/>
                <w:noProof/>
              </w:rPr>
              <w:t>7.1</w:t>
            </w:r>
            <w:r>
              <w:rPr>
                <w:noProof/>
              </w:rPr>
              <w:tab/>
            </w:r>
            <w:r w:rsidRPr="00AB3F4F">
              <w:rPr>
                <w:rStyle w:val="ac"/>
                <w:rFonts w:ascii="Times" w:eastAsia="宋体" w:hAnsi="Times"/>
                <w:b/>
                <w:noProof/>
              </w:rPr>
              <w:t>硬件接口</w:t>
            </w:r>
            <w:r>
              <w:rPr>
                <w:noProof/>
                <w:webHidden/>
              </w:rPr>
              <w:tab/>
            </w:r>
            <w:r>
              <w:rPr>
                <w:noProof/>
                <w:webHidden/>
              </w:rPr>
              <w:fldChar w:fldCharType="begin"/>
            </w:r>
            <w:r>
              <w:rPr>
                <w:noProof/>
                <w:webHidden/>
              </w:rPr>
              <w:instrText xml:space="preserve"> PAGEREF _Toc481620519 \h </w:instrText>
            </w:r>
          </w:ins>
          <w:r>
            <w:rPr>
              <w:noProof/>
              <w:webHidden/>
            </w:rPr>
          </w:r>
          <w:r>
            <w:rPr>
              <w:noProof/>
              <w:webHidden/>
            </w:rPr>
            <w:fldChar w:fldCharType="separate"/>
          </w:r>
          <w:ins w:id="131" w:author="chunliu wang" w:date="2017-05-04T00:17:00Z">
            <w:r>
              <w:rPr>
                <w:noProof/>
                <w:webHidden/>
              </w:rPr>
              <w:t>21</w:t>
            </w:r>
            <w:r>
              <w:rPr>
                <w:noProof/>
                <w:webHidden/>
              </w:rPr>
              <w:fldChar w:fldCharType="end"/>
            </w:r>
            <w:r w:rsidRPr="00AB3F4F">
              <w:rPr>
                <w:rStyle w:val="ac"/>
                <w:noProof/>
              </w:rPr>
              <w:fldChar w:fldCharType="end"/>
            </w:r>
          </w:ins>
        </w:p>
        <w:p w14:paraId="74CF71F7" w14:textId="6DF02F4E" w:rsidR="00FE5FD0" w:rsidRDefault="00FE5FD0">
          <w:pPr>
            <w:pStyle w:val="21"/>
            <w:tabs>
              <w:tab w:val="left" w:pos="1050"/>
              <w:tab w:val="right" w:leader="dot" w:pos="8296"/>
            </w:tabs>
            <w:rPr>
              <w:ins w:id="132" w:author="chunliu wang" w:date="2017-05-04T00:17:00Z"/>
              <w:noProof/>
            </w:rPr>
          </w:pPr>
          <w:ins w:id="133" w:author="chunliu wang" w:date="2017-05-04T00:17:00Z">
            <w:r w:rsidRPr="00AB3F4F">
              <w:rPr>
                <w:rStyle w:val="ac"/>
                <w:noProof/>
              </w:rPr>
              <w:fldChar w:fldCharType="begin"/>
            </w:r>
            <w:r w:rsidRPr="00AB3F4F">
              <w:rPr>
                <w:rStyle w:val="ac"/>
                <w:noProof/>
              </w:rPr>
              <w:instrText xml:space="preserve"> </w:instrText>
            </w:r>
            <w:r>
              <w:rPr>
                <w:noProof/>
              </w:rPr>
              <w:instrText>HYPERLINK \l "_Toc481620520"</w:instrText>
            </w:r>
            <w:r w:rsidRPr="00AB3F4F">
              <w:rPr>
                <w:rStyle w:val="ac"/>
                <w:noProof/>
              </w:rPr>
              <w:instrText xml:space="preserve"> </w:instrText>
            </w:r>
            <w:r w:rsidRPr="00AB3F4F">
              <w:rPr>
                <w:rStyle w:val="ac"/>
                <w:noProof/>
              </w:rPr>
              <w:fldChar w:fldCharType="separate"/>
            </w:r>
            <w:r w:rsidRPr="00AB3F4F">
              <w:rPr>
                <w:rStyle w:val="ac"/>
                <w:rFonts w:ascii="Times" w:eastAsia="宋体" w:hAnsi="Times"/>
                <w:b/>
                <w:noProof/>
              </w:rPr>
              <w:t>7.2</w:t>
            </w:r>
            <w:r>
              <w:rPr>
                <w:noProof/>
              </w:rPr>
              <w:tab/>
            </w:r>
            <w:r w:rsidRPr="00AB3F4F">
              <w:rPr>
                <w:rStyle w:val="ac"/>
                <w:rFonts w:ascii="Times" w:eastAsia="宋体" w:hAnsi="Times"/>
                <w:b/>
                <w:noProof/>
              </w:rPr>
              <w:t>软件接口</w:t>
            </w:r>
            <w:r>
              <w:rPr>
                <w:noProof/>
                <w:webHidden/>
              </w:rPr>
              <w:tab/>
            </w:r>
            <w:r>
              <w:rPr>
                <w:noProof/>
                <w:webHidden/>
              </w:rPr>
              <w:fldChar w:fldCharType="begin"/>
            </w:r>
            <w:r>
              <w:rPr>
                <w:noProof/>
                <w:webHidden/>
              </w:rPr>
              <w:instrText xml:space="preserve"> PAGEREF _Toc481620520 \h </w:instrText>
            </w:r>
          </w:ins>
          <w:r>
            <w:rPr>
              <w:noProof/>
              <w:webHidden/>
            </w:rPr>
          </w:r>
          <w:r>
            <w:rPr>
              <w:noProof/>
              <w:webHidden/>
            </w:rPr>
            <w:fldChar w:fldCharType="separate"/>
          </w:r>
          <w:ins w:id="134" w:author="chunliu wang" w:date="2017-05-04T00:17:00Z">
            <w:r>
              <w:rPr>
                <w:noProof/>
                <w:webHidden/>
              </w:rPr>
              <w:t>21</w:t>
            </w:r>
            <w:r>
              <w:rPr>
                <w:noProof/>
                <w:webHidden/>
              </w:rPr>
              <w:fldChar w:fldCharType="end"/>
            </w:r>
            <w:r w:rsidRPr="00AB3F4F">
              <w:rPr>
                <w:rStyle w:val="ac"/>
                <w:noProof/>
              </w:rPr>
              <w:fldChar w:fldCharType="end"/>
            </w:r>
          </w:ins>
        </w:p>
        <w:p w14:paraId="5553FAFA" w14:textId="55569B73" w:rsidR="00FE5FD0" w:rsidRDefault="00FE5FD0">
          <w:pPr>
            <w:pStyle w:val="11"/>
            <w:tabs>
              <w:tab w:val="left" w:pos="420"/>
              <w:tab w:val="right" w:leader="dot" w:pos="8296"/>
            </w:tabs>
            <w:rPr>
              <w:ins w:id="135" w:author="chunliu wang" w:date="2017-05-04T00:17:00Z"/>
              <w:noProof/>
            </w:rPr>
          </w:pPr>
          <w:ins w:id="136" w:author="chunliu wang" w:date="2017-05-04T00:17:00Z">
            <w:r w:rsidRPr="00AB3F4F">
              <w:rPr>
                <w:rStyle w:val="ac"/>
                <w:noProof/>
              </w:rPr>
              <w:fldChar w:fldCharType="begin"/>
            </w:r>
            <w:r w:rsidRPr="00AB3F4F">
              <w:rPr>
                <w:rStyle w:val="ac"/>
                <w:noProof/>
              </w:rPr>
              <w:instrText xml:space="preserve"> </w:instrText>
            </w:r>
            <w:r>
              <w:rPr>
                <w:noProof/>
              </w:rPr>
              <w:instrText>HYPERLINK \l "_Toc481620521"</w:instrText>
            </w:r>
            <w:r w:rsidRPr="00AB3F4F">
              <w:rPr>
                <w:rStyle w:val="ac"/>
                <w:noProof/>
              </w:rPr>
              <w:instrText xml:space="preserve"> </w:instrText>
            </w:r>
            <w:r w:rsidRPr="00AB3F4F">
              <w:rPr>
                <w:rStyle w:val="ac"/>
                <w:noProof/>
              </w:rPr>
              <w:fldChar w:fldCharType="separate"/>
            </w:r>
            <w:r w:rsidRPr="00AB3F4F">
              <w:rPr>
                <w:rStyle w:val="ac"/>
                <w:rFonts w:ascii="Times" w:eastAsia="宋体" w:hAnsi="Times"/>
                <w:b/>
                <w:noProof/>
              </w:rPr>
              <w:t>8.</w:t>
            </w:r>
            <w:r>
              <w:rPr>
                <w:noProof/>
              </w:rPr>
              <w:tab/>
            </w:r>
            <w:r w:rsidRPr="00AB3F4F">
              <w:rPr>
                <w:rStyle w:val="ac"/>
                <w:rFonts w:ascii="Times" w:eastAsia="宋体" w:hAnsi="Times"/>
                <w:b/>
                <w:noProof/>
              </w:rPr>
              <w:t>应用场景</w:t>
            </w:r>
            <w:r>
              <w:rPr>
                <w:noProof/>
                <w:webHidden/>
              </w:rPr>
              <w:tab/>
            </w:r>
            <w:r>
              <w:rPr>
                <w:noProof/>
                <w:webHidden/>
              </w:rPr>
              <w:fldChar w:fldCharType="begin"/>
            </w:r>
            <w:r>
              <w:rPr>
                <w:noProof/>
                <w:webHidden/>
              </w:rPr>
              <w:instrText xml:space="preserve"> PAGEREF _Toc481620521 \h </w:instrText>
            </w:r>
          </w:ins>
          <w:r>
            <w:rPr>
              <w:noProof/>
              <w:webHidden/>
            </w:rPr>
          </w:r>
          <w:r>
            <w:rPr>
              <w:noProof/>
              <w:webHidden/>
            </w:rPr>
            <w:fldChar w:fldCharType="separate"/>
          </w:r>
          <w:ins w:id="137" w:author="chunliu wang" w:date="2017-05-04T00:17:00Z">
            <w:r>
              <w:rPr>
                <w:noProof/>
                <w:webHidden/>
              </w:rPr>
              <w:t>21</w:t>
            </w:r>
            <w:r>
              <w:rPr>
                <w:noProof/>
                <w:webHidden/>
              </w:rPr>
              <w:fldChar w:fldCharType="end"/>
            </w:r>
            <w:r w:rsidRPr="00AB3F4F">
              <w:rPr>
                <w:rStyle w:val="ac"/>
                <w:noProof/>
              </w:rPr>
              <w:fldChar w:fldCharType="end"/>
            </w:r>
          </w:ins>
        </w:p>
        <w:p w14:paraId="11D0388B" w14:textId="6EB57D21" w:rsidR="00FE5FD0" w:rsidRDefault="00FE5FD0">
          <w:pPr>
            <w:pStyle w:val="21"/>
            <w:tabs>
              <w:tab w:val="right" w:leader="dot" w:pos="8296"/>
            </w:tabs>
            <w:rPr>
              <w:ins w:id="138" w:author="chunliu wang" w:date="2017-05-04T00:17:00Z"/>
              <w:noProof/>
            </w:rPr>
          </w:pPr>
          <w:ins w:id="139" w:author="chunliu wang" w:date="2017-05-04T00:17:00Z">
            <w:r w:rsidRPr="00AB3F4F">
              <w:rPr>
                <w:rStyle w:val="ac"/>
                <w:noProof/>
              </w:rPr>
              <w:fldChar w:fldCharType="begin"/>
            </w:r>
            <w:r w:rsidRPr="00AB3F4F">
              <w:rPr>
                <w:rStyle w:val="ac"/>
                <w:noProof/>
              </w:rPr>
              <w:instrText xml:space="preserve"> </w:instrText>
            </w:r>
            <w:r>
              <w:rPr>
                <w:noProof/>
              </w:rPr>
              <w:instrText>HYPERLINK \l "_Toc481620522"</w:instrText>
            </w:r>
            <w:r w:rsidRPr="00AB3F4F">
              <w:rPr>
                <w:rStyle w:val="ac"/>
                <w:noProof/>
              </w:rPr>
              <w:instrText xml:space="preserve"> </w:instrText>
            </w:r>
            <w:r w:rsidRPr="00AB3F4F">
              <w:rPr>
                <w:rStyle w:val="ac"/>
                <w:noProof/>
              </w:rPr>
              <w:fldChar w:fldCharType="separate"/>
            </w:r>
            <w:r w:rsidRPr="00AB3F4F">
              <w:rPr>
                <w:rStyle w:val="ac"/>
                <w:rFonts w:ascii="Times" w:eastAsia="宋体" w:hAnsi="Times"/>
                <w:b/>
                <w:noProof/>
              </w:rPr>
              <w:t xml:space="preserve">I/O </w:t>
            </w:r>
            <w:r w:rsidRPr="00AB3F4F">
              <w:rPr>
                <w:rStyle w:val="ac"/>
                <w:rFonts w:ascii="Times" w:eastAsia="宋体" w:hAnsi="Times"/>
                <w:b/>
                <w:noProof/>
              </w:rPr>
              <w:t>密集型</w:t>
            </w:r>
            <w:r>
              <w:rPr>
                <w:noProof/>
                <w:webHidden/>
              </w:rPr>
              <w:tab/>
            </w:r>
            <w:r>
              <w:rPr>
                <w:noProof/>
                <w:webHidden/>
              </w:rPr>
              <w:fldChar w:fldCharType="begin"/>
            </w:r>
            <w:r>
              <w:rPr>
                <w:noProof/>
                <w:webHidden/>
              </w:rPr>
              <w:instrText xml:space="preserve"> PAGEREF _Toc481620522 \h </w:instrText>
            </w:r>
          </w:ins>
          <w:r>
            <w:rPr>
              <w:noProof/>
              <w:webHidden/>
            </w:rPr>
          </w:r>
          <w:r>
            <w:rPr>
              <w:noProof/>
              <w:webHidden/>
            </w:rPr>
            <w:fldChar w:fldCharType="separate"/>
          </w:r>
          <w:ins w:id="140" w:author="chunliu wang" w:date="2017-05-04T00:17:00Z">
            <w:r>
              <w:rPr>
                <w:noProof/>
                <w:webHidden/>
              </w:rPr>
              <w:t>21</w:t>
            </w:r>
            <w:r>
              <w:rPr>
                <w:noProof/>
                <w:webHidden/>
              </w:rPr>
              <w:fldChar w:fldCharType="end"/>
            </w:r>
            <w:r w:rsidRPr="00AB3F4F">
              <w:rPr>
                <w:rStyle w:val="ac"/>
                <w:noProof/>
              </w:rPr>
              <w:fldChar w:fldCharType="end"/>
            </w:r>
          </w:ins>
        </w:p>
        <w:p w14:paraId="7C15D94D" w14:textId="4307DBCA" w:rsidR="00FE5FD0" w:rsidRDefault="00FE5FD0">
          <w:pPr>
            <w:pStyle w:val="11"/>
            <w:tabs>
              <w:tab w:val="left" w:pos="420"/>
              <w:tab w:val="right" w:leader="dot" w:pos="8296"/>
            </w:tabs>
            <w:rPr>
              <w:ins w:id="141" w:author="chunliu wang" w:date="2017-05-04T00:17:00Z"/>
              <w:noProof/>
            </w:rPr>
          </w:pPr>
          <w:ins w:id="142" w:author="chunliu wang" w:date="2017-05-04T00:17:00Z">
            <w:r w:rsidRPr="00AB3F4F">
              <w:rPr>
                <w:rStyle w:val="ac"/>
                <w:noProof/>
              </w:rPr>
              <w:fldChar w:fldCharType="begin"/>
            </w:r>
            <w:r w:rsidRPr="00AB3F4F">
              <w:rPr>
                <w:rStyle w:val="ac"/>
                <w:noProof/>
              </w:rPr>
              <w:instrText xml:space="preserve"> </w:instrText>
            </w:r>
            <w:r>
              <w:rPr>
                <w:noProof/>
              </w:rPr>
              <w:instrText>HYPERLINK \l "_Toc481620523"</w:instrText>
            </w:r>
            <w:r w:rsidRPr="00AB3F4F">
              <w:rPr>
                <w:rStyle w:val="ac"/>
                <w:noProof/>
              </w:rPr>
              <w:instrText xml:space="preserve"> </w:instrText>
            </w:r>
            <w:r w:rsidRPr="00AB3F4F">
              <w:rPr>
                <w:rStyle w:val="ac"/>
                <w:noProof/>
              </w:rPr>
              <w:fldChar w:fldCharType="separate"/>
            </w:r>
            <w:r w:rsidRPr="00AB3F4F">
              <w:rPr>
                <w:rStyle w:val="ac"/>
                <w:rFonts w:ascii="Times" w:eastAsia="宋体" w:hAnsi="Times"/>
                <w:b/>
                <w:noProof/>
              </w:rPr>
              <w:t>9.</w:t>
            </w:r>
            <w:r>
              <w:rPr>
                <w:noProof/>
              </w:rPr>
              <w:tab/>
            </w:r>
            <w:r w:rsidRPr="00AB3F4F">
              <w:rPr>
                <w:rStyle w:val="ac"/>
                <w:rFonts w:ascii="Times" w:eastAsia="宋体" w:hAnsi="Times"/>
                <w:b/>
                <w:noProof/>
              </w:rPr>
              <w:t>参考文献</w:t>
            </w:r>
            <w:r>
              <w:rPr>
                <w:noProof/>
                <w:webHidden/>
              </w:rPr>
              <w:tab/>
            </w:r>
            <w:r>
              <w:rPr>
                <w:noProof/>
                <w:webHidden/>
              </w:rPr>
              <w:fldChar w:fldCharType="begin"/>
            </w:r>
            <w:r>
              <w:rPr>
                <w:noProof/>
                <w:webHidden/>
              </w:rPr>
              <w:instrText xml:space="preserve"> PAGEREF _Toc481620523 \h </w:instrText>
            </w:r>
          </w:ins>
          <w:r>
            <w:rPr>
              <w:noProof/>
              <w:webHidden/>
            </w:rPr>
          </w:r>
          <w:r>
            <w:rPr>
              <w:noProof/>
              <w:webHidden/>
            </w:rPr>
            <w:fldChar w:fldCharType="separate"/>
          </w:r>
          <w:ins w:id="143" w:author="chunliu wang" w:date="2017-05-04T00:17:00Z">
            <w:r>
              <w:rPr>
                <w:noProof/>
                <w:webHidden/>
              </w:rPr>
              <w:t>22</w:t>
            </w:r>
            <w:r>
              <w:rPr>
                <w:noProof/>
                <w:webHidden/>
              </w:rPr>
              <w:fldChar w:fldCharType="end"/>
            </w:r>
            <w:r w:rsidRPr="00AB3F4F">
              <w:rPr>
                <w:rStyle w:val="ac"/>
                <w:noProof/>
              </w:rPr>
              <w:fldChar w:fldCharType="end"/>
            </w:r>
          </w:ins>
        </w:p>
        <w:p w14:paraId="18646900" w14:textId="4C4C358D" w:rsidR="00FE5FD0" w:rsidRDefault="00FE5FD0" w:rsidP="00FE5FD0">
          <w:pPr>
            <w:rPr>
              <w:ins w:id="144" w:author="chunliu wang" w:date="2017-05-04T00:16:00Z"/>
              <w:lang w:val="zh-CN"/>
            </w:rPr>
          </w:pPr>
          <w:ins w:id="145" w:author="chunliu wang" w:date="2017-05-04T00:16:00Z">
            <w:r w:rsidRPr="00DD0119">
              <w:rPr>
                <w:bCs/>
                <w:lang w:val="zh-CN"/>
              </w:rPr>
              <w:fldChar w:fldCharType="end"/>
            </w:r>
          </w:ins>
        </w:p>
        <w:customXmlInsRangeStart w:id="146" w:author="chunliu wang" w:date="2017-05-04T00:16:00Z"/>
      </w:sdtContent>
    </w:sdt>
    <w:customXmlInsRangeEnd w:id="146"/>
    <w:customXmlDelRangeStart w:id="147" w:author="chunliu wang" w:date="2017-05-04T00:16:00Z"/>
    <w:sdt>
      <w:sdtPr>
        <w:rPr>
          <w:rFonts w:ascii="Times" w:eastAsia="宋体" w:hAnsi="Times"/>
          <w:lang w:val="zh-CN"/>
        </w:rPr>
        <w:id w:val="-656148525"/>
      </w:sdtPr>
      <w:sdtEndPr>
        <w:rPr>
          <w:rFonts w:cstheme="minorBidi"/>
          <w:b w:val="0"/>
          <w:bCs w:val="0"/>
          <w:color w:val="auto"/>
          <w:kern w:val="2"/>
          <w:sz w:val="21"/>
          <w:szCs w:val="22"/>
        </w:rPr>
      </w:sdtEndPr>
      <w:sdtContent>
        <w:customXmlDelRangeEnd w:id="147"/>
        <w:p w14:paraId="2035694D" w14:textId="726B3EB5" w:rsidR="0073245C" w:rsidDel="00FE5FD0" w:rsidRDefault="00A33A88">
          <w:pPr>
            <w:pStyle w:val="TOC1"/>
            <w:rPr>
              <w:del w:id="148" w:author="chunliu wang" w:date="2017-05-04T00:16:00Z"/>
              <w:rFonts w:ascii="Times" w:eastAsia="宋体" w:hAnsi="Times"/>
            </w:rPr>
          </w:pPr>
          <w:del w:id="149" w:author="chunliu wang" w:date="2017-05-04T00:16:00Z">
            <w:r w:rsidDel="00FE5FD0">
              <w:rPr>
                <w:rFonts w:ascii="Times" w:eastAsia="宋体" w:hAnsi="Times"/>
                <w:lang w:val="zh-CN"/>
              </w:rPr>
              <w:delText>目录</w:delText>
            </w:r>
          </w:del>
        </w:p>
        <w:p w14:paraId="3C156958" w14:textId="07912F49" w:rsidR="0073245C" w:rsidDel="00FE5FD0" w:rsidRDefault="00A33A88">
          <w:pPr>
            <w:pStyle w:val="11"/>
            <w:tabs>
              <w:tab w:val="left" w:pos="420"/>
              <w:tab w:val="right" w:leader="dot" w:pos="8296"/>
            </w:tabs>
            <w:rPr>
              <w:del w:id="150" w:author="chunliu wang" w:date="2017-05-04T00:16:00Z"/>
              <w:rFonts w:ascii="Times" w:eastAsia="宋体" w:hAnsi="Times"/>
            </w:rPr>
          </w:pPr>
          <w:del w:id="151" w:author="chunliu wang" w:date="2017-05-04T00:16:00Z">
            <w:r w:rsidDel="00FE5FD0">
              <w:rPr>
                <w:rFonts w:ascii="Times" w:eastAsia="宋体" w:hAnsi="Times"/>
              </w:rPr>
              <w:fldChar w:fldCharType="begin"/>
            </w:r>
            <w:r w:rsidDel="00FE5FD0">
              <w:rPr>
                <w:rFonts w:ascii="Times" w:eastAsia="宋体" w:hAnsi="Times"/>
              </w:rPr>
              <w:delInstrText xml:space="preserve"> TOC \o "1-3" \h \z \u </w:delInstrText>
            </w:r>
            <w:r w:rsidDel="00FE5FD0">
              <w:rPr>
                <w:rFonts w:ascii="Times" w:eastAsia="宋体" w:hAnsi="Times"/>
              </w:rPr>
              <w:fldChar w:fldCharType="separate"/>
            </w:r>
            <w:r w:rsidR="0016285E" w:rsidDel="00FE5FD0">
              <w:fldChar w:fldCharType="begin"/>
            </w:r>
            <w:r w:rsidR="0016285E" w:rsidDel="00FE5FD0">
              <w:delInstrText xml:space="preserve"> HYPERLINK \l "_Toc480713693" </w:delInstrText>
            </w:r>
            <w:r w:rsidR="0016285E" w:rsidDel="00FE5FD0">
              <w:fldChar w:fldCharType="separate"/>
            </w:r>
            <w:r w:rsidDel="00FE5FD0">
              <w:rPr>
                <w:rStyle w:val="ac"/>
                <w:rFonts w:ascii="Times" w:eastAsia="宋体" w:hAnsi="Times"/>
                <w:b/>
              </w:rPr>
              <w:delText>1.</w:delText>
            </w:r>
            <w:r w:rsidDel="00FE5FD0">
              <w:rPr>
                <w:rFonts w:ascii="Times" w:eastAsia="宋体" w:hAnsi="Times"/>
              </w:rPr>
              <w:tab/>
            </w:r>
            <w:r w:rsidDel="00FE5FD0">
              <w:rPr>
                <w:rStyle w:val="ac"/>
                <w:rFonts w:ascii="Times" w:eastAsia="宋体" w:hAnsi="Times"/>
                <w:b/>
              </w:rPr>
              <w:delText>引言</w:delText>
            </w:r>
            <w:r w:rsidDel="00FE5FD0">
              <w:rPr>
                <w:rFonts w:ascii="Times" w:eastAsia="宋体" w:hAnsi="Times"/>
              </w:rPr>
              <w:tab/>
            </w:r>
            <w:r w:rsidDel="00FE5FD0">
              <w:rPr>
                <w:rFonts w:ascii="Times" w:eastAsia="宋体" w:hAnsi="Times"/>
              </w:rPr>
              <w:fldChar w:fldCharType="begin"/>
            </w:r>
            <w:r w:rsidDel="00FE5FD0">
              <w:rPr>
                <w:rFonts w:ascii="Times" w:eastAsia="宋体" w:hAnsi="Times"/>
              </w:rPr>
              <w:delInstrText xml:space="preserve"> PAGEREF _Toc480713693 \h </w:delInstrText>
            </w:r>
            <w:r w:rsidDel="00FE5FD0">
              <w:rPr>
                <w:rFonts w:ascii="Times" w:eastAsia="宋体" w:hAnsi="Times"/>
              </w:rPr>
            </w:r>
            <w:r w:rsidDel="00FE5FD0">
              <w:rPr>
                <w:rFonts w:ascii="Times" w:eastAsia="宋体" w:hAnsi="Times"/>
              </w:rPr>
              <w:fldChar w:fldCharType="separate"/>
            </w:r>
            <w:r w:rsidDel="00FE5FD0">
              <w:rPr>
                <w:rFonts w:ascii="Times" w:eastAsia="宋体" w:hAnsi="Times"/>
              </w:rPr>
              <w:delText>3</w:delText>
            </w:r>
            <w:r w:rsidDel="00FE5FD0">
              <w:rPr>
                <w:rFonts w:ascii="Times" w:eastAsia="宋体" w:hAnsi="Times"/>
              </w:rPr>
              <w:fldChar w:fldCharType="end"/>
            </w:r>
            <w:r w:rsidR="0016285E" w:rsidDel="00FE5FD0">
              <w:rPr>
                <w:rFonts w:ascii="Times" w:eastAsia="宋体" w:hAnsi="Times"/>
              </w:rPr>
              <w:fldChar w:fldCharType="end"/>
            </w:r>
          </w:del>
        </w:p>
        <w:p w14:paraId="1C771B8E" w14:textId="508D95B0" w:rsidR="0073245C" w:rsidDel="00FE5FD0" w:rsidRDefault="0016285E">
          <w:pPr>
            <w:pStyle w:val="21"/>
            <w:tabs>
              <w:tab w:val="left" w:pos="1050"/>
              <w:tab w:val="right" w:leader="dot" w:pos="8296"/>
            </w:tabs>
            <w:rPr>
              <w:del w:id="152" w:author="chunliu wang" w:date="2017-05-04T00:16:00Z"/>
              <w:rFonts w:ascii="Times" w:eastAsia="宋体" w:hAnsi="Times"/>
            </w:rPr>
          </w:pPr>
          <w:del w:id="153" w:author="chunliu wang" w:date="2017-05-04T00:16:00Z">
            <w:r w:rsidDel="00FE5FD0">
              <w:fldChar w:fldCharType="begin"/>
            </w:r>
            <w:r w:rsidDel="00FE5FD0">
              <w:delInstrText xml:space="preserve"> HYPERLINK \l "_Toc480713694" </w:delInstrText>
            </w:r>
            <w:r w:rsidDel="00FE5FD0">
              <w:fldChar w:fldCharType="separate"/>
            </w:r>
            <w:r w:rsidR="00A33A88" w:rsidDel="00FE5FD0">
              <w:rPr>
                <w:rStyle w:val="ac"/>
                <w:rFonts w:ascii="Times" w:eastAsia="宋体" w:hAnsi="Times"/>
                <w:b/>
              </w:rPr>
              <w:delText>1.1</w:delText>
            </w:r>
            <w:r w:rsidR="00A33A88" w:rsidDel="00FE5FD0">
              <w:rPr>
                <w:rFonts w:ascii="Times" w:eastAsia="宋体" w:hAnsi="Times"/>
              </w:rPr>
              <w:tab/>
            </w:r>
            <w:r w:rsidR="00A33A88" w:rsidDel="00FE5FD0">
              <w:rPr>
                <w:rStyle w:val="ac"/>
                <w:rFonts w:ascii="Times" w:eastAsia="宋体" w:hAnsi="Times"/>
                <w:b/>
              </w:rPr>
              <w:delText>目的</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_Toc480713694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3</w:delText>
            </w:r>
            <w:r w:rsidR="00A33A88" w:rsidDel="00FE5FD0">
              <w:rPr>
                <w:rFonts w:ascii="Times" w:eastAsia="宋体" w:hAnsi="Times"/>
              </w:rPr>
              <w:fldChar w:fldCharType="end"/>
            </w:r>
            <w:r w:rsidDel="00FE5FD0">
              <w:rPr>
                <w:rFonts w:ascii="Times" w:eastAsia="宋体" w:hAnsi="Times"/>
              </w:rPr>
              <w:fldChar w:fldCharType="end"/>
            </w:r>
          </w:del>
        </w:p>
        <w:p w14:paraId="2068CE1C" w14:textId="560831A7" w:rsidR="0073245C" w:rsidDel="00FE5FD0" w:rsidRDefault="0016285E">
          <w:pPr>
            <w:pStyle w:val="21"/>
            <w:tabs>
              <w:tab w:val="left" w:pos="1050"/>
              <w:tab w:val="right" w:leader="dot" w:pos="8296"/>
            </w:tabs>
            <w:rPr>
              <w:del w:id="154" w:author="chunliu wang" w:date="2017-05-04T00:16:00Z"/>
              <w:rFonts w:ascii="Times" w:eastAsia="宋体" w:hAnsi="Times"/>
            </w:rPr>
          </w:pPr>
          <w:del w:id="155" w:author="chunliu wang" w:date="2017-05-04T00:16:00Z">
            <w:r w:rsidDel="00FE5FD0">
              <w:fldChar w:fldCharType="begin"/>
            </w:r>
            <w:r w:rsidDel="00FE5FD0">
              <w:delInstrText xml:space="preserve"> HYPERLINK \l "_Toc480713695" </w:delInstrText>
            </w:r>
            <w:r w:rsidDel="00FE5FD0">
              <w:fldChar w:fldCharType="separate"/>
            </w:r>
            <w:r w:rsidR="00A33A88" w:rsidDel="00FE5FD0">
              <w:rPr>
                <w:rStyle w:val="ac"/>
                <w:rFonts w:ascii="Times" w:eastAsia="宋体" w:hAnsi="Times"/>
                <w:b/>
              </w:rPr>
              <w:delText>1.2</w:delText>
            </w:r>
            <w:r w:rsidR="00A33A88" w:rsidDel="00FE5FD0">
              <w:rPr>
                <w:rFonts w:ascii="Times" w:eastAsia="宋体" w:hAnsi="Times"/>
              </w:rPr>
              <w:tab/>
            </w:r>
            <w:r w:rsidR="00A33A88" w:rsidDel="00FE5FD0">
              <w:rPr>
                <w:rStyle w:val="ac"/>
                <w:rFonts w:ascii="Times" w:eastAsia="宋体" w:hAnsi="Times"/>
                <w:b/>
              </w:rPr>
              <w:delText>标识</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_Toc480713695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3</w:delText>
            </w:r>
            <w:r w:rsidR="00A33A88" w:rsidDel="00FE5FD0">
              <w:rPr>
                <w:rFonts w:ascii="Times" w:eastAsia="宋体" w:hAnsi="Times"/>
              </w:rPr>
              <w:fldChar w:fldCharType="end"/>
            </w:r>
            <w:r w:rsidDel="00FE5FD0">
              <w:rPr>
                <w:rFonts w:ascii="Times" w:eastAsia="宋体" w:hAnsi="Times"/>
              </w:rPr>
              <w:fldChar w:fldCharType="end"/>
            </w:r>
          </w:del>
        </w:p>
        <w:p w14:paraId="6FB7D280" w14:textId="5A7DA94F" w:rsidR="0073245C" w:rsidDel="00FE5FD0" w:rsidRDefault="0016285E">
          <w:pPr>
            <w:pStyle w:val="21"/>
            <w:tabs>
              <w:tab w:val="left" w:pos="1050"/>
              <w:tab w:val="right" w:leader="dot" w:pos="8296"/>
            </w:tabs>
            <w:rPr>
              <w:del w:id="156" w:author="chunliu wang" w:date="2017-05-04T00:16:00Z"/>
              <w:rFonts w:ascii="Times" w:eastAsia="宋体" w:hAnsi="Times"/>
            </w:rPr>
          </w:pPr>
          <w:del w:id="157" w:author="chunliu wang" w:date="2017-05-04T00:16:00Z">
            <w:r w:rsidDel="00FE5FD0">
              <w:fldChar w:fldCharType="begin"/>
            </w:r>
            <w:r w:rsidDel="00FE5FD0">
              <w:delInstrText xml:space="preserve"> HYPERLINK \l "_Toc480713696" </w:delInstrText>
            </w:r>
            <w:r w:rsidDel="00FE5FD0">
              <w:fldChar w:fldCharType="separate"/>
            </w:r>
            <w:r w:rsidR="00A33A88" w:rsidDel="00FE5FD0">
              <w:rPr>
                <w:rStyle w:val="ac"/>
                <w:rFonts w:ascii="Times" w:eastAsia="宋体" w:hAnsi="Times"/>
                <w:b/>
              </w:rPr>
              <w:delText>1.3</w:delText>
            </w:r>
            <w:r w:rsidR="00A33A88" w:rsidDel="00FE5FD0">
              <w:rPr>
                <w:rFonts w:ascii="Times" w:eastAsia="宋体" w:hAnsi="Times"/>
              </w:rPr>
              <w:tab/>
            </w:r>
            <w:r w:rsidR="00A33A88" w:rsidDel="00FE5FD0">
              <w:rPr>
                <w:rStyle w:val="ac"/>
                <w:rFonts w:ascii="Times" w:eastAsia="宋体" w:hAnsi="Times"/>
                <w:b/>
              </w:rPr>
              <w:delText>系统概述</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_Toc480713696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3</w:delText>
            </w:r>
            <w:r w:rsidR="00A33A88" w:rsidDel="00FE5FD0">
              <w:rPr>
                <w:rFonts w:ascii="Times" w:eastAsia="宋体" w:hAnsi="Times"/>
              </w:rPr>
              <w:fldChar w:fldCharType="end"/>
            </w:r>
            <w:r w:rsidDel="00FE5FD0">
              <w:rPr>
                <w:rFonts w:ascii="Times" w:eastAsia="宋体" w:hAnsi="Times"/>
              </w:rPr>
              <w:fldChar w:fldCharType="end"/>
            </w:r>
          </w:del>
        </w:p>
        <w:p w14:paraId="7A135987" w14:textId="7A0430D1" w:rsidR="0073245C" w:rsidDel="00FE5FD0" w:rsidRDefault="0016285E">
          <w:pPr>
            <w:pStyle w:val="21"/>
            <w:tabs>
              <w:tab w:val="left" w:pos="1050"/>
              <w:tab w:val="right" w:leader="dot" w:pos="8296"/>
            </w:tabs>
            <w:rPr>
              <w:del w:id="158" w:author="chunliu wang" w:date="2017-05-04T00:16:00Z"/>
              <w:rFonts w:ascii="Times" w:eastAsia="宋体" w:hAnsi="Times"/>
            </w:rPr>
          </w:pPr>
          <w:del w:id="159" w:author="chunliu wang" w:date="2017-05-04T00:16:00Z">
            <w:r w:rsidDel="00FE5FD0">
              <w:fldChar w:fldCharType="begin"/>
            </w:r>
            <w:r w:rsidDel="00FE5FD0">
              <w:delInstrText xml:space="preserve"> HYPERLINK \l "_Toc480713697" </w:delInstrText>
            </w:r>
            <w:r w:rsidDel="00FE5FD0">
              <w:fldChar w:fldCharType="separate"/>
            </w:r>
            <w:r w:rsidR="00A33A88" w:rsidDel="00FE5FD0">
              <w:rPr>
                <w:rStyle w:val="ac"/>
                <w:rFonts w:ascii="Times" w:eastAsia="宋体" w:hAnsi="Times"/>
                <w:b/>
              </w:rPr>
              <w:delText>1.4</w:delText>
            </w:r>
            <w:r w:rsidR="00A33A88" w:rsidDel="00FE5FD0">
              <w:rPr>
                <w:rFonts w:ascii="Times" w:eastAsia="宋体" w:hAnsi="Times"/>
              </w:rPr>
              <w:tab/>
            </w:r>
            <w:r w:rsidR="00A33A88" w:rsidDel="00FE5FD0">
              <w:rPr>
                <w:rStyle w:val="ac"/>
                <w:rFonts w:ascii="Times" w:eastAsia="宋体" w:hAnsi="Times"/>
                <w:b/>
              </w:rPr>
              <w:delText>文档概述</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_Toc480713697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4</w:delText>
            </w:r>
            <w:r w:rsidR="00A33A88" w:rsidDel="00FE5FD0">
              <w:rPr>
                <w:rFonts w:ascii="Times" w:eastAsia="宋体" w:hAnsi="Times"/>
              </w:rPr>
              <w:fldChar w:fldCharType="end"/>
            </w:r>
            <w:r w:rsidDel="00FE5FD0">
              <w:rPr>
                <w:rFonts w:ascii="Times" w:eastAsia="宋体" w:hAnsi="Times"/>
              </w:rPr>
              <w:fldChar w:fldCharType="end"/>
            </w:r>
          </w:del>
        </w:p>
        <w:p w14:paraId="535E98F0" w14:textId="00A7FBE0" w:rsidR="0073245C" w:rsidDel="00FE5FD0" w:rsidRDefault="0016285E">
          <w:pPr>
            <w:pStyle w:val="21"/>
            <w:tabs>
              <w:tab w:val="left" w:pos="1050"/>
              <w:tab w:val="right" w:leader="dot" w:pos="8296"/>
            </w:tabs>
            <w:rPr>
              <w:del w:id="160" w:author="chunliu wang" w:date="2017-05-04T00:16:00Z"/>
              <w:rFonts w:ascii="Times" w:eastAsia="宋体" w:hAnsi="Times"/>
            </w:rPr>
          </w:pPr>
          <w:del w:id="161" w:author="chunliu wang" w:date="2017-05-04T00:16:00Z">
            <w:r w:rsidDel="00FE5FD0">
              <w:fldChar w:fldCharType="begin"/>
            </w:r>
            <w:r w:rsidDel="00FE5FD0">
              <w:delInstrText xml:space="preserve"> HYPERLINK \l "_Toc480713698" </w:delInstrText>
            </w:r>
            <w:r w:rsidDel="00FE5FD0">
              <w:fldChar w:fldCharType="separate"/>
            </w:r>
            <w:r w:rsidR="00A33A88" w:rsidDel="00FE5FD0">
              <w:rPr>
                <w:rStyle w:val="ac"/>
                <w:rFonts w:ascii="Times" w:eastAsia="宋体" w:hAnsi="Times"/>
                <w:b/>
              </w:rPr>
              <w:delText>1.5</w:delText>
            </w:r>
            <w:r w:rsidR="00A33A88" w:rsidDel="00FE5FD0">
              <w:rPr>
                <w:rFonts w:ascii="Times" w:eastAsia="宋体" w:hAnsi="Times"/>
              </w:rPr>
              <w:tab/>
            </w:r>
            <w:r w:rsidR="00A33A88" w:rsidDel="00FE5FD0">
              <w:rPr>
                <w:rStyle w:val="ac"/>
                <w:rFonts w:ascii="Times" w:eastAsia="宋体" w:hAnsi="Times"/>
                <w:b/>
              </w:rPr>
              <w:delText>术语和缩略词</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_Toc480713698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4</w:delText>
            </w:r>
            <w:r w:rsidR="00A33A88" w:rsidDel="00FE5FD0">
              <w:rPr>
                <w:rFonts w:ascii="Times" w:eastAsia="宋体" w:hAnsi="Times"/>
              </w:rPr>
              <w:fldChar w:fldCharType="end"/>
            </w:r>
            <w:r w:rsidDel="00FE5FD0">
              <w:rPr>
                <w:rFonts w:ascii="Times" w:eastAsia="宋体" w:hAnsi="Times"/>
              </w:rPr>
              <w:fldChar w:fldCharType="end"/>
            </w:r>
          </w:del>
        </w:p>
        <w:p w14:paraId="6F1E03A1" w14:textId="48A90159" w:rsidR="0073245C" w:rsidDel="00FE5FD0" w:rsidRDefault="0016285E">
          <w:pPr>
            <w:pStyle w:val="11"/>
            <w:tabs>
              <w:tab w:val="left" w:pos="420"/>
              <w:tab w:val="right" w:leader="dot" w:pos="8296"/>
            </w:tabs>
            <w:rPr>
              <w:del w:id="162" w:author="chunliu wang" w:date="2017-05-04T00:16:00Z"/>
              <w:rFonts w:ascii="Times" w:eastAsia="宋体" w:hAnsi="Times"/>
            </w:rPr>
          </w:pPr>
          <w:del w:id="163" w:author="chunliu wang" w:date="2017-05-04T00:16:00Z">
            <w:r w:rsidDel="00FE5FD0">
              <w:fldChar w:fldCharType="begin"/>
            </w:r>
            <w:r w:rsidDel="00FE5FD0">
              <w:delInstrText xml:space="preserve"> HYPERLINK \l "_Toc480713699" </w:delInstrText>
            </w:r>
            <w:r w:rsidDel="00FE5FD0">
              <w:fldChar w:fldCharType="separate"/>
            </w:r>
            <w:r w:rsidR="00A33A88" w:rsidDel="00FE5FD0">
              <w:rPr>
                <w:rStyle w:val="ac"/>
                <w:rFonts w:ascii="Times" w:eastAsia="宋体" w:hAnsi="Times"/>
                <w:b/>
              </w:rPr>
              <w:delText>2.</w:delText>
            </w:r>
            <w:r w:rsidR="00A33A88" w:rsidDel="00FE5FD0">
              <w:rPr>
                <w:rFonts w:ascii="Times" w:eastAsia="宋体" w:hAnsi="Times"/>
              </w:rPr>
              <w:tab/>
            </w:r>
            <w:r w:rsidR="00A33A88" w:rsidDel="00FE5FD0">
              <w:rPr>
                <w:rStyle w:val="ac"/>
                <w:rFonts w:ascii="Times" w:eastAsia="宋体" w:hAnsi="Times"/>
                <w:b/>
              </w:rPr>
              <w:delText>业务需求</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_Toc480713699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5</w:delText>
            </w:r>
            <w:r w:rsidR="00A33A88" w:rsidDel="00FE5FD0">
              <w:rPr>
                <w:rFonts w:ascii="Times" w:eastAsia="宋体" w:hAnsi="Times"/>
              </w:rPr>
              <w:fldChar w:fldCharType="end"/>
            </w:r>
            <w:r w:rsidDel="00FE5FD0">
              <w:rPr>
                <w:rFonts w:ascii="Times" w:eastAsia="宋体" w:hAnsi="Times"/>
              </w:rPr>
              <w:fldChar w:fldCharType="end"/>
            </w:r>
          </w:del>
        </w:p>
        <w:p w14:paraId="6D7E2C86" w14:textId="369DD3AF" w:rsidR="0073245C" w:rsidDel="00FE5FD0" w:rsidRDefault="0016285E">
          <w:pPr>
            <w:pStyle w:val="21"/>
            <w:tabs>
              <w:tab w:val="right" w:leader="dot" w:pos="8296"/>
            </w:tabs>
            <w:rPr>
              <w:del w:id="164" w:author="chunliu wang" w:date="2017-05-04T00:16:00Z"/>
              <w:rFonts w:ascii="Times" w:eastAsia="宋体" w:hAnsi="Times"/>
            </w:rPr>
          </w:pPr>
          <w:del w:id="165" w:author="chunliu wang" w:date="2017-05-04T00:16:00Z">
            <w:r w:rsidDel="00FE5FD0">
              <w:fldChar w:fldCharType="begin"/>
            </w:r>
            <w:r w:rsidDel="00FE5FD0">
              <w:delInstrText xml:space="preserve"> HYPERLINK \l "_Toc480713700" </w:delInstrText>
            </w:r>
            <w:r w:rsidDel="00FE5FD0">
              <w:fldChar w:fldCharType="separate"/>
            </w:r>
            <w:r w:rsidR="00A33A88" w:rsidDel="00FE5FD0">
              <w:rPr>
                <w:rStyle w:val="ac"/>
                <w:rFonts w:ascii="Times" w:eastAsia="宋体" w:hAnsi="Times"/>
                <w:b/>
              </w:rPr>
              <w:delText xml:space="preserve">2.1   </w:delText>
            </w:r>
            <w:r w:rsidR="00A33A88" w:rsidDel="00FE5FD0">
              <w:rPr>
                <w:rStyle w:val="ac"/>
                <w:rFonts w:ascii="Times" w:eastAsia="宋体" w:hAnsi="Times"/>
                <w:b/>
              </w:rPr>
              <w:delText>构建高性能</w:delText>
            </w:r>
            <w:r w:rsidR="00A33A88" w:rsidDel="00FE5FD0">
              <w:rPr>
                <w:rStyle w:val="ac"/>
                <w:rFonts w:ascii="Times" w:eastAsia="宋体" w:hAnsi="Times"/>
                <w:b/>
              </w:rPr>
              <w:delText>Web</w:delText>
            </w:r>
            <w:r w:rsidR="00A33A88" w:rsidDel="00FE5FD0">
              <w:rPr>
                <w:rStyle w:val="ac"/>
                <w:rFonts w:ascii="Times" w:eastAsia="宋体" w:hAnsi="Times"/>
                <w:b/>
              </w:rPr>
              <w:delText>服务器</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_Toc480713700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5</w:delText>
            </w:r>
            <w:r w:rsidR="00A33A88" w:rsidDel="00FE5FD0">
              <w:rPr>
                <w:rFonts w:ascii="Times" w:eastAsia="宋体" w:hAnsi="Times"/>
              </w:rPr>
              <w:fldChar w:fldCharType="end"/>
            </w:r>
            <w:r w:rsidDel="00FE5FD0">
              <w:rPr>
                <w:rFonts w:ascii="Times" w:eastAsia="宋体" w:hAnsi="Times"/>
              </w:rPr>
              <w:fldChar w:fldCharType="end"/>
            </w:r>
          </w:del>
        </w:p>
        <w:p w14:paraId="1C7F0665" w14:textId="27A64D3B" w:rsidR="0073245C" w:rsidDel="00FE5FD0" w:rsidRDefault="0016285E">
          <w:pPr>
            <w:pStyle w:val="21"/>
            <w:tabs>
              <w:tab w:val="right" w:leader="dot" w:pos="8296"/>
            </w:tabs>
            <w:rPr>
              <w:del w:id="166" w:author="chunliu wang" w:date="2017-05-04T00:16:00Z"/>
              <w:rFonts w:ascii="Times" w:eastAsia="宋体" w:hAnsi="Times"/>
            </w:rPr>
          </w:pPr>
          <w:del w:id="167" w:author="chunliu wang" w:date="2017-05-04T00:16:00Z">
            <w:r w:rsidDel="00FE5FD0">
              <w:fldChar w:fldCharType="begin"/>
            </w:r>
            <w:r w:rsidDel="00FE5FD0">
              <w:delInstrText xml:space="preserve"> HYPERLINK \l "_Toc480713701" </w:delInstrText>
            </w:r>
            <w:r w:rsidDel="00FE5FD0">
              <w:fldChar w:fldCharType="separate"/>
            </w:r>
            <w:r w:rsidR="00A33A88" w:rsidDel="00FE5FD0">
              <w:rPr>
                <w:rStyle w:val="ac"/>
                <w:rFonts w:ascii="Times" w:eastAsia="宋体" w:hAnsi="Times"/>
                <w:b/>
              </w:rPr>
              <w:delText xml:space="preserve">2.2   </w:delText>
            </w:r>
            <w:r w:rsidR="00A33A88" w:rsidDel="00FE5FD0">
              <w:rPr>
                <w:rStyle w:val="ac"/>
                <w:rFonts w:ascii="Times" w:eastAsia="宋体" w:hAnsi="Times"/>
                <w:b/>
              </w:rPr>
              <w:delText>使用一门门槛低，符合事件驱动的语言来开发</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_Toc480713701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5</w:delText>
            </w:r>
            <w:r w:rsidR="00A33A88" w:rsidDel="00FE5FD0">
              <w:rPr>
                <w:rFonts w:ascii="Times" w:eastAsia="宋体" w:hAnsi="Times"/>
              </w:rPr>
              <w:fldChar w:fldCharType="end"/>
            </w:r>
            <w:r w:rsidDel="00FE5FD0">
              <w:rPr>
                <w:rFonts w:ascii="Times" w:eastAsia="宋体" w:hAnsi="Times"/>
              </w:rPr>
              <w:fldChar w:fldCharType="end"/>
            </w:r>
          </w:del>
        </w:p>
        <w:p w14:paraId="502511F4" w14:textId="23647AEB" w:rsidR="0073245C" w:rsidDel="00FE5FD0" w:rsidRDefault="0016285E">
          <w:pPr>
            <w:pStyle w:val="11"/>
            <w:tabs>
              <w:tab w:val="left" w:pos="420"/>
              <w:tab w:val="right" w:leader="dot" w:pos="8296"/>
            </w:tabs>
            <w:rPr>
              <w:del w:id="168" w:author="chunliu wang" w:date="2017-05-04T00:16:00Z"/>
              <w:rFonts w:ascii="Times" w:eastAsia="宋体" w:hAnsi="Times"/>
            </w:rPr>
          </w:pPr>
          <w:del w:id="169" w:author="chunliu wang" w:date="2017-05-04T00:16:00Z">
            <w:r w:rsidDel="00FE5FD0">
              <w:fldChar w:fldCharType="begin"/>
            </w:r>
            <w:r w:rsidDel="00FE5FD0">
              <w:delInstrText xml:space="preserve"> HYPERLINK \l "_Toc480713702" </w:delInstrText>
            </w:r>
            <w:r w:rsidDel="00FE5FD0">
              <w:fldChar w:fldCharType="separate"/>
            </w:r>
            <w:r w:rsidR="00A33A88" w:rsidDel="00FE5FD0">
              <w:rPr>
                <w:rStyle w:val="ac"/>
                <w:rFonts w:ascii="Times" w:eastAsia="宋体" w:hAnsi="Times"/>
                <w:b/>
              </w:rPr>
              <w:delText>3.</w:delText>
            </w:r>
            <w:r w:rsidR="00A33A88" w:rsidDel="00FE5FD0">
              <w:rPr>
                <w:rFonts w:ascii="Times" w:eastAsia="宋体" w:hAnsi="Times"/>
              </w:rPr>
              <w:tab/>
            </w:r>
            <w:r w:rsidR="00A33A88" w:rsidDel="00FE5FD0">
              <w:rPr>
                <w:rStyle w:val="ac"/>
                <w:rFonts w:ascii="Times" w:eastAsia="宋体" w:hAnsi="Times"/>
                <w:b/>
              </w:rPr>
              <w:delText>工作重点</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_Toc480713702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6</w:delText>
            </w:r>
            <w:r w:rsidR="00A33A88" w:rsidDel="00FE5FD0">
              <w:rPr>
                <w:rFonts w:ascii="Times" w:eastAsia="宋体" w:hAnsi="Times"/>
              </w:rPr>
              <w:fldChar w:fldCharType="end"/>
            </w:r>
            <w:r w:rsidDel="00FE5FD0">
              <w:rPr>
                <w:rFonts w:ascii="Times" w:eastAsia="宋体" w:hAnsi="Times"/>
              </w:rPr>
              <w:fldChar w:fldCharType="end"/>
            </w:r>
          </w:del>
        </w:p>
        <w:p w14:paraId="392E9F7F" w14:textId="0DC02607" w:rsidR="0073245C" w:rsidDel="00FE5FD0" w:rsidRDefault="0016285E">
          <w:pPr>
            <w:pStyle w:val="21"/>
            <w:tabs>
              <w:tab w:val="right" w:leader="dot" w:pos="8296"/>
            </w:tabs>
            <w:rPr>
              <w:del w:id="170" w:author="chunliu wang" w:date="2017-05-04T00:16:00Z"/>
              <w:rFonts w:ascii="Times" w:eastAsia="宋体" w:hAnsi="Times"/>
            </w:rPr>
          </w:pPr>
          <w:del w:id="171" w:author="chunliu wang" w:date="2017-05-04T00:16:00Z">
            <w:r w:rsidDel="00FE5FD0">
              <w:fldChar w:fldCharType="begin"/>
            </w:r>
            <w:r w:rsidDel="00FE5FD0">
              <w:delInstrText xml:space="preserve"> HYPERLINK \l "_Toc480713703" </w:delInstrText>
            </w:r>
            <w:r w:rsidDel="00FE5FD0">
              <w:fldChar w:fldCharType="separate"/>
            </w:r>
            <w:r w:rsidR="00A33A88" w:rsidDel="00FE5FD0">
              <w:rPr>
                <w:rStyle w:val="ac"/>
                <w:rFonts w:ascii="Times" w:eastAsia="宋体" w:hAnsi="Times"/>
                <w:b/>
              </w:rPr>
              <w:delText xml:space="preserve">3.1   </w:delText>
            </w:r>
            <w:r w:rsidR="00A33A88" w:rsidDel="00FE5FD0">
              <w:rPr>
                <w:rStyle w:val="ac"/>
                <w:rFonts w:ascii="Times" w:eastAsia="宋体" w:hAnsi="Times"/>
                <w:b/>
              </w:rPr>
              <w:delText>异步并发控制</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_Toc480713703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6</w:delText>
            </w:r>
            <w:r w:rsidR="00A33A88" w:rsidDel="00FE5FD0">
              <w:rPr>
                <w:rFonts w:ascii="Times" w:eastAsia="宋体" w:hAnsi="Times"/>
              </w:rPr>
              <w:fldChar w:fldCharType="end"/>
            </w:r>
            <w:r w:rsidDel="00FE5FD0">
              <w:rPr>
                <w:rFonts w:ascii="Times" w:eastAsia="宋体" w:hAnsi="Times"/>
              </w:rPr>
              <w:fldChar w:fldCharType="end"/>
            </w:r>
          </w:del>
        </w:p>
        <w:p w14:paraId="4CA9AD84" w14:textId="203EC53B" w:rsidR="0073245C" w:rsidDel="00FE5FD0" w:rsidRDefault="0016285E">
          <w:pPr>
            <w:pStyle w:val="21"/>
            <w:tabs>
              <w:tab w:val="right" w:leader="dot" w:pos="8296"/>
            </w:tabs>
            <w:rPr>
              <w:del w:id="172" w:author="chunliu wang" w:date="2017-05-04T00:16:00Z"/>
              <w:rFonts w:ascii="Times" w:eastAsia="宋体" w:hAnsi="Times"/>
            </w:rPr>
          </w:pPr>
          <w:del w:id="173" w:author="chunliu wang" w:date="2017-05-04T00:16:00Z">
            <w:r w:rsidDel="00FE5FD0">
              <w:fldChar w:fldCharType="begin"/>
            </w:r>
            <w:r w:rsidDel="00FE5FD0">
              <w:delInstrText xml:space="preserve"> HYPERLINK \l "_Toc480713704" </w:delInstrText>
            </w:r>
            <w:r w:rsidDel="00FE5FD0">
              <w:fldChar w:fldCharType="separate"/>
            </w:r>
            <w:r w:rsidR="00A33A88" w:rsidDel="00FE5FD0">
              <w:rPr>
                <w:rStyle w:val="ac"/>
                <w:rFonts w:ascii="Times" w:eastAsia="宋体" w:hAnsi="Times"/>
                <w:b/>
              </w:rPr>
              <w:delText xml:space="preserve">3.2   </w:delText>
            </w:r>
            <w:r w:rsidR="00A33A88" w:rsidDel="00FE5FD0">
              <w:rPr>
                <w:rStyle w:val="ac"/>
                <w:rFonts w:ascii="Times" w:eastAsia="宋体" w:hAnsi="Times"/>
                <w:b/>
              </w:rPr>
              <w:delText>解决方案初步</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_Toc480713704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6</w:delText>
            </w:r>
            <w:r w:rsidR="00A33A88" w:rsidDel="00FE5FD0">
              <w:rPr>
                <w:rFonts w:ascii="Times" w:eastAsia="宋体" w:hAnsi="Times"/>
              </w:rPr>
              <w:fldChar w:fldCharType="end"/>
            </w:r>
            <w:r w:rsidDel="00FE5FD0">
              <w:rPr>
                <w:rFonts w:ascii="Times" w:eastAsia="宋体" w:hAnsi="Times"/>
              </w:rPr>
              <w:fldChar w:fldCharType="end"/>
            </w:r>
          </w:del>
        </w:p>
        <w:p w14:paraId="24728DC0" w14:textId="2D55A0DB" w:rsidR="0073245C" w:rsidDel="00FE5FD0" w:rsidRDefault="0016285E">
          <w:pPr>
            <w:pStyle w:val="11"/>
            <w:tabs>
              <w:tab w:val="left" w:pos="420"/>
              <w:tab w:val="right" w:leader="dot" w:pos="8296"/>
            </w:tabs>
            <w:rPr>
              <w:del w:id="174" w:author="chunliu wang" w:date="2017-05-04T00:16:00Z"/>
              <w:rFonts w:ascii="Times" w:eastAsia="宋体" w:hAnsi="Times"/>
            </w:rPr>
          </w:pPr>
          <w:del w:id="175" w:author="chunliu wang" w:date="2017-05-04T00:16:00Z">
            <w:r w:rsidDel="00FE5FD0">
              <w:fldChar w:fldCharType="begin"/>
            </w:r>
            <w:r w:rsidDel="00FE5FD0">
              <w:delInstrText xml:space="preserve"> HYPERLINK \l "_Toc480713705" </w:delInstrText>
            </w:r>
            <w:r w:rsidDel="00FE5FD0">
              <w:fldChar w:fldCharType="separate"/>
            </w:r>
            <w:r w:rsidR="00A33A88" w:rsidDel="00FE5FD0">
              <w:rPr>
                <w:rStyle w:val="ac"/>
                <w:rFonts w:ascii="Times" w:eastAsia="宋体" w:hAnsi="Times"/>
                <w:b/>
              </w:rPr>
              <w:delText>4.</w:delText>
            </w:r>
            <w:r w:rsidR="00A33A88" w:rsidDel="00FE5FD0">
              <w:rPr>
                <w:rFonts w:ascii="Times" w:eastAsia="宋体" w:hAnsi="Times"/>
              </w:rPr>
              <w:tab/>
            </w:r>
            <w:r w:rsidR="00A33A88" w:rsidDel="00FE5FD0">
              <w:rPr>
                <w:rStyle w:val="ac"/>
                <w:rFonts w:ascii="Times" w:eastAsia="宋体" w:hAnsi="Times"/>
                <w:b/>
              </w:rPr>
              <w:delText>功能需求</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_Toc480713705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6</w:delText>
            </w:r>
            <w:r w:rsidR="00A33A88" w:rsidDel="00FE5FD0">
              <w:rPr>
                <w:rFonts w:ascii="Times" w:eastAsia="宋体" w:hAnsi="Times"/>
              </w:rPr>
              <w:fldChar w:fldCharType="end"/>
            </w:r>
            <w:r w:rsidDel="00FE5FD0">
              <w:rPr>
                <w:rFonts w:ascii="Times" w:eastAsia="宋体" w:hAnsi="Times"/>
              </w:rPr>
              <w:fldChar w:fldCharType="end"/>
            </w:r>
          </w:del>
        </w:p>
        <w:p w14:paraId="59B4CEB2" w14:textId="7C540CAC" w:rsidR="0073245C" w:rsidDel="00FE5FD0" w:rsidRDefault="0016285E">
          <w:pPr>
            <w:pStyle w:val="21"/>
            <w:tabs>
              <w:tab w:val="left" w:pos="1050"/>
              <w:tab w:val="right" w:leader="dot" w:pos="8296"/>
            </w:tabs>
            <w:rPr>
              <w:del w:id="176" w:author="chunliu wang" w:date="2017-05-04T00:16:00Z"/>
              <w:rFonts w:ascii="Times" w:eastAsia="宋体" w:hAnsi="Times"/>
            </w:rPr>
          </w:pPr>
          <w:del w:id="177" w:author="chunliu wang" w:date="2017-05-04T00:16:00Z">
            <w:r w:rsidDel="00FE5FD0">
              <w:fldChar w:fldCharType="begin"/>
            </w:r>
            <w:r w:rsidDel="00FE5FD0">
              <w:delInstrText xml:space="preserve"> HYPERLINK \l "_Toc480713706" </w:delInstrText>
            </w:r>
            <w:r w:rsidDel="00FE5FD0">
              <w:fldChar w:fldCharType="separate"/>
            </w:r>
            <w:r w:rsidR="00A33A88" w:rsidDel="00FE5FD0">
              <w:rPr>
                <w:rStyle w:val="ac"/>
                <w:rFonts w:ascii="Times" w:eastAsia="宋体" w:hAnsi="Times"/>
                <w:b/>
              </w:rPr>
              <w:delText>4.1</w:delText>
            </w:r>
            <w:r w:rsidR="00A33A88" w:rsidDel="00FE5FD0">
              <w:rPr>
                <w:rFonts w:ascii="Times" w:eastAsia="宋体" w:hAnsi="Times"/>
              </w:rPr>
              <w:tab/>
            </w:r>
            <w:r w:rsidR="00A33A88" w:rsidDel="00FE5FD0">
              <w:rPr>
                <w:rStyle w:val="ac"/>
                <w:rFonts w:ascii="Times" w:eastAsia="宋体" w:hAnsi="Times"/>
                <w:b/>
              </w:rPr>
              <w:delText>模块和包</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_Toc480713706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6</w:delText>
            </w:r>
            <w:r w:rsidR="00A33A88" w:rsidDel="00FE5FD0">
              <w:rPr>
                <w:rFonts w:ascii="Times" w:eastAsia="宋体" w:hAnsi="Times"/>
              </w:rPr>
              <w:fldChar w:fldCharType="end"/>
            </w:r>
            <w:r w:rsidDel="00FE5FD0">
              <w:rPr>
                <w:rFonts w:ascii="Times" w:eastAsia="宋体" w:hAnsi="Times"/>
              </w:rPr>
              <w:fldChar w:fldCharType="end"/>
            </w:r>
          </w:del>
        </w:p>
        <w:p w14:paraId="086A7B9A" w14:textId="59FD411C" w:rsidR="0073245C" w:rsidDel="00FE5FD0" w:rsidRDefault="0016285E">
          <w:pPr>
            <w:pStyle w:val="31"/>
            <w:tabs>
              <w:tab w:val="left" w:pos="1680"/>
              <w:tab w:val="right" w:leader="dot" w:pos="8296"/>
            </w:tabs>
            <w:rPr>
              <w:del w:id="178" w:author="chunliu wang" w:date="2017-05-04T00:16:00Z"/>
              <w:rFonts w:ascii="Times" w:eastAsia="宋体" w:hAnsi="Times"/>
            </w:rPr>
          </w:pPr>
          <w:del w:id="179" w:author="chunliu wang" w:date="2017-05-04T00:16:00Z">
            <w:r w:rsidDel="00FE5FD0">
              <w:fldChar w:fldCharType="begin"/>
            </w:r>
            <w:r w:rsidDel="00FE5FD0">
              <w:delInstrText xml:space="preserve"> HYPERLINK \l "_Toc480713707" </w:delInstrText>
            </w:r>
            <w:r w:rsidDel="00FE5FD0">
              <w:fldChar w:fldCharType="separate"/>
            </w:r>
            <w:r w:rsidR="00A33A88" w:rsidDel="00FE5FD0">
              <w:rPr>
                <w:rStyle w:val="ac"/>
                <w:rFonts w:ascii="Times" w:eastAsia="宋体" w:hAnsi="Times"/>
                <w:b/>
              </w:rPr>
              <w:delText>4.1.1</w:delText>
            </w:r>
            <w:r w:rsidR="00A33A88" w:rsidDel="00FE5FD0">
              <w:rPr>
                <w:rFonts w:ascii="Times" w:eastAsia="宋体" w:hAnsi="Times"/>
              </w:rPr>
              <w:tab/>
            </w:r>
            <w:r w:rsidR="00A33A88" w:rsidDel="00FE5FD0">
              <w:rPr>
                <w:rStyle w:val="ac"/>
                <w:rFonts w:ascii="Times" w:eastAsia="宋体" w:hAnsi="Times"/>
                <w:b/>
              </w:rPr>
              <w:delText>创建和加载模块</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_Toc480713707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7</w:delText>
            </w:r>
            <w:r w:rsidR="00A33A88" w:rsidDel="00FE5FD0">
              <w:rPr>
                <w:rFonts w:ascii="Times" w:eastAsia="宋体" w:hAnsi="Times"/>
              </w:rPr>
              <w:fldChar w:fldCharType="end"/>
            </w:r>
            <w:r w:rsidDel="00FE5FD0">
              <w:rPr>
                <w:rFonts w:ascii="Times" w:eastAsia="宋体" w:hAnsi="Times"/>
              </w:rPr>
              <w:fldChar w:fldCharType="end"/>
            </w:r>
          </w:del>
        </w:p>
        <w:p w14:paraId="78147CDD" w14:textId="5C4B4CE5" w:rsidR="0073245C" w:rsidDel="00FE5FD0" w:rsidRDefault="0016285E">
          <w:pPr>
            <w:pStyle w:val="31"/>
            <w:tabs>
              <w:tab w:val="left" w:pos="1680"/>
              <w:tab w:val="right" w:leader="dot" w:pos="8296"/>
            </w:tabs>
            <w:rPr>
              <w:del w:id="180" w:author="chunliu wang" w:date="2017-05-04T00:16:00Z"/>
              <w:rFonts w:ascii="Times" w:eastAsia="宋体" w:hAnsi="Times"/>
            </w:rPr>
          </w:pPr>
          <w:del w:id="181" w:author="chunliu wang" w:date="2017-05-04T00:16:00Z">
            <w:r w:rsidDel="00FE5FD0">
              <w:fldChar w:fldCharType="begin"/>
            </w:r>
            <w:r w:rsidDel="00FE5FD0">
              <w:delInstrText xml:space="preserve"> HYPERLINK \l "_Toc480713708" </w:delInstrText>
            </w:r>
            <w:r w:rsidDel="00FE5FD0">
              <w:fldChar w:fldCharType="separate"/>
            </w:r>
            <w:r w:rsidR="00A33A88" w:rsidDel="00FE5FD0">
              <w:rPr>
                <w:rStyle w:val="ac"/>
                <w:rFonts w:ascii="Times" w:eastAsia="宋体" w:hAnsi="Times"/>
                <w:b/>
              </w:rPr>
              <w:delText>4.1.2</w:delText>
            </w:r>
            <w:r w:rsidR="00A33A88" w:rsidDel="00FE5FD0">
              <w:rPr>
                <w:rFonts w:ascii="Times" w:eastAsia="宋体" w:hAnsi="Times"/>
              </w:rPr>
              <w:tab/>
            </w:r>
            <w:r w:rsidR="00A33A88" w:rsidDel="00FE5FD0">
              <w:rPr>
                <w:rStyle w:val="ac"/>
                <w:rFonts w:ascii="Times" w:eastAsia="宋体" w:hAnsi="Times"/>
                <w:b/>
              </w:rPr>
              <w:delText>创建和调用包</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_Toc480713708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9</w:delText>
            </w:r>
            <w:r w:rsidR="00A33A88" w:rsidDel="00FE5FD0">
              <w:rPr>
                <w:rFonts w:ascii="Times" w:eastAsia="宋体" w:hAnsi="Times"/>
              </w:rPr>
              <w:fldChar w:fldCharType="end"/>
            </w:r>
            <w:r w:rsidDel="00FE5FD0">
              <w:rPr>
                <w:rFonts w:ascii="Times" w:eastAsia="宋体" w:hAnsi="Times"/>
              </w:rPr>
              <w:fldChar w:fldCharType="end"/>
            </w:r>
          </w:del>
        </w:p>
        <w:p w14:paraId="450713C9" w14:textId="1F1F5ED5" w:rsidR="0073245C" w:rsidDel="00FE5FD0" w:rsidRDefault="0016285E">
          <w:pPr>
            <w:pStyle w:val="31"/>
            <w:tabs>
              <w:tab w:val="left" w:pos="1680"/>
              <w:tab w:val="right" w:leader="dot" w:pos="8296"/>
            </w:tabs>
            <w:rPr>
              <w:del w:id="182" w:author="chunliu wang" w:date="2017-05-04T00:16:00Z"/>
              <w:rFonts w:ascii="Times" w:eastAsia="宋体" w:hAnsi="Times"/>
            </w:rPr>
          </w:pPr>
          <w:del w:id="183" w:author="chunliu wang" w:date="2017-05-04T00:16:00Z">
            <w:r w:rsidDel="00FE5FD0">
              <w:fldChar w:fldCharType="begin"/>
            </w:r>
            <w:r w:rsidDel="00FE5FD0">
              <w:delInstrText xml:space="preserve"> HYPERLINK \l "_Toc480713709" </w:delInstrText>
            </w:r>
            <w:r w:rsidDel="00FE5FD0">
              <w:fldChar w:fldCharType="separate"/>
            </w:r>
            <w:r w:rsidR="00A33A88" w:rsidDel="00FE5FD0">
              <w:rPr>
                <w:rStyle w:val="ac"/>
                <w:rFonts w:ascii="Times" w:eastAsia="宋体" w:hAnsi="Times"/>
                <w:b/>
              </w:rPr>
              <w:delText>4.1.3</w:delText>
            </w:r>
            <w:r w:rsidR="00A33A88" w:rsidDel="00FE5FD0">
              <w:rPr>
                <w:rFonts w:ascii="Times" w:eastAsia="宋体" w:hAnsi="Times"/>
              </w:rPr>
              <w:tab/>
            </w:r>
            <w:r w:rsidR="00A33A88" w:rsidDel="00FE5FD0">
              <w:rPr>
                <w:rStyle w:val="ac"/>
                <w:rFonts w:ascii="Times" w:eastAsia="宋体" w:hAnsi="Times"/>
                <w:b/>
              </w:rPr>
              <w:delText>管理包</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_Toc480713709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10</w:delText>
            </w:r>
            <w:r w:rsidR="00A33A88" w:rsidDel="00FE5FD0">
              <w:rPr>
                <w:rFonts w:ascii="Times" w:eastAsia="宋体" w:hAnsi="Times"/>
              </w:rPr>
              <w:fldChar w:fldCharType="end"/>
            </w:r>
            <w:r w:rsidDel="00FE5FD0">
              <w:rPr>
                <w:rFonts w:ascii="Times" w:eastAsia="宋体" w:hAnsi="Times"/>
              </w:rPr>
              <w:fldChar w:fldCharType="end"/>
            </w:r>
          </w:del>
        </w:p>
        <w:p w14:paraId="3B8ED645" w14:textId="075E2A5E" w:rsidR="0073245C" w:rsidDel="00FE5FD0" w:rsidRDefault="0016285E">
          <w:pPr>
            <w:pStyle w:val="21"/>
            <w:tabs>
              <w:tab w:val="left" w:pos="1050"/>
              <w:tab w:val="right" w:leader="dot" w:pos="8296"/>
            </w:tabs>
            <w:rPr>
              <w:del w:id="184" w:author="chunliu wang" w:date="2017-05-04T00:16:00Z"/>
              <w:rFonts w:ascii="Times" w:eastAsia="宋体" w:hAnsi="Times"/>
            </w:rPr>
          </w:pPr>
          <w:del w:id="185" w:author="chunliu wang" w:date="2017-05-04T00:16:00Z">
            <w:r w:rsidDel="00FE5FD0">
              <w:fldChar w:fldCharType="begin"/>
            </w:r>
            <w:r w:rsidDel="00FE5FD0">
              <w:delInstrText xml:space="preserve"> HYPERLINK \l "_Toc480713710" </w:delInstrText>
            </w:r>
            <w:r w:rsidDel="00FE5FD0">
              <w:fldChar w:fldCharType="separate"/>
            </w:r>
            <w:r w:rsidR="00A33A88" w:rsidDel="00FE5FD0">
              <w:rPr>
                <w:rStyle w:val="ac"/>
                <w:rFonts w:ascii="Times" w:eastAsia="宋体" w:hAnsi="Times"/>
                <w:b/>
              </w:rPr>
              <w:delText>4.2</w:delText>
            </w:r>
            <w:r w:rsidR="00A33A88" w:rsidDel="00FE5FD0">
              <w:rPr>
                <w:rFonts w:ascii="Times" w:eastAsia="宋体" w:hAnsi="Times"/>
              </w:rPr>
              <w:tab/>
            </w:r>
            <w:r w:rsidR="00A33A88" w:rsidDel="00FE5FD0">
              <w:rPr>
                <w:rStyle w:val="ac"/>
                <w:rFonts w:ascii="Times" w:eastAsia="宋体" w:hAnsi="Times"/>
                <w:b/>
              </w:rPr>
              <w:delText>网络通信</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_Toc480713710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11</w:delText>
            </w:r>
            <w:r w:rsidR="00A33A88" w:rsidDel="00FE5FD0">
              <w:rPr>
                <w:rFonts w:ascii="Times" w:eastAsia="宋体" w:hAnsi="Times"/>
              </w:rPr>
              <w:fldChar w:fldCharType="end"/>
            </w:r>
            <w:r w:rsidDel="00FE5FD0">
              <w:rPr>
                <w:rFonts w:ascii="Times" w:eastAsia="宋体" w:hAnsi="Times"/>
              </w:rPr>
              <w:fldChar w:fldCharType="end"/>
            </w:r>
          </w:del>
        </w:p>
        <w:p w14:paraId="71BEDD25" w14:textId="24023940" w:rsidR="0073245C" w:rsidDel="00FE5FD0" w:rsidRDefault="0016285E">
          <w:pPr>
            <w:pStyle w:val="31"/>
            <w:tabs>
              <w:tab w:val="left" w:pos="1680"/>
              <w:tab w:val="right" w:leader="dot" w:pos="8296"/>
            </w:tabs>
            <w:rPr>
              <w:del w:id="186" w:author="chunliu wang" w:date="2017-05-04T00:16:00Z"/>
              <w:rFonts w:ascii="Times" w:eastAsia="宋体" w:hAnsi="Times"/>
            </w:rPr>
          </w:pPr>
          <w:del w:id="187" w:author="chunliu wang" w:date="2017-05-04T00:16:00Z">
            <w:r w:rsidDel="00FE5FD0">
              <w:fldChar w:fldCharType="begin"/>
            </w:r>
            <w:r w:rsidDel="00FE5FD0">
              <w:delInstrText xml:space="preserve"> HYPERLINK \l "_Toc480713711" </w:delInstrText>
            </w:r>
            <w:r w:rsidDel="00FE5FD0">
              <w:fldChar w:fldCharType="separate"/>
            </w:r>
            <w:r w:rsidR="00A33A88" w:rsidDel="00FE5FD0">
              <w:rPr>
                <w:rStyle w:val="ac"/>
                <w:rFonts w:ascii="Times" w:eastAsia="宋体" w:hAnsi="Times"/>
                <w:b/>
              </w:rPr>
              <w:delText>4.2.1</w:delText>
            </w:r>
            <w:r w:rsidR="00A33A88" w:rsidDel="00FE5FD0">
              <w:rPr>
                <w:rFonts w:ascii="Times" w:eastAsia="宋体" w:hAnsi="Times"/>
              </w:rPr>
              <w:tab/>
            </w:r>
            <w:r w:rsidR="00A33A88" w:rsidDel="00FE5FD0">
              <w:rPr>
                <w:rStyle w:val="ac"/>
                <w:rFonts w:ascii="Times" w:eastAsia="宋体" w:hAnsi="Times"/>
                <w:b/>
              </w:rPr>
              <w:delText>构建</w:delText>
            </w:r>
            <w:r w:rsidR="00A33A88" w:rsidDel="00FE5FD0">
              <w:rPr>
                <w:rStyle w:val="ac"/>
                <w:rFonts w:ascii="Times" w:eastAsia="宋体" w:hAnsi="Times"/>
                <w:b/>
              </w:rPr>
              <w:delText>TCP</w:delText>
            </w:r>
            <w:r w:rsidR="00A33A88" w:rsidDel="00FE5FD0">
              <w:rPr>
                <w:rStyle w:val="ac"/>
                <w:rFonts w:ascii="Times" w:eastAsia="宋体" w:hAnsi="Times"/>
                <w:b/>
              </w:rPr>
              <w:delText>服务器</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_Toc480713711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11</w:delText>
            </w:r>
            <w:r w:rsidR="00A33A88" w:rsidDel="00FE5FD0">
              <w:rPr>
                <w:rFonts w:ascii="Times" w:eastAsia="宋体" w:hAnsi="Times"/>
              </w:rPr>
              <w:fldChar w:fldCharType="end"/>
            </w:r>
            <w:r w:rsidDel="00FE5FD0">
              <w:rPr>
                <w:rFonts w:ascii="Times" w:eastAsia="宋体" w:hAnsi="Times"/>
              </w:rPr>
              <w:fldChar w:fldCharType="end"/>
            </w:r>
          </w:del>
        </w:p>
        <w:p w14:paraId="4236CA9B" w14:textId="04122289" w:rsidR="0073245C" w:rsidDel="00FE5FD0" w:rsidRDefault="0016285E">
          <w:pPr>
            <w:pStyle w:val="31"/>
            <w:tabs>
              <w:tab w:val="left" w:pos="1680"/>
              <w:tab w:val="right" w:leader="dot" w:pos="8296"/>
            </w:tabs>
            <w:rPr>
              <w:del w:id="188" w:author="chunliu wang" w:date="2017-05-04T00:16:00Z"/>
              <w:rFonts w:ascii="Times" w:eastAsia="宋体" w:hAnsi="Times"/>
            </w:rPr>
          </w:pPr>
          <w:del w:id="189" w:author="chunliu wang" w:date="2017-05-04T00:16:00Z">
            <w:r w:rsidDel="00FE5FD0">
              <w:fldChar w:fldCharType="begin"/>
            </w:r>
            <w:r w:rsidDel="00FE5FD0">
              <w:delInstrText xml:space="preserve"> HYPERLINK \l "_Toc480713712" </w:delInstrText>
            </w:r>
            <w:r w:rsidDel="00FE5FD0">
              <w:fldChar w:fldCharType="separate"/>
            </w:r>
            <w:r w:rsidR="00A33A88" w:rsidDel="00FE5FD0">
              <w:rPr>
                <w:rStyle w:val="ac"/>
                <w:rFonts w:ascii="Times" w:eastAsia="宋体" w:hAnsi="Times"/>
                <w:b/>
              </w:rPr>
              <w:delText>4.2.2</w:delText>
            </w:r>
            <w:r w:rsidR="00A33A88" w:rsidDel="00FE5FD0">
              <w:rPr>
                <w:rFonts w:ascii="Times" w:eastAsia="宋体" w:hAnsi="Times"/>
              </w:rPr>
              <w:tab/>
            </w:r>
            <w:r w:rsidR="00A33A88" w:rsidDel="00FE5FD0">
              <w:rPr>
                <w:rStyle w:val="ac"/>
                <w:rFonts w:ascii="Times" w:eastAsia="宋体" w:hAnsi="Times"/>
                <w:b/>
              </w:rPr>
              <w:delText>构建</w:delText>
            </w:r>
            <w:r w:rsidR="00A33A88" w:rsidDel="00FE5FD0">
              <w:rPr>
                <w:rStyle w:val="ac"/>
                <w:rFonts w:ascii="Times" w:eastAsia="宋体" w:hAnsi="Times"/>
                <w:b/>
              </w:rPr>
              <w:delText>UDP</w:delText>
            </w:r>
            <w:r w:rsidR="00A33A88" w:rsidDel="00FE5FD0">
              <w:rPr>
                <w:rStyle w:val="ac"/>
                <w:rFonts w:ascii="Times" w:eastAsia="宋体" w:hAnsi="Times"/>
                <w:b/>
              </w:rPr>
              <w:delText>服务器</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_Toc480713712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12</w:delText>
            </w:r>
            <w:r w:rsidR="00A33A88" w:rsidDel="00FE5FD0">
              <w:rPr>
                <w:rFonts w:ascii="Times" w:eastAsia="宋体" w:hAnsi="Times"/>
              </w:rPr>
              <w:fldChar w:fldCharType="end"/>
            </w:r>
            <w:r w:rsidDel="00FE5FD0">
              <w:rPr>
                <w:rFonts w:ascii="Times" w:eastAsia="宋体" w:hAnsi="Times"/>
              </w:rPr>
              <w:fldChar w:fldCharType="end"/>
            </w:r>
          </w:del>
        </w:p>
        <w:p w14:paraId="4B076104" w14:textId="646C9541" w:rsidR="0073245C" w:rsidDel="00FE5FD0" w:rsidRDefault="0016285E">
          <w:pPr>
            <w:pStyle w:val="31"/>
            <w:tabs>
              <w:tab w:val="left" w:pos="1680"/>
              <w:tab w:val="right" w:leader="dot" w:pos="8296"/>
            </w:tabs>
            <w:rPr>
              <w:del w:id="190" w:author="chunliu wang" w:date="2017-05-04T00:16:00Z"/>
              <w:rFonts w:ascii="Times" w:eastAsia="宋体" w:hAnsi="Times"/>
            </w:rPr>
          </w:pPr>
          <w:del w:id="191" w:author="chunliu wang" w:date="2017-05-04T00:16:00Z">
            <w:r w:rsidDel="00FE5FD0">
              <w:fldChar w:fldCharType="begin"/>
            </w:r>
            <w:r w:rsidDel="00FE5FD0">
              <w:delInstrText xml:space="preserve"> HYPERLINK \l "_Toc480713713" </w:delInstrText>
            </w:r>
            <w:r w:rsidDel="00FE5FD0">
              <w:fldChar w:fldCharType="separate"/>
            </w:r>
            <w:r w:rsidR="00A33A88" w:rsidDel="00FE5FD0">
              <w:rPr>
                <w:rStyle w:val="ac"/>
                <w:rFonts w:ascii="Times" w:eastAsia="宋体" w:hAnsi="Times"/>
                <w:b/>
              </w:rPr>
              <w:delText>4.2.3</w:delText>
            </w:r>
            <w:r w:rsidR="00A33A88" w:rsidDel="00FE5FD0">
              <w:rPr>
                <w:rFonts w:ascii="Times" w:eastAsia="宋体" w:hAnsi="Times"/>
              </w:rPr>
              <w:tab/>
            </w:r>
            <w:r w:rsidR="00A33A88" w:rsidDel="00FE5FD0">
              <w:rPr>
                <w:rStyle w:val="ac"/>
                <w:rFonts w:ascii="Times" w:eastAsia="宋体" w:hAnsi="Times"/>
                <w:b/>
              </w:rPr>
              <w:delText>构建</w:delText>
            </w:r>
            <w:r w:rsidR="00A33A88" w:rsidDel="00FE5FD0">
              <w:rPr>
                <w:rStyle w:val="ac"/>
                <w:rFonts w:ascii="Times" w:eastAsia="宋体" w:hAnsi="Times"/>
                <w:b/>
              </w:rPr>
              <w:delText>HTTP</w:delText>
            </w:r>
            <w:r w:rsidR="00A33A88" w:rsidDel="00FE5FD0">
              <w:rPr>
                <w:rStyle w:val="ac"/>
                <w:rFonts w:ascii="Times" w:eastAsia="宋体" w:hAnsi="Times"/>
                <w:b/>
              </w:rPr>
              <w:delText>服务器</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_Toc480713713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13</w:delText>
            </w:r>
            <w:r w:rsidR="00A33A88" w:rsidDel="00FE5FD0">
              <w:rPr>
                <w:rFonts w:ascii="Times" w:eastAsia="宋体" w:hAnsi="Times"/>
              </w:rPr>
              <w:fldChar w:fldCharType="end"/>
            </w:r>
            <w:r w:rsidDel="00FE5FD0">
              <w:rPr>
                <w:rFonts w:ascii="Times" w:eastAsia="宋体" w:hAnsi="Times"/>
              </w:rPr>
              <w:fldChar w:fldCharType="end"/>
            </w:r>
          </w:del>
        </w:p>
        <w:p w14:paraId="7521C5F2" w14:textId="3AD0129E" w:rsidR="0073245C" w:rsidDel="00FE5FD0" w:rsidRDefault="0016285E">
          <w:pPr>
            <w:pStyle w:val="31"/>
            <w:tabs>
              <w:tab w:val="left" w:pos="1680"/>
              <w:tab w:val="right" w:leader="dot" w:pos="8296"/>
            </w:tabs>
            <w:rPr>
              <w:del w:id="192" w:author="chunliu wang" w:date="2017-05-04T00:16:00Z"/>
              <w:rFonts w:ascii="Times" w:eastAsia="宋体" w:hAnsi="Times"/>
            </w:rPr>
          </w:pPr>
          <w:del w:id="193" w:author="chunliu wang" w:date="2017-05-04T00:16:00Z">
            <w:r w:rsidDel="00FE5FD0">
              <w:fldChar w:fldCharType="begin"/>
            </w:r>
            <w:r w:rsidDel="00FE5FD0">
              <w:delInstrText xml:space="preserve"> HYPERLINK \l "_Toc480713714" </w:delInstrText>
            </w:r>
            <w:r w:rsidDel="00FE5FD0">
              <w:fldChar w:fldCharType="separate"/>
            </w:r>
            <w:r w:rsidR="00A33A88" w:rsidDel="00FE5FD0">
              <w:rPr>
                <w:rStyle w:val="ac"/>
                <w:rFonts w:ascii="Times" w:eastAsia="宋体" w:hAnsi="Times"/>
                <w:b/>
              </w:rPr>
              <w:delText>4.2.4</w:delText>
            </w:r>
            <w:r w:rsidR="00A33A88" w:rsidDel="00FE5FD0">
              <w:rPr>
                <w:rFonts w:ascii="Times" w:eastAsia="宋体" w:hAnsi="Times"/>
              </w:rPr>
              <w:tab/>
            </w:r>
            <w:r w:rsidR="00A33A88" w:rsidDel="00FE5FD0">
              <w:rPr>
                <w:rStyle w:val="ac"/>
                <w:rFonts w:ascii="Times" w:eastAsia="宋体" w:hAnsi="Times"/>
                <w:b/>
              </w:rPr>
              <w:delText>构建</w:delText>
            </w:r>
            <w:r w:rsidR="00A33A88" w:rsidDel="00FE5FD0">
              <w:rPr>
                <w:rStyle w:val="ac"/>
                <w:rFonts w:ascii="Times" w:eastAsia="宋体" w:hAnsi="Times"/>
                <w:b/>
              </w:rPr>
              <w:delText>WebSocket</w:delText>
            </w:r>
            <w:r w:rsidR="00A33A88" w:rsidDel="00FE5FD0">
              <w:rPr>
                <w:rStyle w:val="ac"/>
                <w:rFonts w:ascii="Times" w:eastAsia="宋体" w:hAnsi="Times"/>
                <w:b/>
              </w:rPr>
              <w:delText>服务器</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_Toc480713714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14</w:delText>
            </w:r>
            <w:r w:rsidR="00A33A88" w:rsidDel="00FE5FD0">
              <w:rPr>
                <w:rFonts w:ascii="Times" w:eastAsia="宋体" w:hAnsi="Times"/>
              </w:rPr>
              <w:fldChar w:fldCharType="end"/>
            </w:r>
            <w:r w:rsidDel="00FE5FD0">
              <w:rPr>
                <w:rFonts w:ascii="Times" w:eastAsia="宋体" w:hAnsi="Times"/>
              </w:rPr>
              <w:fldChar w:fldCharType="end"/>
            </w:r>
          </w:del>
        </w:p>
        <w:p w14:paraId="2BB3B98B" w14:textId="4F8288C6" w:rsidR="0073245C" w:rsidDel="00FE5FD0" w:rsidRDefault="0016285E">
          <w:pPr>
            <w:pStyle w:val="21"/>
            <w:tabs>
              <w:tab w:val="left" w:pos="1050"/>
              <w:tab w:val="right" w:leader="dot" w:pos="8296"/>
            </w:tabs>
            <w:rPr>
              <w:del w:id="194" w:author="chunliu wang" w:date="2017-05-04T00:16:00Z"/>
              <w:rFonts w:ascii="Times" w:eastAsia="宋体" w:hAnsi="Times"/>
            </w:rPr>
          </w:pPr>
          <w:del w:id="195" w:author="chunliu wang" w:date="2017-05-04T00:16:00Z">
            <w:r w:rsidDel="00FE5FD0">
              <w:fldChar w:fldCharType="begin"/>
            </w:r>
            <w:r w:rsidDel="00FE5FD0">
              <w:delInstrText xml:space="preserve"> HYPERLINK \l "_Toc480713715" </w:delInstrText>
            </w:r>
            <w:r w:rsidDel="00FE5FD0">
              <w:fldChar w:fldCharType="separate"/>
            </w:r>
            <w:r w:rsidR="00A33A88" w:rsidDel="00FE5FD0">
              <w:rPr>
                <w:rStyle w:val="ac"/>
                <w:rFonts w:ascii="Times" w:eastAsia="宋体" w:hAnsi="Times"/>
                <w:b/>
              </w:rPr>
              <w:delText>4.3</w:delText>
            </w:r>
            <w:r w:rsidR="00A33A88" w:rsidDel="00FE5FD0">
              <w:rPr>
                <w:rFonts w:ascii="Times" w:eastAsia="宋体" w:hAnsi="Times"/>
              </w:rPr>
              <w:tab/>
            </w:r>
            <w:r w:rsidR="00A33A88" w:rsidDel="00FE5FD0">
              <w:rPr>
                <w:rStyle w:val="ac"/>
                <w:rFonts w:ascii="Times" w:eastAsia="宋体" w:hAnsi="Times"/>
                <w:b/>
              </w:rPr>
              <w:delText>文件系统</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_Toc480713715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14</w:delText>
            </w:r>
            <w:r w:rsidR="00A33A88" w:rsidDel="00FE5FD0">
              <w:rPr>
                <w:rFonts w:ascii="Times" w:eastAsia="宋体" w:hAnsi="Times"/>
              </w:rPr>
              <w:fldChar w:fldCharType="end"/>
            </w:r>
            <w:r w:rsidDel="00FE5FD0">
              <w:rPr>
                <w:rFonts w:ascii="Times" w:eastAsia="宋体" w:hAnsi="Times"/>
              </w:rPr>
              <w:fldChar w:fldCharType="end"/>
            </w:r>
          </w:del>
        </w:p>
        <w:p w14:paraId="28E1E13D" w14:textId="6B9F97E3" w:rsidR="0073245C" w:rsidDel="00FE5FD0" w:rsidRDefault="0016285E">
          <w:pPr>
            <w:pStyle w:val="31"/>
            <w:tabs>
              <w:tab w:val="left" w:pos="1680"/>
              <w:tab w:val="right" w:leader="dot" w:pos="8296"/>
            </w:tabs>
            <w:rPr>
              <w:del w:id="196" w:author="chunliu wang" w:date="2017-05-04T00:16:00Z"/>
              <w:rFonts w:ascii="Times" w:eastAsia="宋体" w:hAnsi="Times"/>
            </w:rPr>
          </w:pPr>
          <w:del w:id="197" w:author="chunliu wang" w:date="2017-05-04T00:16:00Z">
            <w:r w:rsidDel="00FE5FD0">
              <w:fldChar w:fldCharType="begin"/>
            </w:r>
            <w:r w:rsidDel="00FE5FD0">
              <w:delInstrText xml:space="preserve"> HYPERLINK \l "_Toc480713716" </w:delInstrText>
            </w:r>
            <w:r w:rsidDel="00FE5FD0">
              <w:fldChar w:fldCharType="separate"/>
            </w:r>
            <w:r w:rsidR="00A33A88" w:rsidDel="00FE5FD0">
              <w:rPr>
                <w:rStyle w:val="ac"/>
                <w:rFonts w:ascii="Times" w:eastAsia="宋体" w:hAnsi="Times"/>
                <w:b/>
              </w:rPr>
              <w:delText>4.3.1</w:delText>
            </w:r>
            <w:r w:rsidR="00A33A88" w:rsidDel="00FE5FD0">
              <w:rPr>
                <w:rFonts w:ascii="Times" w:eastAsia="宋体" w:hAnsi="Times"/>
              </w:rPr>
              <w:tab/>
            </w:r>
            <w:r w:rsidR="00A33A88" w:rsidDel="00FE5FD0">
              <w:rPr>
                <w:rStyle w:val="ac"/>
                <w:rFonts w:ascii="Times" w:eastAsia="宋体" w:hAnsi="Times"/>
                <w:b/>
              </w:rPr>
              <w:delText>文件操作</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_Toc480713716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15</w:delText>
            </w:r>
            <w:r w:rsidR="00A33A88" w:rsidDel="00FE5FD0">
              <w:rPr>
                <w:rFonts w:ascii="Times" w:eastAsia="宋体" w:hAnsi="Times"/>
              </w:rPr>
              <w:fldChar w:fldCharType="end"/>
            </w:r>
            <w:r w:rsidDel="00FE5FD0">
              <w:rPr>
                <w:rFonts w:ascii="Times" w:eastAsia="宋体" w:hAnsi="Times"/>
              </w:rPr>
              <w:fldChar w:fldCharType="end"/>
            </w:r>
          </w:del>
        </w:p>
        <w:p w14:paraId="7C8AAF88" w14:textId="70586CDC" w:rsidR="0073245C" w:rsidDel="00FE5FD0" w:rsidRDefault="0016285E">
          <w:pPr>
            <w:pStyle w:val="11"/>
            <w:tabs>
              <w:tab w:val="left" w:pos="420"/>
              <w:tab w:val="right" w:leader="dot" w:pos="8296"/>
            </w:tabs>
            <w:rPr>
              <w:del w:id="198" w:author="chunliu wang" w:date="2017-05-04T00:16:00Z"/>
              <w:rFonts w:ascii="Times" w:eastAsia="宋体" w:hAnsi="Times"/>
            </w:rPr>
          </w:pPr>
          <w:del w:id="199" w:author="chunliu wang" w:date="2017-05-04T00:16:00Z">
            <w:r w:rsidDel="00FE5FD0">
              <w:fldChar w:fldCharType="begin"/>
            </w:r>
            <w:r w:rsidDel="00FE5FD0">
              <w:delInstrText xml:space="preserve"> HYPERLINK \l "_Toc480713717" </w:delInstrText>
            </w:r>
            <w:r w:rsidDel="00FE5FD0">
              <w:fldChar w:fldCharType="separate"/>
            </w:r>
            <w:r w:rsidR="00A33A88" w:rsidDel="00FE5FD0">
              <w:rPr>
                <w:rStyle w:val="ac"/>
                <w:rFonts w:ascii="Times" w:eastAsia="宋体" w:hAnsi="Times"/>
                <w:b/>
              </w:rPr>
              <w:delText>5.</w:delText>
            </w:r>
            <w:r w:rsidR="00A33A88" w:rsidDel="00FE5FD0">
              <w:rPr>
                <w:rFonts w:ascii="Times" w:eastAsia="宋体" w:hAnsi="Times"/>
              </w:rPr>
              <w:tab/>
            </w:r>
            <w:r w:rsidR="00A33A88" w:rsidDel="00FE5FD0">
              <w:rPr>
                <w:rStyle w:val="ac"/>
                <w:rFonts w:ascii="Times" w:eastAsia="宋体" w:hAnsi="Times"/>
                <w:b/>
              </w:rPr>
              <w:delText>数据需求</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_Toc480713717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18</w:delText>
            </w:r>
            <w:r w:rsidR="00A33A88" w:rsidDel="00FE5FD0">
              <w:rPr>
                <w:rFonts w:ascii="Times" w:eastAsia="宋体" w:hAnsi="Times"/>
              </w:rPr>
              <w:fldChar w:fldCharType="end"/>
            </w:r>
            <w:r w:rsidDel="00FE5FD0">
              <w:rPr>
                <w:rFonts w:ascii="Times" w:eastAsia="宋体" w:hAnsi="Times"/>
              </w:rPr>
              <w:fldChar w:fldCharType="end"/>
            </w:r>
          </w:del>
        </w:p>
        <w:p w14:paraId="6F7CF475" w14:textId="13C870A2" w:rsidR="0073245C" w:rsidDel="00FE5FD0" w:rsidRDefault="0016285E">
          <w:pPr>
            <w:pStyle w:val="11"/>
            <w:tabs>
              <w:tab w:val="left" w:pos="420"/>
              <w:tab w:val="right" w:leader="dot" w:pos="8296"/>
            </w:tabs>
            <w:rPr>
              <w:del w:id="200" w:author="chunliu wang" w:date="2017-05-04T00:16:00Z"/>
              <w:rFonts w:ascii="Times" w:eastAsia="宋体" w:hAnsi="Times"/>
            </w:rPr>
          </w:pPr>
          <w:del w:id="201" w:author="chunliu wang" w:date="2017-05-04T00:16:00Z">
            <w:r w:rsidDel="00FE5FD0">
              <w:fldChar w:fldCharType="begin"/>
            </w:r>
            <w:r w:rsidDel="00FE5FD0">
              <w:delInstrText xml:space="preserve"> HYPERLINK \l "_Toc480713718" </w:delInstrText>
            </w:r>
            <w:r w:rsidDel="00FE5FD0">
              <w:fldChar w:fldCharType="separate"/>
            </w:r>
            <w:r w:rsidR="00A33A88" w:rsidDel="00FE5FD0">
              <w:rPr>
                <w:rStyle w:val="ac"/>
                <w:rFonts w:ascii="Times" w:eastAsia="宋体" w:hAnsi="Times"/>
                <w:b/>
              </w:rPr>
              <w:delText>6.</w:delText>
            </w:r>
            <w:r w:rsidR="00A33A88" w:rsidDel="00FE5FD0">
              <w:rPr>
                <w:rFonts w:ascii="Times" w:eastAsia="宋体" w:hAnsi="Times"/>
              </w:rPr>
              <w:tab/>
            </w:r>
            <w:r w:rsidR="00A33A88" w:rsidDel="00FE5FD0">
              <w:rPr>
                <w:rStyle w:val="ac"/>
                <w:rFonts w:ascii="Times" w:eastAsia="宋体" w:hAnsi="Times"/>
                <w:b/>
              </w:rPr>
              <w:delText>非功能需求</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_Toc480713718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18</w:delText>
            </w:r>
            <w:r w:rsidR="00A33A88" w:rsidDel="00FE5FD0">
              <w:rPr>
                <w:rFonts w:ascii="Times" w:eastAsia="宋体" w:hAnsi="Times"/>
              </w:rPr>
              <w:fldChar w:fldCharType="end"/>
            </w:r>
            <w:r w:rsidDel="00FE5FD0">
              <w:rPr>
                <w:rFonts w:ascii="Times" w:eastAsia="宋体" w:hAnsi="Times"/>
              </w:rPr>
              <w:fldChar w:fldCharType="end"/>
            </w:r>
          </w:del>
        </w:p>
        <w:p w14:paraId="27BB16AE" w14:textId="065E0E7C" w:rsidR="0073245C" w:rsidDel="00FE5FD0" w:rsidRDefault="0016285E">
          <w:pPr>
            <w:pStyle w:val="21"/>
            <w:tabs>
              <w:tab w:val="left" w:pos="1050"/>
              <w:tab w:val="right" w:leader="dot" w:pos="8296"/>
            </w:tabs>
            <w:rPr>
              <w:del w:id="202" w:author="chunliu wang" w:date="2017-05-04T00:16:00Z"/>
              <w:rFonts w:ascii="Times" w:eastAsia="宋体" w:hAnsi="Times"/>
            </w:rPr>
          </w:pPr>
          <w:del w:id="203" w:author="chunliu wang" w:date="2017-05-04T00:16:00Z">
            <w:r w:rsidDel="00FE5FD0">
              <w:fldChar w:fldCharType="begin"/>
            </w:r>
            <w:r w:rsidDel="00FE5FD0">
              <w:delInstrText xml:space="preserve"> HYPERLINK \l "_Toc480713719" </w:delInstrText>
            </w:r>
            <w:r w:rsidDel="00FE5FD0">
              <w:fldChar w:fldCharType="separate"/>
            </w:r>
            <w:r w:rsidR="00A33A88" w:rsidDel="00FE5FD0">
              <w:rPr>
                <w:rStyle w:val="ac"/>
                <w:rFonts w:ascii="Times" w:eastAsia="宋体" w:hAnsi="Times"/>
                <w:b/>
              </w:rPr>
              <w:delText>6.1</w:delText>
            </w:r>
            <w:r w:rsidR="00A33A88" w:rsidDel="00FE5FD0">
              <w:rPr>
                <w:rFonts w:ascii="Times" w:eastAsia="宋体" w:hAnsi="Times"/>
              </w:rPr>
              <w:tab/>
            </w:r>
            <w:r w:rsidR="00A33A88" w:rsidDel="00FE5FD0">
              <w:rPr>
                <w:rStyle w:val="ac"/>
                <w:rFonts w:ascii="Times" w:eastAsia="宋体" w:hAnsi="Times"/>
                <w:b/>
              </w:rPr>
              <w:delText>兼容性</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_Toc480713719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18</w:delText>
            </w:r>
            <w:r w:rsidR="00A33A88" w:rsidDel="00FE5FD0">
              <w:rPr>
                <w:rFonts w:ascii="Times" w:eastAsia="宋体" w:hAnsi="Times"/>
              </w:rPr>
              <w:fldChar w:fldCharType="end"/>
            </w:r>
            <w:r w:rsidDel="00FE5FD0">
              <w:rPr>
                <w:rFonts w:ascii="Times" w:eastAsia="宋体" w:hAnsi="Times"/>
              </w:rPr>
              <w:fldChar w:fldCharType="end"/>
            </w:r>
          </w:del>
        </w:p>
        <w:p w14:paraId="4F61D386" w14:textId="40B590A5" w:rsidR="0073245C" w:rsidDel="00FE5FD0" w:rsidRDefault="0016285E">
          <w:pPr>
            <w:pStyle w:val="21"/>
            <w:tabs>
              <w:tab w:val="left" w:pos="1050"/>
              <w:tab w:val="right" w:leader="dot" w:pos="8296"/>
            </w:tabs>
            <w:rPr>
              <w:del w:id="204" w:author="chunliu wang" w:date="2017-05-04T00:16:00Z"/>
              <w:rFonts w:ascii="Times" w:eastAsia="宋体" w:hAnsi="Times"/>
            </w:rPr>
          </w:pPr>
          <w:del w:id="205" w:author="chunliu wang" w:date="2017-05-04T00:16:00Z">
            <w:r w:rsidDel="00FE5FD0">
              <w:fldChar w:fldCharType="begin"/>
            </w:r>
            <w:r w:rsidDel="00FE5FD0">
              <w:delInstrText xml:space="preserve"> HYPERLINK \l "_Toc480713720" </w:delInstrText>
            </w:r>
            <w:r w:rsidDel="00FE5FD0">
              <w:fldChar w:fldCharType="separate"/>
            </w:r>
            <w:r w:rsidR="00A33A88" w:rsidDel="00FE5FD0">
              <w:rPr>
                <w:rStyle w:val="ac"/>
                <w:rFonts w:ascii="Times" w:eastAsia="宋体" w:hAnsi="Times"/>
                <w:b/>
              </w:rPr>
              <w:delText>6.2</w:delText>
            </w:r>
            <w:r w:rsidR="00A33A88" w:rsidDel="00FE5FD0">
              <w:rPr>
                <w:rFonts w:ascii="Times" w:eastAsia="宋体" w:hAnsi="Times"/>
              </w:rPr>
              <w:tab/>
            </w:r>
            <w:r w:rsidR="00A33A88" w:rsidDel="00FE5FD0">
              <w:rPr>
                <w:rStyle w:val="ac"/>
                <w:rFonts w:ascii="Times" w:eastAsia="宋体" w:hAnsi="Times"/>
                <w:b/>
              </w:rPr>
              <w:delText>高效性</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_Toc480713720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19</w:delText>
            </w:r>
            <w:r w:rsidR="00A33A88" w:rsidDel="00FE5FD0">
              <w:rPr>
                <w:rFonts w:ascii="Times" w:eastAsia="宋体" w:hAnsi="Times"/>
              </w:rPr>
              <w:fldChar w:fldCharType="end"/>
            </w:r>
            <w:r w:rsidDel="00FE5FD0">
              <w:rPr>
                <w:rFonts w:ascii="Times" w:eastAsia="宋体" w:hAnsi="Times"/>
              </w:rPr>
              <w:fldChar w:fldCharType="end"/>
            </w:r>
          </w:del>
        </w:p>
        <w:p w14:paraId="76FC8C00" w14:textId="7919A32D" w:rsidR="0073245C" w:rsidDel="00FE5FD0" w:rsidRDefault="0016285E">
          <w:pPr>
            <w:pStyle w:val="21"/>
            <w:tabs>
              <w:tab w:val="left" w:pos="1050"/>
              <w:tab w:val="right" w:leader="dot" w:pos="8296"/>
            </w:tabs>
            <w:rPr>
              <w:del w:id="206" w:author="chunliu wang" w:date="2017-05-04T00:16:00Z"/>
              <w:rFonts w:ascii="Times" w:eastAsia="宋体" w:hAnsi="Times"/>
            </w:rPr>
          </w:pPr>
          <w:del w:id="207" w:author="chunliu wang" w:date="2017-05-04T00:16:00Z">
            <w:r w:rsidDel="00FE5FD0">
              <w:fldChar w:fldCharType="begin"/>
            </w:r>
            <w:r w:rsidDel="00FE5FD0">
              <w:delInstrText xml:space="preserve"> HYPERLINK \l "_Toc480713721" </w:delInstrText>
            </w:r>
            <w:r w:rsidDel="00FE5FD0">
              <w:fldChar w:fldCharType="separate"/>
            </w:r>
            <w:r w:rsidR="00A33A88" w:rsidDel="00FE5FD0">
              <w:rPr>
                <w:rStyle w:val="ac"/>
                <w:rFonts w:ascii="Times" w:eastAsia="宋体" w:hAnsi="Times"/>
                <w:b/>
              </w:rPr>
              <w:delText>6.3</w:delText>
            </w:r>
            <w:r w:rsidR="00A33A88" w:rsidDel="00FE5FD0">
              <w:rPr>
                <w:rFonts w:ascii="Times" w:eastAsia="宋体" w:hAnsi="Times"/>
              </w:rPr>
              <w:tab/>
            </w:r>
            <w:r w:rsidR="00A33A88" w:rsidDel="00FE5FD0">
              <w:rPr>
                <w:rStyle w:val="ac"/>
                <w:rFonts w:ascii="Times" w:eastAsia="宋体" w:hAnsi="Times"/>
                <w:b/>
              </w:rPr>
              <w:delText>容错性</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_Toc480713721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19</w:delText>
            </w:r>
            <w:r w:rsidR="00A33A88" w:rsidDel="00FE5FD0">
              <w:rPr>
                <w:rFonts w:ascii="Times" w:eastAsia="宋体" w:hAnsi="Times"/>
              </w:rPr>
              <w:fldChar w:fldCharType="end"/>
            </w:r>
            <w:r w:rsidDel="00FE5FD0">
              <w:rPr>
                <w:rFonts w:ascii="Times" w:eastAsia="宋体" w:hAnsi="Times"/>
              </w:rPr>
              <w:fldChar w:fldCharType="end"/>
            </w:r>
          </w:del>
        </w:p>
        <w:p w14:paraId="5193D169" w14:textId="21F43F45" w:rsidR="0073245C" w:rsidDel="00FE5FD0" w:rsidRDefault="0016285E">
          <w:pPr>
            <w:pStyle w:val="21"/>
            <w:tabs>
              <w:tab w:val="left" w:pos="1050"/>
              <w:tab w:val="right" w:leader="dot" w:pos="8296"/>
            </w:tabs>
            <w:rPr>
              <w:del w:id="208" w:author="chunliu wang" w:date="2017-05-04T00:16:00Z"/>
              <w:rFonts w:ascii="Times" w:eastAsia="宋体" w:hAnsi="Times"/>
            </w:rPr>
          </w:pPr>
          <w:del w:id="209" w:author="chunliu wang" w:date="2017-05-04T00:16:00Z">
            <w:r w:rsidDel="00FE5FD0">
              <w:fldChar w:fldCharType="begin"/>
            </w:r>
            <w:r w:rsidDel="00FE5FD0">
              <w:delInstrText xml:space="preserve"> HYPERLINK \l "_Toc480713722" </w:delInstrText>
            </w:r>
            <w:r w:rsidDel="00FE5FD0">
              <w:fldChar w:fldCharType="separate"/>
            </w:r>
            <w:r w:rsidR="00A33A88" w:rsidDel="00FE5FD0">
              <w:rPr>
                <w:rStyle w:val="ac"/>
                <w:rFonts w:ascii="Times" w:eastAsia="宋体" w:hAnsi="Times"/>
                <w:b/>
              </w:rPr>
              <w:delText>6.4</w:delText>
            </w:r>
            <w:r w:rsidR="00A33A88" w:rsidDel="00FE5FD0">
              <w:rPr>
                <w:rFonts w:ascii="Times" w:eastAsia="宋体" w:hAnsi="Times"/>
              </w:rPr>
              <w:tab/>
            </w:r>
            <w:r w:rsidR="00A33A88" w:rsidDel="00FE5FD0">
              <w:rPr>
                <w:rStyle w:val="ac"/>
                <w:rFonts w:ascii="Times" w:eastAsia="宋体" w:hAnsi="Times"/>
                <w:b/>
              </w:rPr>
              <w:delText>可扩展性</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_Toc480713722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20</w:delText>
            </w:r>
            <w:r w:rsidR="00A33A88" w:rsidDel="00FE5FD0">
              <w:rPr>
                <w:rFonts w:ascii="Times" w:eastAsia="宋体" w:hAnsi="Times"/>
              </w:rPr>
              <w:fldChar w:fldCharType="end"/>
            </w:r>
            <w:r w:rsidDel="00FE5FD0">
              <w:rPr>
                <w:rFonts w:ascii="Times" w:eastAsia="宋体" w:hAnsi="Times"/>
              </w:rPr>
              <w:fldChar w:fldCharType="end"/>
            </w:r>
          </w:del>
        </w:p>
        <w:p w14:paraId="2ED59B43" w14:textId="4032A327" w:rsidR="0073245C" w:rsidDel="00FE5FD0" w:rsidRDefault="0016285E">
          <w:pPr>
            <w:pStyle w:val="11"/>
            <w:tabs>
              <w:tab w:val="left" w:pos="420"/>
              <w:tab w:val="right" w:leader="dot" w:pos="8296"/>
            </w:tabs>
            <w:rPr>
              <w:del w:id="210" w:author="chunliu wang" w:date="2017-05-04T00:16:00Z"/>
              <w:rFonts w:ascii="Times" w:eastAsia="宋体" w:hAnsi="Times"/>
            </w:rPr>
          </w:pPr>
          <w:del w:id="211" w:author="chunliu wang" w:date="2017-05-04T00:16:00Z">
            <w:r w:rsidDel="00FE5FD0">
              <w:fldChar w:fldCharType="begin"/>
            </w:r>
            <w:r w:rsidDel="00FE5FD0">
              <w:delInstrText xml:space="preserve"> HYPERLINK \l "_Toc480713723" </w:delInstrText>
            </w:r>
            <w:r w:rsidDel="00FE5FD0">
              <w:fldChar w:fldCharType="separate"/>
            </w:r>
            <w:r w:rsidR="00A33A88" w:rsidDel="00FE5FD0">
              <w:rPr>
                <w:rStyle w:val="ac"/>
                <w:rFonts w:ascii="Times" w:eastAsia="宋体" w:hAnsi="Times"/>
                <w:b/>
              </w:rPr>
              <w:delText>7.</w:delText>
            </w:r>
            <w:r w:rsidR="00A33A88" w:rsidDel="00FE5FD0">
              <w:rPr>
                <w:rFonts w:ascii="Times" w:eastAsia="宋体" w:hAnsi="Times"/>
              </w:rPr>
              <w:tab/>
            </w:r>
            <w:r w:rsidR="00A33A88" w:rsidDel="00FE5FD0">
              <w:rPr>
                <w:rStyle w:val="ac"/>
                <w:rFonts w:ascii="Times" w:eastAsia="宋体" w:hAnsi="Times"/>
                <w:b/>
              </w:rPr>
              <w:delText>运行需求</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_Toc480713723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20</w:delText>
            </w:r>
            <w:r w:rsidR="00A33A88" w:rsidDel="00FE5FD0">
              <w:rPr>
                <w:rFonts w:ascii="Times" w:eastAsia="宋体" w:hAnsi="Times"/>
              </w:rPr>
              <w:fldChar w:fldCharType="end"/>
            </w:r>
            <w:r w:rsidDel="00FE5FD0">
              <w:rPr>
                <w:rFonts w:ascii="Times" w:eastAsia="宋体" w:hAnsi="Times"/>
              </w:rPr>
              <w:fldChar w:fldCharType="end"/>
            </w:r>
          </w:del>
        </w:p>
        <w:p w14:paraId="53B22551" w14:textId="56823E7C" w:rsidR="0073245C" w:rsidDel="00FE5FD0" w:rsidRDefault="0016285E">
          <w:pPr>
            <w:pStyle w:val="21"/>
            <w:tabs>
              <w:tab w:val="left" w:pos="1050"/>
              <w:tab w:val="right" w:leader="dot" w:pos="8296"/>
            </w:tabs>
            <w:rPr>
              <w:del w:id="212" w:author="chunliu wang" w:date="2017-05-04T00:16:00Z"/>
              <w:rFonts w:ascii="Times" w:eastAsia="宋体" w:hAnsi="Times"/>
            </w:rPr>
          </w:pPr>
          <w:del w:id="213" w:author="chunliu wang" w:date="2017-05-04T00:16:00Z">
            <w:r w:rsidDel="00FE5FD0">
              <w:fldChar w:fldCharType="begin"/>
            </w:r>
            <w:r w:rsidDel="00FE5FD0">
              <w:delInstrText xml:space="preserve"> HYPERLINK \l "_Toc480713724" </w:delInstrText>
            </w:r>
            <w:r w:rsidDel="00FE5FD0">
              <w:fldChar w:fldCharType="separate"/>
            </w:r>
            <w:r w:rsidR="00A33A88" w:rsidDel="00FE5FD0">
              <w:rPr>
                <w:rStyle w:val="ac"/>
                <w:rFonts w:ascii="Times" w:eastAsia="宋体" w:hAnsi="Times"/>
                <w:b/>
              </w:rPr>
              <w:delText>7.1</w:delText>
            </w:r>
            <w:r w:rsidR="00A33A88" w:rsidDel="00FE5FD0">
              <w:rPr>
                <w:rFonts w:ascii="Times" w:eastAsia="宋体" w:hAnsi="Times"/>
              </w:rPr>
              <w:tab/>
            </w:r>
            <w:r w:rsidR="00A33A88" w:rsidDel="00FE5FD0">
              <w:rPr>
                <w:rStyle w:val="ac"/>
                <w:rFonts w:ascii="Times" w:eastAsia="宋体" w:hAnsi="Times"/>
                <w:b/>
              </w:rPr>
              <w:delText>硬件接口</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_Toc480713724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20</w:delText>
            </w:r>
            <w:r w:rsidR="00A33A88" w:rsidDel="00FE5FD0">
              <w:rPr>
                <w:rFonts w:ascii="Times" w:eastAsia="宋体" w:hAnsi="Times"/>
              </w:rPr>
              <w:fldChar w:fldCharType="end"/>
            </w:r>
            <w:r w:rsidDel="00FE5FD0">
              <w:rPr>
                <w:rFonts w:ascii="Times" w:eastAsia="宋体" w:hAnsi="Times"/>
              </w:rPr>
              <w:fldChar w:fldCharType="end"/>
            </w:r>
          </w:del>
        </w:p>
        <w:p w14:paraId="744E754E" w14:textId="6053CD1F" w:rsidR="0073245C" w:rsidDel="00FE5FD0" w:rsidRDefault="0016285E">
          <w:pPr>
            <w:pStyle w:val="21"/>
            <w:tabs>
              <w:tab w:val="left" w:pos="1050"/>
              <w:tab w:val="right" w:leader="dot" w:pos="8296"/>
            </w:tabs>
            <w:rPr>
              <w:del w:id="214" w:author="chunliu wang" w:date="2017-05-04T00:16:00Z"/>
              <w:rFonts w:ascii="Times" w:eastAsia="宋体" w:hAnsi="Times"/>
            </w:rPr>
          </w:pPr>
          <w:del w:id="215" w:author="chunliu wang" w:date="2017-05-04T00:16:00Z">
            <w:r w:rsidDel="00FE5FD0">
              <w:fldChar w:fldCharType="begin"/>
            </w:r>
            <w:r w:rsidDel="00FE5FD0">
              <w:delInstrText xml:space="preserve"> HYPERLINK \l "_Toc480713725" </w:delInstrText>
            </w:r>
            <w:r w:rsidDel="00FE5FD0">
              <w:fldChar w:fldCharType="separate"/>
            </w:r>
            <w:r w:rsidR="00A33A88" w:rsidDel="00FE5FD0">
              <w:rPr>
                <w:rStyle w:val="ac"/>
                <w:rFonts w:ascii="Times" w:eastAsia="宋体" w:hAnsi="Times"/>
                <w:b/>
              </w:rPr>
              <w:delText>7.2</w:delText>
            </w:r>
            <w:r w:rsidR="00A33A88" w:rsidDel="00FE5FD0">
              <w:rPr>
                <w:rFonts w:ascii="Times" w:eastAsia="宋体" w:hAnsi="Times"/>
              </w:rPr>
              <w:tab/>
            </w:r>
            <w:r w:rsidR="00A33A88" w:rsidDel="00FE5FD0">
              <w:rPr>
                <w:rStyle w:val="ac"/>
                <w:rFonts w:ascii="Times" w:eastAsia="宋体" w:hAnsi="Times"/>
                <w:b/>
              </w:rPr>
              <w:delText>软件接口</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_Toc480713725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20</w:delText>
            </w:r>
            <w:r w:rsidR="00A33A88" w:rsidDel="00FE5FD0">
              <w:rPr>
                <w:rFonts w:ascii="Times" w:eastAsia="宋体" w:hAnsi="Times"/>
              </w:rPr>
              <w:fldChar w:fldCharType="end"/>
            </w:r>
            <w:r w:rsidDel="00FE5FD0">
              <w:rPr>
                <w:rFonts w:ascii="Times" w:eastAsia="宋体" w:hAnsi="Times"/>
              </w:rPr>
              <w:fldChar w:fldCharType="end"/>
            </w:r>
          </w:del>
        </w:p>
        <w:p w14:paraId="00F72C39" w14:textId="249B4EE8" w:rsidR="0073245C" w:rsidDel="00FE5FD0" w:rsidRDefault="0016285E">
          <w:pPr>
            <w:pStyle w:val="11"/>
            <w:tabs>
              <w:tab w:val="left" w:pos="420"/>
              <w:tab w:val="right" w:leader="dot" w:pos="8296"/>
            </w:tabs>
            <w:rPr>
              <w:del w:id="216" w:author="chunliu wang" w:date="2017-05-04T00:16:00Z"/>
              <w:rFonts w:ascii="Times" w:eastAsia="宋体" w:hAnsi="Times"/>
            </w:rPr>
          </w:pPr>
          <w:del w:id="217" w:author="chunliu wang" w:date="2017-05-04T00:16:00Z">
            <w:r w:rsidDel="00FE5FD0">
              <w:fldChar w:fldCharType="begin"/>
            </w:r>
            <w:r w:rsidDel="00FE5FD0">
              <w:delInstrText xml:space="preserve"> HYPERLINK \l "_Toc480713726" </w:delInstrText>
            </w:r>
            <w:r w:rsidDel="00FE5FD0">
              <w:fldChar w:fldCharType="separate"/>
            </w:r>
            <w:r w:rsidR="00A33A88" w:rsidDel="00FE5FD0">
              <w:rPr>
                <w:rStyle w:val="ac"/>
                <w:rFonts w:ascii="Times" w:eastAsia="宋体" w:hAnsi="Times"/>
                <w:b/>
              </w:rPr>
              <w:delText>8.</w:delText>
            </w:r>
            <w:r w:rsidR="00A33A88" w:rsidDel="00FE5FD0">
              <w:rPr>
                <w:rFonts w:ascii="Times" w:eastAsia="宋体" w:hAnsi="Times"/>
              </w:rPr>
              <w:tab/>
            </w:r>
            <w:r w:rsidR="00A33A88" w:rsidDel="00FE5FD0">
              <w:rPr>
                <w:rStyle w:val="ac"/>
                <w:rFonts w:ascii="Times" w:eastAsia="宋体" w:hAnsi="Times"/>
                <w:b/>
              </w:rPr>
              <w:delText>应用场景</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_Toc480713726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20</w:delText>
            </w:r>
            <w:r w:rsidR="00A33A88" w:rsidDel="00FE5FD0">
              <w:rPr>
                <w:rFonts w:ascii="Times" w:eastAsia="宋体" w:hAnsi="Times"/>
              </w:rPr>
              <w:fldChar w:fldCharType="end"/>
            </w:r>
            <w:r w:rsidDel="00FE5FD0">
              <w:rPr>
                <w:rFonts w:ascii="Times" w:eastAsia="宋体" w:hAnsi="Times"/>
              </w:rPr>
              <w:fldChar w:fldCharType="end"/>
            </w:r>
          </w:del>
        </w:p>
        <w:p w14:paraId="256835FD" w14:textId="5A40D61A" w:rsidR="0073245C" w:rsidDel="00FE5FD0" w:rsidRDefault="0016285E">
          <w:pPr>
            <w:pStyle w:val="21"/>
            <w:tabs>
              <w:tab w:val="left" w:pos="1050"/>
              <w:tab w:val="right" w:leader="dot" w:pos="8296"/>
            </w:tabs>
            <w:rPr>
              <w:del w:id="218" w:author="chunliu wang" w:date="2017-05-04T00:16:00Z"/>
              <w:rFonts w:ascii="Times" w:eastAsia="宋体" w:hAnsi="Times"/>
            </w:rPr>
          </w:pPr>
          <w:del w:id="219" w:author="chunliu wang" w:date="2017-05-04T00:16:00Z">
            <w:r w:rsidDel="00FE5FD0">
              <w:fldChar w:fldCharType="begin"/>
            </w:r>
            <w:r w:rsidDel="00FE5FD0">
              <w:delInstrText xml:space="preserve"> HYPERLINK \l "_Toc480713727" </w:delInstrText>
            </w:r>
            <w:r w:rsidDel="00FE5FD0">
              <w:fldChar w:fldCharType="separate"/>
            </w:r>
            <w:r w:rsidR="00A33A88" w:rsidDel="00FE5FD0">
              <w:rPr>
                <w:rStyle w:val="ac"/>
                <w:rFonts w:ascii="Times" w:eastAsia="宋体" w:hAnsi="Times"/>
                <w:b/>
              </w:rPr>
              <w:delText>8.1</w:delText>
            </w:r>
            <w:r w:rsidR="00A33A88" w:rsidDel="00FE5FD0">
              <w:rPr>
                <w:rFonts w:ascii="Times" w:eastAsia="宋体" w:hAnsi="Times"/>
              </w:rPr>
              <w:tab/>
            </w:r>
            <w:r w:rsidR="00A33A88" w:rsidDel="00FE5FD0">
              <w:rPr>
                <w:rStyle w:val="ac"/>
                <w:rFonts w:ascii="Times" w:eastAsia="宋体" w:hAnsi="Times"/>
                <w:b/>
              </w:rPr>
              <w:delText xml:space="preserve">I/O </w:delText>
            </w:r>
            <w:r w:rsidR="00A33A88" w:rsidDel="00FE5FD0">
              <w:rPr>
                <w:rStyle w:val="ac"/>
                <w:rFonts w:ascii="Times" w:eastAsia="宋体" w:hAnsi="Times"/>
                <w:b/>
              </w:rPr>
              <w:delText>密集型</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_Toc480713727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20</w:delText>
            </w:r>
            <w:r w:rsidR="00A33A88" w:rsidDel="00FE5FD0">
              <w:rPr>
                <w:rFonts w:ascii="Times" w:eastAsia="宋体" w:hAnsi="Times"/>
              </w:rPr>
              <w:fldChar w:fldCharType="end"/>
            </w:r>
            <w:r w:rsidDel="00FE5FD0">
              <w:rPr>
                <w:rFonts w:ascii="Times" w:eastAsia="宋体" w:hAnsi="Times"/>
              </w:rPr>
              <w:fldChar w:fldCharType="end"/>
            </w:r>
          </w:del>
        </w:p>
        <w:p w14:paraId="29EBF5FE" w14:textId="169131B6" w:rsidR="0073245C" w:rsidDel="00FE5FD0" w:rsidRDefault="0016285E">
          <w:pPr>
            <w:pStyle w:val="11"/>
            <w:tabs>
              <w:tab w:val="left" w:pos="420"/>
              <w:tab w:val="right" w:leader="dot" w:pos="8296"/>
            </w:tabs>
            <w:rPr>
              <w:del w:id="220" w:author="chunliu wang" w:date="2017-05-04T00:16:00Z"/>
              <w:rFonts w:ascii="Times" w:eastAsia="宋体" w:hAnsi="Times"/>
            </w:rPr>
          </w:pPr>
          <w:del w:id="221" w:author="chunliu wang" w:date="2017-05-04T00:16:00Z">
            <w:r w:rsidDel="00FE5FD0">
              <w:fldChar w:fldCharType="begin"/>
            </w:r>
            <w:r w:rsidDel="00FE5FD0">
              <w:delInstrText xml:space="preserve"> HYPERLINK \l "_Toc480713728" </w:delInstrText>
            </w:r>
            <w:r w:rsidDel="00FE5FD0">
              <w:fldChar w:fldCharType="separate"/>
            </w:r>
            <w:r w:rsidR="00A33A88" w:rsidDel="00FE5FD0">
              <w:rPr>
                <w:rStyle w:val="ac"/>
                <w:rFonts w:ascii="Times" w:eastAsia="宋体" w:hAnsi="Times"/>
                <w:b/>
              </w:rPr>
              <w:delText>9.</w:delText>
            </w:r>
            <w:r w:rsidR="00A33A88" w:rsidDel="00FE5FD0">
              <w:rPr>
                <w:rFonts w:ascii="Times" w:eastAsia="宋体" w:hAnsi="Times"/>
              </w:rPr>
              <w:tab/>
            </w:r>
            <w:r w:rsidR="00A33A88" w:rsidDel="00FE5FD0">
              <w:rPr>
                <w:rStyle w:val="ac"/>
                <w:rFonts w:ascii="Times" w:eastAsia="宋体" w:hAnsi="Times"/>
                <w:b/>
              </w:rPr>
              <w:delText>参考文献</w:delText>
            </w:r>
            <w:r w:rsidR="00A33A88" w:rsidDel="00FE5FD0">
              <w:rPr>
                <w:rFonts w:ascii="Times" w:eastAsia="宋体" w:hAnsi="Times"/>
              </w:rPr>
              <w:tab/>
            </w:r>
            <w:r w:rsidR="00A33A88" w:rsidDel="00FE5FD0">
              <w:rPr>
                <w:rFonts w:ascii="Times" w:eastAsia="宋体" w:hAnsi="Times"/>
              </w:rPr>
              <w:fldChar w:fldCharType="begin"/>
            </w:r>
            <w:r w:rsidR="00A33A88" w:rsidDel="00FE5FD0">
              <w:rPr>
                <w:rFonts w:ascii="Times" w:eastAsia="宋体" w:hAnsi="Times"/>
              </w:rPr>
              <w:delInstrText xml:space="preserve"> PAGEREF _Toc480713728 \h </w:delInstrText>
            </w:r>
            <w:r w:rsidR="00A33A88" w:rsidDel="00FE5FD0">
              <w:rPr>
                <w:rFonts w:ascii="Times" w:eastAsia="宋体" w:hAnsi="Times"/>
              </w:rPr>
            </w:r>
            <w:r w:rsidR="00A33A88" w:rsidDel="00FE5FD0">
              <w:rPr>
                <w:rFonts w:ascii="Times" w:eastAsia="宋体" w:hAnsi="Times"/>
              </w:rPr>
              <w:fldChar w:fldCharType="separate"/>
            </w:r>
            <w:r w:rsidR="00A33A88" w:rsidDel="00FE5FD0">
              <w:rPr>
                <w:rFonts w:ascii="Times" w:eastAsia="宋体" w:hAnsi="Times"/>
              </w:rPr>
              <w:delText>21</w:delText>
            </w:r>
            <w:r w:rsidR="00A33A88" w:rsidDel="00FE5FD0">
              <w:rPr>
                <w:rFonts w:ascii="Times" w:eastAsia="宋体" w:hAnsi="Times"/>
              </w:rPr>
              <w:fldChar w:fldCharType="end"/>
            </w:r>
            <w:r w:rsidDel="00FE5FD0">
              <w:rPr>
                <w:rFonts w:ascii="Times" w:eastAsia="宋体" w:hAnsi="Times"/>
              </w:rPr>
              <w:fldChar w:fldCharType="end"/>
            </w:r>
          </w:del>
        </w:p>
        <w:p w14:paraId="5C48D066" w14:textId="5F3BCD5B" w:rsidR="0073245C" w:rsidRDefault="00A33A88">
          <w:pPr>
            <w:rPr>
              <w:rFonts w:ascii="Times" w:eastAsia="宋体" w:hAnsi="Times"/>
            </w:rPr>
          </w:pPr>
          <w:del w:id="222" w:author="chunliu wang" w:date="2017-05-04T00:16:00Z">
            <w:r w:rsidDel="00FE5FD0">
              <w:rPr>
                <w:rFonts w:ascii="Times" w:eastAsia="宋体" w:hAnsi="Times"/>
                <w:bCs/>
                <w:lang w:val="zh-CN"/>
              </w:rPr>
              <w:fldChar w:fldCharType="end"/>
            </w:r>
          </w:del>
        </w:p>
        <w:customXmlDelRangeStart w:id="223" w:author="chunliu wang" w:date="2017-05-04T00:16:00Z"/>
      </w:sdtContent>
    </w:sdt>
    <w:customXmlDelRangeEnd w:id="223"/>
    <w:p w14:paraId="706FC74F" w14:textId="77777777" w:rsidR="0073245C" w:rsidRDefault="0073245C">
      <w:pPr>
        <w:jc w:val="left"/>
        <w:rPr>
          <w:rFonts w:ascii="Times" w:eastAsia="宋体" w:hAnsi="Times"/>
          <w:sz w:val="28"/>
          <w:szCs w:val="28"/>
        </w:rPr>
      </w:pPr>
    </w:p>
    <w:p w14:paraId="0B3E1997" w14:textId="77777777" w:rsidR="0073245C" w:rsidRDefault="00A33A88">
      <w:pPr>
        <w:pStyle w:val="13"/>
        <w:widowControl/>
        <w:numPr>
          <w:ilvl w:val="0"/>
          <w:numId w:val="1"/>
        </w:numPr>
        <w:ind w:firstLineChars="0"/>
        <w:jc w:val="left"/>
        <w:outlineLvl w:val="0"/>
        <w:rPr>
          <w:rFonts w:ascii="Times" w:eastAsia="宋体" w:hAnsi="Times"/>
          <w:b/>
          <w:sz w:val="44"/>
          <w:szCs w:val="44"/>
        </w:rPr>
      </w:pPr>
      <w:r>
        <w:rPr>
          <w:rFonts w:ascii="Times" w:eastAsia="宋体" w:hAnsi="Times"/>
          <w:sz w:val="28"/>
          <w:szCs w:val="28"/>
        </w:rPr>
        <w:br w:type="page"/>
      </w:r>
      <w:bookmarkStart w:id="224" w:name="_Toc480713693"/>
      <w:bookmarkStart w:id="225" w:name="_Toc481620420"/>
      <w:r>
        <w:rPr>
          <w:rFonts w:ascii="Times" w:eastAsia="宋体" w:hAnsi="Times" w:hint="eastAsia"/>
          <w:b/>
          <w:sz w:val="44"/>
          <w:szCs w:val="44"/>
        </w:rPr>
        <w:lastRenderedPageBreak/>
        <w:t>引言</w:t>
      </w:r>
      <w:bookmarkEnd w:id="224"/>
      <w:bookmarkEnd w:id="225"/>
    </w:p>
    <w:p w14:paraId="68685AF1" w14:textId="77777777" w:rsidR="0073245C" w:rsidRDefault="00A33A88">
      <w:pPr>
        <w:pStyle w:val="13"/>
        <w:widowControl/>
        <w:numPr>
          <w:ilvl w:val="1"/>
          <w:numId w:val="1"/>
        </w:numPr>
        <w:ind w:firstLineChars="0"/>
        <w:jc w:val="left"/>
        <w:outlineLvl w:val="1"/>
        <w:rPr>
          <w:rFonts w:ascii="Times" w:eastAsia="宋体" w:hAnsi="Times"/>
          <w:b/>
          <w:sz w:val="32"/>
          <w:szCs w:val="32"/>
        </w:rPr>
      </w:pPr>
      <w:bookmarkStart w:id="226" w:name="_Toc480713694"/>
      <w:bookmarkStart w:id="227" w:name="_Toc481620421"/>
      <w:r>
        <w:rPr>
          <w:rFonts w:ascii="Times" w:eastAsia="宋体" w:hAnsi="Times" w:hint="eastAsia"/>
          <w:b/>
          <w:sz w:val="32"/>
          <w:szCs w:val="32"/>
        </w:rPr>
        <w:t>目的</w:t>
      </w:r>
      <w:bookmarkEnd w:id="226"/>
      <w:bookmarkEnd w:id="227"/>
    </w:p>
    <w:p w14:paraId="0675CC63" w14:textId="77777777" w:rsidR="0073245C" w:rsidRDefault="00A33A88">
      <w:pPr>
        <w:widowControl/>
        <w:spacing w:line="360" w:lineRule="auto"/>
        <w:ind w:firstLineChars="200" w:firstLine="420"/>
        <w:jc w:val="left"/>
        <w:rPr>
          <w:rFonts w:ascii="Times" w:eastAsia="宋体" w:hAnsi="Times"/>
          <w:szCs w:val="21"/>
        </w:rPr>
      </w:pPr>
      <w:r>
        <w:rPr>
          <w:rFonts w:ascii="Times" w:eastAsia="宋体" w:hAnsi="Times" w:hint="eastAsia"/>
          <w:szCs w:val="21"/>
        </w:rPr>
        <w:t>本文档的编写目的是为了协调组内成员开展后期的工作，对项目提出需求，以指导后期的开发、测试等工作。</w:t>
      </w:r>
    </w:p>
    <w:p w14:paraId="702E969A" w14:textId="77777777" w:rsidR="0073245C" w:rsidRDefault="00A33A88">
      <w:pPr>
        <w:pStyle w:val="13"/>
        <w:widowControl/>
        <w:numPr>
          <w:ilvl w:val="1"/>
          <w:numId w:val="1"/>
        </w:numPr>
        <w:ind w:firstLineChars="0"/>
        <w:jc w:val="left"/>
        <w:outlineLvl w:val="1"/>
        <w:rPr>
          <w:rFonts w:ascii="Times" w:eastAsia="宋体" w:hAnsi="Times"/>
          <w:b/>
          <w:sz w:val="32"/>
          <w:szCs w:val="32"/>
        </w:rPr>
      </w:pPr>
      <w:bookmarkStart w:id="228" w:name="_Toc480713695"/>
      <w:bookmarkStart w:id="229" w:name="_Toc481620422"/>
      <w:r>
        <w:rPr>
          <w:rFonts w:ascii="Times" w:eastAsia="宋体" w:hAnsi="Times" w:hint="eastAsia"/>
          <w:b/>
          <w:sz w:val="32"/>
          <w:szCs w:val="32"/>
        </w:rPr>
        <w:t>标识</w:t>
      </w:r>
      <w:bookmarkEnd w:id="228"/>
      <w:bookmarkEnd w:id="229"/>
    </w:p>
    <w:p w14:paraId="46548B54" w14:textId="77777777" w:rsidR="0073245C" w:rsidRDefault="00A33A88">
      <w:pPr>
        <w:widowControl/>
        <w:spacing w:line="360" w:lineRule="auto"/>
        <w:ind w:firstLineChars="200" w:firstLine="420"/>
        <w:jc w:val="left"/>
        <w:rPr>
          <w:rFonts w:ascii="Times" w:eastAsia="宋体" w:hAnsi="Times"/>
          <w:szCs w:val="21"/>
        </w:rPr>
      </w:pPr>
      <w:r>
        <w:rPr>
          <w:rFonts w:ascii="Times" w:eastAsia="宋体" w:hAnsi="Times" w:hint="eastAsia"/>
          <w:szCs w:val="21"/>
        </w:rPr>
        <w:t>Node.js</w:t>
      </w:r>
      <w:r>
        <w:rPr>
          <w:rFonts w:ascii="Times" w:eastAsia="宋体" w:hAnsi="Times" w:hint="eastAsia"/>
          <w:szCs w:val="21"/>
        </w:rPr>
        <w:t>版本</w:t>
      </w:r>
      <w:r>
        <w:rPr>
          <w:rFonts w:ascii="Times" w:eastAsia="宋体" w:hAnsi="Times"/>
          <w:szCs w:val="21"/>
        </w:rPr>
        <w:t>号：</w:t>
      </w:r>
      <w:r>
        <w:rPr>
          <w:rFonts w:ascii="Times" w:eastAsia="宋体" w:hAnsi="Times" w:hint="eastAsia"/>
          <w:szCs w:val="21"/>
        </w:rPr>
        <w:t>Node.js6.10.1</w:t>
      </w:r>
    </w:p>
    <w:p w14:paraId="3471F93F" w14:textId="2F8AA94F" w:rsidR="0073245C" w:rsidRDefault="00A33A88">
      <w:pPr>
        <w:widowControl/>
        <w:spacing w:line="360" w:lineRule="auto"/>
        <w:ind w:firstLineChars="200" w:firstLine="420"/>
        <w:jc w:val="left"/>
        <w:rPr>
          <w:rFonts w:ascii="Times" w:eastAsia="宋体" w:hAnsi="Times"/>
          <w:szCs w:val="21"/>
        </w:rPr>
      </w:pPr>
      <w:r>
        <w:rPr>
          <w:rFonts w:ascii="Times" w:eastAsia="宋体" w:hAnsi="Times" w:hint="eastAsia"/>
          <w:szCs w:val="21"/>
        </w:rPr>
        <w:t>需求报告</w:t>
      </w:r>
      <w:r>
        <w:rPr>
          <w:rFonts w:ascii="Times" w:eastAsia="宋体" w:hAnsi="Times"/>
          <w:szCs w:val="21"/>
        </w:rPr>
        <w:t>版本：</w:t>
      </w:r>
      <w:r>
        <w:rPr>
          <w:rFonts w:ascii="Times" w:eastAsia="宋体" w:hAnsi="Times"/>
          <w:szCs w:val="21"/>
        </w:rPr>
        <w:t>V2</w:t>
      </w:r>
      <w:del w:id="230" w:author="relly li" w:date="2017-05-03T21:03:00Z">
        <w:r w:rsidDel="00E60C07">
          <w:rPr>
            <w:rFonts w:ascii="Times" w:eastAsia="宋体" w:hAnsi="Times"/>
            <w:szCs w:val="21"/>
          </w:rPr>
          <w:delText>.0</w:delText>
        </w:r>
        <w:r w:rsidDel="00E60C07">
          <w:rPr>
            <w:rFonts w:ascii="Times" w:eastAsia="宋体" w:hAnsi="Times" w:hint="eastAsia"/>
            <w:szCs w:val="21"/>
          </w:rPr>
          <w:delText>.1</w:delText>
        </w:r>
      </w:del>
      <w:ins w:id="231" w:author="relly li" w:date="2017-05-03T21:03:00Z">
        <w:r w:rsidR="00E60C07">
          <w:rPr>
            <w:rFonts w:ascii="Times" w:eastAsia="宋体" w:hAnsi="Times"/>
            <w:szCs w:val="21"/>
          </w:rPr>
          <w:t>.1</w:t>
        </w:r>
      </w:ins>
      <w:ins w:id="232" w:author="relly li" w:date="2017-05-17T21:51:00Z">
        <w:r w:rsidR="004A74D6">
          <w:rPr>
            <w:rFonts w:ascii="Times" w:eastAsia="宋体" w:hAnsi="Times"/>
            <w:szCs w:val="21"/>
          </w:rPr>
          <w:t>.1</w:t>
        </w:r>
      </w:ins>
    </w:p>
    <w:p w14:paraId="1373B6AA" w14:textId="77777777" w:rsidR="0073245C" w:rsidRDefault="00A33A88">
      <w:pPr>
        <w:pStyle w:val="13"/>
        <w:widowControl/>
        <w:numPr>
          <w:ilvl w:val="1"/>
          <w:numId w:val="1"/>
        </w:numPr>
        <w:ind w:firstLineChars="0"/>
        <w:jc w:val="left"/>
        <w:outlineLvl w:val="1"/>
        <w:rPr>
          <w:rFonts w:ascii="Times" w:eastAsia="宋体" w:hAnsi="Times"/>
          <w:b/>
          <w:sz w:val="32"/>
          <w:szCs w:val="32"/>
        </w:rPr>
      </w:pPr>
      <w:bookmarkStart w:id="233" w:name="_Toc480713696"/>
      <w:bookmarkStart w:id="234" w:name="_Toc481620423"/>
      <w:r>
        <w:rPr>
          <w:rFonts w:ascii="Times" w:eastAsia="宋体" w:hAnsi="Times" w:hint="eastAsia"/>
          <w:b/>
          <w:sz w:val="32"/>
          <w:szCs w:val="32"/>
        </w:rPr>
        <w:t>系统概述</w:t>
      </w:r>
      <w:bookmarkEnd w:id="233"/>
      <w:bookmarkEnd w:id="234"/>
    </w:p>
    <w:p w14:paraId="593343E4" w14:textId="77777777" w:rsidR="0073245C" w:rsidRDefault="00A33A88">
      <w:pPr>
        <w:spacing w:line="360" w:lineRule="auto"/>
        <w:ind w:firstLineChars="200" w:firstLine="420"/>
        <w:rPr>
          <w:rFonts w:ascii="Times" w:eastAsia="宋体" w:hAnsi="Times"/>
          <w:szCs w:val="21"/>
        </w:rPr>
      </w:pPr>
      <w:r>
        <w:rPr>
          <w:rFonts w:ascii="Times" w:eastAsia="宋体" w:hAnsi="Times" w:hint="eastAsia"/>
          <w:szCs w:val="21"/>
        </w:rPr>
        <w:t>Node.js</w:t>
      </w:r>
      <w:r>
        <w:rPr>
          <w:rFonts w:ascii="Times" w:eastAsia="宋体" w:hAnsi="Times" w:hint="eastAsia"/>
          <w:szCs w:val="21"/>
        </w:rPr>
        <w:t>是一个可以让</w:t>
      </w:r>
      <w:r>
        <w:rPr>
          <w:rFonts w:ascii="Times" w:eastAsia="宋体" w:hAnsi="Times" w:hint="eastAsia"/>
          <w:szCs w:val="21"/>
        </w:rPr>
        <w:t>JavaScript</w:t>
      </w:r>
      <w:r>
        <w:rPr>
          <w:rFonts w:ascii="Times" w:eastAsia="宋体" w:hAnsi="Times" w:hint="eastAsia"/>
          <w:szCs w:val="21"/>
        </w:rPr>
        <w:t>运行在服务器端的平台，它可以让</w:t>
      </w:r>
      <w:r>
        <w:rPr>
          <w:rFonts w:ascii="Times" w:eastAsia="宋体" w:hAnsi="Times" w:hint="eastAsia"/>
          <w:szCs w:val="21"/>
        </w:rPr>
        <w:t>JavaScript</w:t>
      </w:r>
      <w:r>
        <w:rPr>
          <w:rFonts w:ascii="Times" w:eastAsia="宋体" w:hAnsi="Times" w:hint="eastAsia"/>
          <w:szCs w:val="21"/>
        </w:rPr>
        <w:t>脱离浏览器的束缚运行在一般的服务器环境下</w:t>
      </w:r>
      <w:r>
        <w:rPr>
          <w:rFonts w:ascii="Times" w:eastAsia="宋体" w:hAnsi="Times" w:hint="eastAsia"/>
          <w:szCs w:val="21"/>
          <w:vertAlign w:val="superscript"/>
        </w:rPr>
        <w:t>[1]</w:t>
      </w:r>
      <w:r>
        <w:rPr>
          <w:rFonts w:ascii="Times" w:eastAsia="宋体" w:hAnsi="Times" w:hint="eastAsia"/>
          <w:szCs w:val="21"/>
        </w:rPr>
        <w:t>。</w:t>
      </w:r>
    </w:p>
    <w:p w14:paraId="1EC05B25" w14:textId="77777777" w:rsidR="0073245C" w:rsidRDefault="00A33A88">
      <w:pPr>
        <w:spacing w:line="360" w:lineRule="auto"/>
        <w:ind w:firstLineChars="200" w:firstLine="420"/>
        <w:rPr>
          <w:rFonts w:ascii="Times" w:eastAsia="宋体" w:hAnsi="Times"/>
          <w:szCs w:val="21"/>
        </w:rPr>
      </w:pPr>
      <w:r>
        <w:rPr>
          <w:rFonts w:ascii="Times" w:eastAsia="宋体" w:hAnsi="Times" w:hint="eastAsia"/>
          <w:szCs w:val="21"/>
        </w:rPr>
        <w:t>Node.js</w:t>
      </w:r>
      <w:r>
        <w:rPr>
          <w:rFonts w:ascii="Times" w:eastAsia="宋体" w:hAnsi="Times" w:hint="eastAsia"/>
          <w:szCs w:val="21"/>
        </w:rPr>
        <w:t>在诞生之初就充分考虑了在事实响应、超大规模数据要求下架构的可扩展性，实现了诸如文件系统、模块、包、操作系统</w:t>
      </w:r>
      <w:r>
        <w:rPr>
          <w:rFonts w:ascii="Times" w:eastAsia="宋体" w:hAnsi="Times" w:hint="eastAsia"/>
          <w:szCs w:val="21"/>
        </w:rPr>
        <w:t>API</w:t>
      </w:r>
      <w:r>
        <w:rPr>
          <w:rFonts w:ascii="Times" w:eastAsia="宋体" w:hAnsi="Times" w:hint="eastAsia"/>
          <w:szCs w:val="21"/>
        </w:rPr>
        <w:t>、网络通信等</w:t>
      </w:r>
      <w:r>
        <w:rPr>
          <w:rFonts w:ascii="Times" w:eastAsia="宋体" w:hAnsi="Times" w:hint="eastAsia"/>
          <w:szCs w:val="21"/>
        </w:rPr>
        <w:t>Core JavaScript</w:t>
      </w:r>
      <w:r>
        <w:rPr>
          <w:rFonts w:ascii="Times" w:eastAsia="宋体" w:hAnsi="Times" w:hint="eastAsia"/>
          <w:szCs w:val="21"/>
        </w:rPr>
        <w:t>没有或者不完善的功能。历史上将</w:t>
      </w:r>
      <w:r>
        <w:rPr>
          <w:rFonts w:ascii="Times" w:eastAsia="宋体" w:hAnsi="Times" w:hint="eastAsia"/>
          <w:szCs w:val="21"/>
        </w:rPr>
        <w:t>JavaScript</w:t>
      </w:r>
      <w:r>
        <w:rPr>
          <w:rFonts w:ascii="Times" w:eastAsia="宋体" w:hAnsi="Times" w:hint="eastAsia"/>
          <w:szCs w:val="21"/>
        </w:rPr>
        <w:t>移植到浏览器外的计划不止一个，但</w:t>
      </w:r>
      <w:r>
        <w:rPr>
          <w:rFonts w:ascii="Times" w:eastAsia="宋体" w:hAnsi="Times" w:hint="eastAsia"/>
          <w:szCs w:val="21"/>
        </w:rPr>
        <w:t>Node.js</w:t>
      </w:r>
      <w:r>
        <w:rPr>
          <w:rFonts w:ascii="Times" w:eastAsia="宋体" w:hAnsi="Times" w:hint="eastAsia"/>
          <w:szCs w:val="21"/>
        </w:rPr>
        <w:t>是最出色的一个。</w:t>
      </w:r>
      <w:r>
        <w:rPr>
          <w:rFonts w:ascii="Times" w:eastAsia="宋体" w:hAnsi="Times" w:hint="eastAsia"/>
          <w:szCs w:val="21"/>
        </w:rPr>
        <w:t>Node.js</w:t>
      </w:r>
      <w:r>
        <w:rPr>
          <w:rFonts w:ascii="Times" w:eastAsia="宋体" w:hAnsi="Times" w:hint="eastAsia"/>
          <w:szCs w:val="21"/>
        </w:rPr>
        <w:t>的</w:t>
      </w:r>
      <w:r>
        <w:rPr>
          <w:rFonts w:ascii="Times" w:eastAsia="宋体" w:hAnsi="Times" w:hint="eastAsia"/>
          <w:szCs w:val="21"/>
        </w:rPr>
        <w:t>JavaScript</w:t>
      </w:r>
      <w:r>
        <w:rPr>
          <w:rFonts w:ascii="Times" w:eastAsia="宋体" w:hAnsi="Times" w:hint="eastAsia"/>
          <w:szCs w:val="21"/>
        </w:rPr>
        <w:t>引擎是</w:t>
      </w:r>
      <w:r>
        <w:rPr>
          <w:rFonts w:ascii="Times" w:eastAsia="宋体" w:hAnsi="Times" w:hint="eastAsia"/>
          <w:szCs w:val="21"/>
        </w:rPr>
        <w:t>V8,</w:t>
      </w:r>
      <w:r>
        <w:rPr>
          <w:rFonts w:ascii="Times" w:eastAsia="宋体" w:hAnsi="Times" w:hint="eastAsia"/>
          <w:szCs w:val="21"/>
        </w:rPr>
        <w:t>来自</w:t>
      </w:r>
      <w:r>
        <w:rPr>
          <w:rFonts w:ascii="Times" w:eastAsia="宋体" w:hAnsi="Times" w:hint="eastAsia"/>
          <w:szCs w:val="21"/>
        </w:rPr>
        <w:t>Google Chrome</w:t>
      </w:r>
      <w:r>
        <w:rPr>
          <w:rFonts w:ascii="Times" w:eastAsia="宋体" w:hAnsi="Times" w:hint="eastAsia"/>
          <w:szCs w:val="21"/>
        </w:rPr>
        <w:t>项目。</w:t>
      </w:r>
      <w:r>
        <w:rPr>
          <w:rFonts w:ascii="Times" w:eastAsia="宋体" w:hAnsi="Times" w:hint="eastAsia"/>
          <w:szCs w:val="21"/>
        </w:rPr>
        <w:t>V8</w:t>
      </w:r>
      <w:r>
        <w:rPr>
          <w:rFonts w:ascii="Times" w:eastAsia="宋体" w:hAnsi="Times" w:hint="eastAsia"/>
          <w:szCs w:val="21"/>
        </w:rPr>
        <w:t>号称是目前世界上最快的</w:t>
      </w:r>
      <w:r>
        <w:rPr>
          <w:rFonts w:ascii="Times" w:eastAsia="宋体" w:hAnsi="Times" w:hint="eastAsia"/>
          <w:szCs w:val="21"/>
        </w:rPr>
        <w:t>JavaScript</w:t>
      </w:r>
      <w:r>
        <w:rPr>
          <w:rFonts w:ascii="Times" w:eastAsia="宋体" w:hAnsi="Times" w:hint="eastAsia"/>
          <w:szCs w:val="21"/>
        </w:rPr>
        <w:t>引擎，它的即时编译执行速度已经快到了接近本地代码的执行速度。</w:t>
      </w:r>
      <w:r>
        <w:rPr>
          <w:rFonts w:ascii="Times" w:eastAsia="宋体" w:hAnsi="Times" w:hint="eastAsia"/>
          <w:szCs w:val="21"/>
        </w:rPr>
        <w:t>Node.js</w:t>
      </w:r>
      <w:r>
        <w:rPr>
          <w:rFonts w:ascii="Times" w:eastAsia="宋体" w:hAnsi="Times" w:hint="eastAsia"/>
          <w:szCs w:val="21"/>
        </w:rPr>
        <w:t>不运行在浏览器中，所以也不存在</w:t>
      </w:r>
      <w:r>
        <w:rPr>
          <w:rFonts w:ascii="Times" w:eastAsia="宋体" w:hAnsi="Times" w:hint="eastAsia"/>
          <w:szCs w:val="21"/>
        </w:rPr>
        <w:t>JavaScript</w:t>
      </w:r>
      <w:r>
        <w:rPr>
          <w:rFonts w:ascii="Times" w:eastAsia="宋体" w:hAnsi="Times" w:hint="eastAsia"/>
          <w:szCs w:val="21"/>
        </w:rPr>
        <w:t>的浏览器兼容性问题。</w:t>
      </w:r>
    </w:p>
    <w:p w14:paraId="547561B3" w14:textId="77777777" w:rsidR="0073245C" w:rsidRDefault="00A33A88">
      <w:pPr>
        <w:spacing w:line="360" w:lineRule="auto"/>
        <w:ind w:firstLineChars="200" w:firstLine="420"/>
        <w:rPr>
          <w:rFonts w:ascii="Times" w:eastAsia="宋体" w:hAnsi="Times"/>
          <w:szCs w:val="21"/>
        </w:rPr>
      </w:pPr>
      <w:r>
        <w:rPr>
          <w:rFonts w:ascii="Times" w:eastAsia="宋体" w:hAnsi="Times" w:hint="eastAsia"/>
          <w:szCs w:val="21"/>
        </w:rPr>
        <w:t>N</w:t>
      </w:r>
      <w:r>
        <w:rPr>
          <w:rFonts w:ascii="Times" w:eastAsia="宋体" w:hAnsi="Times"/>
          <w:szCs w:val="21"/>
        </w:rPr>
        <w:t>o</w:t>
      </w:r>
      <w:r>
        <w:rPr>
          <w:rFonts w:ascii="Times" w:eastAsia="宋体" w:hAnsi="Times" w:hint="eastAsia"/>
          <w:szCs w:val="21"/>
        </w:rPr>
        <w:t>de.js</w:t>
      </w:r>
      <w:r>
        <w:rPr>
          <w:rFonts w:ascii="Times" w:eastAsia="宋体" w:hAnsi="Times" w:hint="eastAsia"/>
          <w:szCs w:val="21"/>
        </w:rPr>
        <w:t>内建了</w:t>
      </w:r>
      <w:r>
        <w:rPr>
          <w:rFonts w:ascii="Times" w:eastAsia="宋体" w:hAnsi="Times" w:hint="eastAsia"/>
          <w:szCs w:val="21"/>
        </w:rPr>
        <w:t>HTTP</w:t>
      </w:r>
      <w:r>
        <w:rPr>
          <w:rFonts w:ascii="Times" w:eastAsia="宋体" w:hAnsi="Times" w:hint="eastAsia"/>
          <w:szCs w:val="21"/>
        </w:rPr>
        <w:t>服务器支持，用户可以轻松地实现一个网站和服务器的组合。这个服务器不仅可以用来调试代码，而且它本身就可以部署到产品环境。</w:t>
      </w:r>
      <w:r>
        <w:rPr>
          <w:rFonts w:ascii="Times" w:eastAsia="宋体" w:hAnsi="Times" w:hint="eastAsia"/>
          <w:szCs w:val="21"/>
        </w:rPr>
        <w:t>Node.js</w:t>
      </w:r>
      <w:r>
        <w:rPr>
          <w:rFonts w:ascii="Times" w:eastAsia="宋体" w:hAnsi="Times" w:hint="eastAsia"/>
          <w:szCs w:val="21"/>
        </w:rPr>
        <w:t>还可以部署到非网络应用的环境下，比如一个命令行工具。</w:t>
      </w:r>
      <w:r>
        <w:rPr>
          <w:rFonts w:ascii="Times" w:eastAsia="宋体" w:hAnsi="Times" w:hint="eastAsia"/>
          <w:szCs w:val="21"/>
        </w:rPr>
        <w:t>Node.js</w:t>
      </w:r>
      <w:r>
        <w:rPr>
          <w:rFonts w:ascii="Times" w:eastAsia="宋体" w:hAnsi="Times" w:hint="eastAsia"/>
          <w:szCs w:val="21"/>
        </w:rPr>
        <w:t>还可以调用</w:t>
      </w:r>
      <w:r>
        <w:rPr>
          <w:rFonts w:ascii="Times" w:eastAsia="宋体" w:hAnsi="Times" w:hint="eastAsia"/>
          <w:szCs w:val="21"/>
        </w:rPr>
        <w:t>C/C++</w:t>
      </w:r>
      <w:r>
        <w:rPr>
          <w:rFonts w:ascii="Times" w:eastAsia="宋体" w:hAnsi="Times" w:hint="eastAsia"/>
          <w:szCs w:val="21"/>
        </w:rPr>
        <w:t>的代码，这样可以充分利用已有的诸多函数库，也可以将对性能要求非常高的部分用</w:t>
      </w:r>
      <w:r>
        <w:rPr>
          <w:rFonts w:ascii="Times" w:eastAsia="宋体" w:hAnsi="Times" w:hint="eastAsia"/>
          <w:szCs w:val="21"/>
        </w:rPr>
        <w:t>C/C++</w:t>
      </w:r>
      <w:r>
        <w:rPr>
          <w:rFonts w:ascii="Times" w:eastAsia="宋体" w:hAnsi="Times" w:hint="eastAsia"/>
          <w:szCs w:val="21"/>
        </w:rPr>
        <w:t>来实现。</w:t>
      </w:r>
    </w:p>
    <w:p w14:paraId="3631DFE7" w14:textId="77777777" w:rsidR="0073245C" w:rsidRDefault="00A33A88">
      <w:pPr>
        <w:spacing w:line="360" w:lineRule="auto"/>
        <w:ind w:firstLineChars="200" w:firstLine="420"/>
        <w:rPr>
          <w:rFonts w:ascii="Times" w:eastAsia="宋体" w:hAnsi="Times"/>
          <w:szCs w:val="21"/>
        </w:rPr>
      </w:pPr>
      <w:r>
        <w:rPr>
          <w:rFonts w:ascii="Times" w:eastAsia="宋体" w:hAnsi="Times" w:hint="eastAsia"/>
          <w:szCs w:val="21"/>
        </w:rPr>
        <w:t>Node.js</w:t>
      </w:r>
      <w:r>
        <w:rPr>
          <w:rFonts w:ascii="Times" w:eastAsia="宋体" w:hAnsi="Times" w:hint="eastAsia"/>
          <w:szCs w:val="21"/>
        </w:rPr>
        <w:t>用异步式</w:t>
      </w:r>
      <w:r>
        <w:rPr>
          <w:rFonts w:ascii="Times" w:eastAsia="宋体" w:hAnsi="Times" w:hint="eastAsia"/>
          <w:szCs w:val="21"/>
        </w:rPr>
        <w:t>I/O</w:t>
      </w:r>
      <w:r>
        <w:rPr>
          <w:rFonts w:ascii="Times" w:eastAsia="宋体" w:hAnsi="Times" w:hint="eastAsia"/>
          <w:szCs w:val="21"/>
        </w:rPr>
        <w:t>和事件驱动代替多线程，带来了可观的性能提升。</w:t>
      </w:r>
      <w:r>
        <w:rPr>
          <w:rFonts w:ascii="Times" w:eastAsia="宋体" w:hAnsi="Times" w:hint="eastAsia"/>
          <w:szCs w:val="21"/>
        </w:rPr>
        <w:t>Node.js</w:t>
      </w:r>
      <w:r>
        <w:rPr>
          <w:rFonts w:ascii="Times" w:eastAsia="宋体" w:hAnsi="Times" w:hint="eastAsia"/>
          <w:szCs w:val="21"/>
        </w:rPr>
        <w:t>除了使用</w:t>
      </w:r>
      <w:r>
        <w:rPr>
          <w:rFonts w:ascii="Times" w:eastAsia="宋体" w:hAnsi="Times" w:hint="eastAsia"/>
          <w:szCs w:val="21"/>
        </w:rPr>
        <w:t>V8</w:t>
      </w:r>
      <w:r>
        <w:rPr>
          <w:rFonts w:ascii="Times" w:eastAsia="宋体" w:hAnsi="Times" w:hint="eastAsia"/>
          <w:szCs w:val="21"/>
        </w:rPr>
        <w:t>作为</w:t>
      </w:r>
      <w:r>
        <w:rPr>
          <w:rFonts w:ascii="Times" w:eastAsia="宋体" w:hAnsi="Times" w:hint="eastAsia"/>
          <w:szCs w:val="21"/>
        </w:rPr>
        <w:t>JavaScript</w:t>
      </w:r>
      <w:r>
        <w:rPr>
          <w:rFonts w:ascii="Times" w:eastAsia="宋体" w:hAnsi="Times" w:hint="eastAsia"/>
          <w:szCs w:val="21"/>
        </w:rPr>
        <w:t>引擎之外，还使用了高效的</w:t>
      </w:r>
      <w:r>
        <w:rPr>
          <w:rFonts w:ascii="Times" w:eastAsia="宋体" w:hAnsi="Times" w:hint="eastAsia"/>
          <w:szCs w:val="21"/>
        </w:rPr>
        <w:t>libev</w:t>
      </w:r>
      <w:r>
        <w:rPr>
          <w:rFonts w:ascii="Times" w:eastAsia="宋体" w:hAnsi="Times" w:hint="eastAsia"/>
          <w:szCs w:val="21"/>
        </w:rPr>
        <w:t>和</w:t>
      </w:r>
      <w:r>
        <w:rPr>
          <w:rFonts w:ascii="Times" w:eastAsia="宋体" w:hAnsi="Times" w:hint="eastAsia"/>
          <w:szCs w:val="21"/>
        </w:rPr>
        <w:t>libeio</w:t>
      </w:r>
      <w:r>
        <w:rPr>
          <w:rFonts w:ascii="Times" w:eastAsia="宋体" w:hAnsi="Times" w:hint="eastAsia"/>
          <w:szCs w:val="21"/>
        </w:rPr>
        <w:t>库支持事件驱动和异步式</w:t>
      </w:r>
      <w:r>
        <w:rPr>
          <w:rFonts w:ascii="Times" w:eastAsia="宋体" w:hAnsi="Times" w:hint="eastAsia"/>
          <w:szCs w:val="21"/>
        </w:rPr>
        <w:t>I/O</w:t>
      </w:r>
      <w:r>
        <w:rPr>
          <w:rFonts w:ascii="Times" w:eastAsia="宋体" w:hAnsi="Times" w:hint="eastAsia"/>
          <w:szCs w:val="21"/>
        </w:rPr>
        <w:t>。图</w:t>
      </w:r>
      <w:r>
        <w:rPr>
          <w:rFonts w:ascii="Times" w:eastAsia="宋体" w:hAnsi="Times" w:hint="eastAsia"/>
          <w:szCs w:val="21"/>
        </w:rPr>
        <w:t>1</w:t>
      </w:r>
      <w:r>
        <w:rPr>
          <w:rFonts w:ascii="Times" w:eastAsia="宋体" w:hAnsi="Times" w:hint="eastAsia"/>
          <w:szCs w:val="21"/>
        </w:rPr>
        <w:t>是</w:t>
      </w:r>
      <w:r>
        <w:rPr>
          <w:rFonts w:ascii="Times" w:eastAsia="宋体" w:hAnsi="Times" w:hint="eastAsia"/>
          <w:szCs w:val="21"/>
        </w:rPr>
        <w:t>Node.js</w:t>
      </w:r>
      <w:r>
        <w:rPr>
          <w:rFonts w:ascii="Times" w:eastAsia="宋体" w:hAnsi="Times" w:hint="eastAsia"/>
          <w:szCs w:val="21"/>
        </w:rPr>
        <w:t>架构的示意图</w:t>
      </w:r>
      <w:r>
        <w:rPr>
          <w:rFonts w:ascii="Times" w:eastAsia="宋体" w:hAnsi="Times" w:hint="eastAsia"/>
          <w:szCs w:val="21"/>
          <w:vertAlign w:val="superscript"/>
        </w:rPr>
        <w:t>[3]</w:t>
      </w:r>
      <w:r>
        <w:rPr>
          <w:rFonts w:ascii="Times" w:eastAsia="宋体" w:hAnsi="Times" w:hint="eastAsia"/>
          <w:szCs w:val="21"/>
        </w:rPr>
        <w:t>。</w:t>
      </w:r>
    </w:p>
    <w:p w14:paraId="32676C86" w14:textId="77777777" w:rsidR="0073245C" w:rsidRDefault="00A33A88">
      <w:pPr>
        <w:keepNext/>
        <w:spacing w:line="360" w:lineRule="auto"/>
        <w:jc w:val="center"/>
        <w:rPr>
          <w:rFonts w:ascii="Times" w:eastAsia="宋体" w:hAnsi="Times"/>
        </w:rPr>
      </w:pPr>
      <w:r>
        <w:rPr>
          <w:rFonts w:ascii="Times" w:eastAsia="宋体" w:hAnsi="Times"/>
          <w:noProof/>
        </w:rPr>
        <w:lastRenderedPageBreak/>
        <w:drawing>
          <wp:inline distT="0" distB="0" distL="0" distR="0" wp14:anchorId="4C423FE5" wp14:editId="249A1932">
            <wp:extent cx="5274310" cy="3129915"/>
            <wp:effectExtent l="0" t="0" r="2540" b="0"/>
            <wp:docPr id="3" name="图片 3" descr="https://ss0.bdstatic.com/94oJfD_bAAcT8t7mm9GUKT-xh_/timg?image&amp;quality=100&amp;size=b4000_4000&amp;sec=1490178396&amp;di=19f7c8b8b1c40a862e0b9584c8bd4201&amp;src=http://images0.cnblogs.com/blog2015/434220/201505/3007560711099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ss0.bdstatic.com/94oJfD_bAAcT8t7mm9GUKT-xh_/timg?image&amp;quality=100&amp;size=b4000_4000&amp;sec=1490178396&amp;di=19f7c8b8b1c40a862e0b9584c8bd4201&amp;src=http://images0.cnblogs.com/blog2015/434220/201505/30075607110999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4310" cy="3130436"/>
                    </a:xfrm>
                    <a:prstGeom prst="rect">
                      <a:avLst/>
                    </a:prstGeom>
                    <a:noFill/>
                    <a:ln>
                      <a:noFill/>
                    </a:ln>
                  </pic:spPr>
                </pic:pic>
              </a:graphicData>
            </a:graphic>
          </wp:inline>
        </w:drawing>
      </w:r>
    </w:p>
    <w:p w14:paraId="44BB0EB8" w14:textId="77777777" w:rsidR="0073245C" w:rsidRDefault="00A33A88">
      <w:pPr>
        <w:jc w:val="center"/>
        <w:rPr>
          <w:rFonts w:ascii="Times" w:eastAsia="宋体" w:hAnsi="Times"/>
          <w:b/>
          <w:szCs w:val="21"/>
        </w:rPr>
      </w:pPr>
      <w:r>
        <w:rPr>
          <w:rFonts w:ascii="Times" w:eastAsia="宋体" w:hAnsi="Times" w:hint="eastAsia"/>
        </w:rPr>
        <w:t>图</w:t>
      </w:r>
      <w:r>
        <w:rPr>
          <w:rFonts w:ascii="Times" w:eastAsia="宋体" w:hAnsi="Times" w:hint="eastAsia"/>
        </w:rPr>
        <w:t xml:space="preserve"> </w:t>
      </w:r>
      <w:r>
        <w:rPr>
          <w:rFonts w:ascii="Times" w:eastAsia="宋体" w:hAnsi="Times"/>
        </w:rPr>
        <w:fldChar w:fldCharType="begin"/>
      </w:r>
      <w:r>
        <w:rPr>
          <w:rFonts w:ascii="Times" w:eastAsia="宋体" w:hAnsi="Times"/>
        </w:rPr>
        <w:instrText xml:space="preserve"> </w:instrText>
      </w:r>
      <w:r>
        <w:rPr>
          <w:rFonts w:ascii="Times" w:eastAsia="宋体" w:hAnsi="Times" w:hint="eastAsia"/>
        </w:rPr>
        <w:instrText xml:space="preserve">SEQ </w:instrText>
      </w:r>
      <w:r>
        <w:rPr>
          <w:rFonts w:ascii="Times" w:eastAsia="宋体" w:hAnsi="Times" w:hint="eastAsia"/>
        </w:rPr>
        <w:instrText>图</w:instrText>
      </w:r>
      <w:r>
        <w:rPr>
          <w:rFonts w:ascii="Times" w:eastAsia="宋体" w:hAnsi="Times" w:hint="eastAsia"/>
        </w:rPr>
        <w:instrText xml:space="preserve"> \* ARABIC</w:instrText>
      </w:r>
      <w:r>
        <w:rPr>
          <w:rFonts w:ascii="Times" w:eastAsia="宋体" w:hAnsi="Times"/>
        </w:rPr>
        <w:instrText xml:space="preserve"> </w:instrText>
      </w:r>
      <w:r>
        <w:rPr>
          <w:rFonts w:ascii="Times" w:eastAsia="宋体" w:hAnsi="Times"/>
        </w:rPr>
        <w:fldChar w:fldCharType="separate"/>
      </w:r>
      <w:r>
        <w:rPr>
          <w:rFonts w:ascii="Times" w:eastAsia="宋体" w:hAnsi="Times"/>
        </w:rPr>
        <w:t>1</w:t>
      </w:r>
      <w:r>
        <w:rPr>
          <w:rFonts w:ascii="Times" w:eastAsia="宋体" w:hAnsi="Times"/>
        </w:rPr>
        <w:fldChar w:fldCharType="end"/>
      </w:r>
      <w:r>
        <w:rPr>
          <w:rFonts w:ascii="Times" w:eastAsia="宋体" w:hAnsi="Times" w:hint="eastAsia"/>
        </w:rPr>
        <w:t xml:space="preserve"> Node.js</w:t>
      </w:r>
      <w:r>
        <w:rPr>
          <w:rFonts w:ascii="Times" w:eastAsia="宋体" w:hAnsi="Times" w:hint="eastAsia"/>
        </w:rPr>
        <w:t>架构图</w:t>
      </w:r>
    </w:p>
    <w:p w14:paraId="573091F8" w14:textId="77777777" w:rsidR="0073245C" w:rsidRDefault="0073245C">
      <w:pPr>
        <w:jc w:val="center"/>
        <w:rPr>
          <w:rFonts w:ascii="Times" w:eastAsia="宋体" w:hAnsi="Times"/>
          <w:b/>
          <w:szCs w:val="21"/>
        </w:rPr>
      </w:pPr>
    </w:p>
    <w:p w14:paraId="7D5CAADC" w14:textId="77777777" w:rsidR="0073245C" w:rsidRDefault="00A33A88">
      <w:pPr>
        <w:pStyle w:val="13"/>
        <w:widowControl/>
        <w:numPr>
          <w:ilvl w:val="1"/>
          <w:numId w:val="1"/>
        </w:numPr>
        <w:ind w:firstLineChars="0"/>
        <w:jc w:val="left"/>
        <w:outlineLvl w:val="1"/>
        <w:rPr>
          <w:rFonts w:ascii="Times" w:eastAsia="宋体" w:hAnsi="Times"/>
          <w:b/>
          <w:sz w:val="32"/>
          <w:szCs w:val="32"/>
        </w:rPr>
      </w:pPr>
      <w:bookmarkStart w:id="235" w:name="_Toc480713697"/>
      <w:bookmarkStart w:id="236" w:name="_Toc481620424"/>
      <w:r>
        <w:rPr>
          <w:rFonts w:ascii="Times" w:eastAsia="宋体" w:hAnsi="Times" w:hint="eastAsia"/>
          <w:b/>
          <w:sz w:val="32"/>
          <w:szCs w:val="32"/>
        </w:rPr>
        <w:t>文档概述</w:t>
      </w:r>
      <w:bookmarkEnd w:id="235"/>
      <w:bookmarkEnd w:id="236"/>
    </w:p>
    <w:p w14:paraId="6713BCF8" w14:textId="77777777" w:rsidR="0073245C" w:rsidRDefault="00A33A88">
      <w:pPr>
        <w:widowControl/>
        <w:spacing w:line="360" w:lineRule="auto"/>
        <w:ind w:firstLineChars="200" w:firstLine="420"/>
        <w:jc w:val="left"/>
        <w:rPr>
          <w:rFonts w:ascii="Times" w:eastAsia="宋体" w:hAnsi="Times"/>
          <w:szCs w:val="21"/>
        </w:rPr>
      </w:pPr>
      <w:r>
        <w:rPr>
          <w:rFonts w:ascii="Times" w:eastAsia="宋体" w:hAnsi="Times" w:hint="eastAsia"/>
          <w:szCs w:val="21"/>
        </w:rPr>
        <w:t>本文档是基于</w:t>
      </w:r>
      <w:r>
        <w:rPr>
          <w:rFonts w:ascii="Times" w:eastAsia="宋体" w:hAnsi="Times" w:hint="eastAsia"/>
          <w:szCs w:val="21"/>
        </w:rPr>
        <w:t>Node.js</w:t>
      </w:r>
      <w:r>
        <w:rPr>
          <w:rFonts w:ascii="Times" w:eastAsia="宋体" w:hAnsi="Times" w:hint="eastAsia"/>
          <w:szCs w:val="21"/>
        </w:rPr>
        <w:t>的各模块需求分析和规格说明书，确定</w:t>
      </w:r>
      <w:r>
        <w:rPr>
          <w:rFonts w:ascii="Times" w:eastAsia="宋体" w:hAnsi="Times" w:hint="eastAsia"/>
          <w:szCs w:val="21"/>
        </w:rPr>
        <w:t>Node.js</w:t>
      </w:r>
      <w:r>
        <w:rPr>
          <w:rFonts w:ascii="Times" w:eastAsia="宋体" w:hAnsi="Times" w:hint="eastAsia"/>
          <w:szCs w:val="21"/>
        </w:rPr>
        <w:t>的功能需求、非功能需求、数据需求以及运行需求。</w:t>
      </w:r>
    </w:p>
    <w:p w14:paraId="7B456A74" w14:textId="77777777" w:rsidR="0073245C" w:rsidRDefault="00A33A88">
      <w:pPr>
        <w:pStyle w:val="13"/>
        <w:widowControl/>
        <w:numPr>
          <w:ilvl w:val="0"/>
          <w:numId w:val="2"/>
        </w:numPr>
        <w:spacing w:line="360" w:lineRule="auto"/>
        <w:ind w:firstLineChars="0"/>
        <w:jc w:val="left"/>
        <w:rPr>
          <w:rFonts w:ascii="Times" w:eastAsia="宋体" w:hAnsi="Times"/>
          <w:color w:val="000000"/>
          <w:szCs w:val="21"/>
        </w:rPr>
      </w:pPr>
      <w:r>
        <w:rPr>
          <w:rFonts w:ascii="Times" w:eastAsia="宋体" w:hAnsi="Times" w:hint="eastAsia"/>
          <w:color w:val="000000"/>
          <w:szCs w:val="21"/>
        </w:rPr>
        <w:t>以用例图的形式给出</w:t>
      </w:r>
      <w:r>
        <w:rPr>
          <w:rFonts w:ascii="Times" w:eastAsia="宋体" w:hAnsi="Times" w:hint="eastAsia"/>
          <w:color w:val="000000"/>
          <w:szCs w:val="21"/>
        </w:rPr>
        <w:t xml:space="preserve"> Node.js</w:t>
      </w:r>
      <w:r>
        <w:rPr>
          <w:rFonts w:ascii="Times" w:eastAsia="宋体" w:hAnsi="Times" w:hint="eastAsia"/>
          <w:color w:val="000000"/>
          <w:szCs w:val="21"/>
        </w:rPr>
        <w:t>功能需求的分解结构，并对用例模型中的参与者和用例进行详细的描述。</w:t>
      </w:r>
    </w:p>
    <w:p w14:paraId="3111E7B7" w14:textId="77777777" w:rsidR="0073245C" w:rsidRDefault="00A33A88">
      <w:pPr>
        <w:pStyle w:val="13"/>
        <w:widowControl/>
        <w:numPr>
          <w:ilvl w:val="0"/>
          <w:numId w:val="2"/>
        </w:numPr>
        <w:spacing w:line="360" w:lineRule="auto"/>
        <w:ind w:firstLineChars="0"/>
        <w:jc w:val="left"/>
        <w:rPr>
          <w:rFonts w:ascii="Times" w:eastAsia="宋体" w:hAnsi="Times"/>
          <w:szCs w:val="21"/>
        </w:rPr>
      </w:pPr>
      <w:r>
        <w:rPr>
          <w:rFonts w:ascii="Times" w:eastAsia="宋体" w:hAnsi="Times" w:hint="eastAsia"/>
          <w:color w:val="000000"/>
          <w:szCs w:val="21"/>
        </w:rPr>
        <w:t>描述了与此次系统实施相关的硬件环境的一些要求。</w:t>
      </w:r>
    </w:p>
    <w:p w14:paraId="16F32FD3" w14:textId="77777777" w:rsidR="0073245C" w:rsidRDefault="00A33A88">
      <w:pPr>
        <w:pStyle w:val="13"/>
        <w:widowControl/>
        <w:numPr>
          <w:ilvl w:val="0"/>
          <w:numId w:val="2"/>
        </w:numPr>
        <w:spacing w:line="360" w:lineRule="auto"/>
        <w:ind w:firstLineChars="0"/>
        <w:jc w:val="left"/>
        <w:rPr>
          <w:rFonts w:ascii="Times" w:eastAsia="宋体" w:hAnsi="Times"/>
          <w:szCs w:val="21"/>
        </w:rPr>
      </w:pPr>
      <w:r>
        <w:rPr>
          <w:rFonts w:ascii="Times" w:eastAsia="宋体" w:hAnsi="Times" w:hint="eastAsia"/>
          <w:color w:val="000000"/>
          <w:szCs w:val="21"/>
        </w:rPr>
        <w:t>描述了与此系统实施相关的软件环境的要求。</w:t>
      </w:r>
    </w:p>
    <w:p w14:paraId="0A7E6B0D" w14:textId="77777777" w:rsidR="0073245C" w:rsidRDefault="00A33A88">
      <w:pPr>
        <w:pStyle w:val="13"/>
        <w:widowControl/>
        <w:numPr>
          <w:ilvl w:val="1"/>
          <w:numId w:val="1"/>
        </w:numPr>
        <w:ind w:firstLineChars="0"/>
        <w:jc w:val="left"/>
        <w:outlineLvl w:val="1"/>
        <w:rPr>
          <w:rFonts w:ascii="Times" w:eastAsia="宋体" w:hAnsi="Times"/>
          <w:b/>
          <w:sz w:val="32"/>
          <w:szCs w:val="32"/>
        </w:rPr>
      </w:pPr>
      <w:bookmarkStart w:id="237" w:name="_Toc480713698"/>
      <w:bookmarkStart w:id="238" w:name="_Toc481620425"/>
      <w:r>
        <w:rPr>
          <w:rFonts w:ascii="Times" w:eastAsia="宋体" w:hAnsi="Times" w:hint="eastAsia"/>
          <w:b/>
          <w:sz w:val="32"/>
          <w:szCs w:val="32"/>
        </w:rPr>
        <w:t>术语和缩略词</w:t>
      </w:r>
      <w:bookmarkEnd w:id="237"/>
      <w:bookmarkEnd w:id="238"/>
    </w:p>
    <w:p w14:paraId="2EDD8A72" w14:textId="77777777" w:rsidR="0073245C" w:rsidRDefault="00A33A88">
      <w:pPr>
        <w:spacing w:line="360" w:lineRule="auto"/>
        <w:ind w:firstLineChars="200" w:firstLine="420"/>
        <w:rPr>
          <w:rFonts w:ascii="Times" w:eastAsia="宋体" w:hAnsi="Times"/>
          <w:szCs w:val="21"/>
        </w:rPr>
      </w:pPr>
      <w:r>
        <w:rPr>
          <w:rFonts w:ascii="Times" w:eastAsia="宋体" w:hAnsi="Times" w:hint="eastAsia"/>
          <w:szCs w:val="21"/>
        </w:rPr>
        <w:t>关于本文档中出现的一些专业术语、缩略语如表</w:t>
      </w:r>
      <w:r>
        <w:rPr>
          <w:rFonts w:ascii="Times" w:eastAsia="宋体" w:hAnsi="Times" w:hint="eastAsia"/>
          <w:szCs w:val="21"/>
        </w:rPr>
        <w:t>1</w:t>
      </w:r>
      <w:r>
        <w:rPr>
          <w:rFonts w:ascii="Times" w:eastAsia="宋体" w:hAnsi="Times" w:hint="eastAsia"/>
          <w:szCs w:val="21"/>
        </w:rPr>
        <w:t>所示。</w:t>
      </w:r>
    </w:p>
    <w:p w14:paraId="0414FE26" w14:textId="77777777" w:rsidR="0073245C" w:rsidRDefault="00A33A88">
      <w:pPr>
        <w:spacing w:line="360" w:lineRule="auto"/>
        <w:ind w:firstLineChars="200" w:firstLine="422"/>
        <w:jc w:val="center"/>
        <w:rPr>
          <w:rFonts w:ascii="Times" w:eastAsia="宋体" w:hAnsi="Times"/>
          <w:b/>
          <w:sz w:val="24"/>
          <w:szCs w:val="24"/>
        </w:rPr>
      </w:pPr>
      <w:r>
        <w:rPr>
          <w:rFonts w:ascii="Times" w:eastAsia="宋体" w:hAnsi="Times" w:cstheme="minorHAnsi"/>
          <w:b/>
        </w:rPr>
        <w:t>表</w:t>
      </w:r>
      <w:r>
        <w:rPr>
          <w:rFonts w:ascii="Times" w:eastAsia="宋体" w:hAnsi="Times" w:cstheme="minorHAnsi"/>
          <w:b/>
        </w:rPr>
        <w:t xml:space="preserve"> </w:t>
      </w:r>
      <w:r>
        <w:rPr>
          <w:rFonts w:ascii="Times" w:eastAsia="宋体" w:hAnsi="Times" w:cstheme="minorHAnsi"/>
          <w:b/>
        </w:rPr>
        <w:fldChar w:fldCharType="begin"/>
      </w:r>
      <w:r>
        <w:rPr>
          <w:rFonts w:ascii="Times" w:eastAsia="宋体" w:hAnsi="Times" w:cstheme="minorHAnsi"/>
          <w:b/>
        </w:rPr>
        <w:instrText xml:space="preserve"> SEQ </w:instrText>
      </w:r>
      <w:r>
        <w:rPr>
          <w:rFonts w:ascii="Times" w:eastAsia="宋体" w:hAnsi="Times" w:cstheme="minorHAnsi"/>
          <w:b/>
        </w:rPr>
        <w:instrText>表</w:instrText>
      </w:r>
      <w:r>
        <w:rPr>
          <w:rFonts w:ascii="Times" w:eastAsia="宋体" w:hAnsi="Times" w:cstheme="minorHAnsi"/>
          <w:b/>
        </w:rPr>
        <w:instrText xml:space="preserve"> \* ARABIC </w:instrText>
      </w:r>
      <w:r>
        <w:rPr>
          <w:rFonts w:ascii="Times" w:eastAsia="宋体" w:hAnsi="Times" w:cstheme="minorHAnsi"/>
          <w:b/>
        </w:rPr>
        <w:fldChar w:fldCharType="separate"/>
      </w:r>
      <w:r>
        <w:rPr>
          <w:rFonts w:ascii="Times" w:eastAsia="宋体" w:hAnsi="Times" w:cstheme="minorHAnsi"/>
          <w:b/>
        </w:rPr>
        <w:t>1</w:t>
      </w:r>
      <w:r>
        <w:rPr>
          <w:rFonts w:ascii="Times" w:eastAsia="宋体" w:hAnsi="Times" w:cstheme="minorHAnsi"/>
          <w:b/>
        </w:rPr>
        <w:fldChar w:fldCharType="end"/>
      </w:r>
      <w:r>
        <w:rPr>
          <w:rFonts w:ascii="Times" w:eastAsia="宋体" w:hAnsi="Times" w:cstheme="minorHAnsi"/>
          <w:b/>
        </w:rPr>
        <w:t xml:space="preserve"> </w:t>
      </w:r>
      <w:r>
        <w:rPr>
          <w:rFonts w:ascii="Times" w:eastAsia="宋体" w:hAnsi="Times" w:cstheme="minorHAnsi"/>
          <w:b/>
        </w:rPr>
        <w:t>专业术语</w:t>
      </w:r>
      <w:r>
        <w:rPr>
          <w:rFonts w:ascii="Times" w:eastAsia="宋体" w:hAnsi="Times" w:cstheme="minorHAnsi"/>
          <w:b/>
        </w:rPr>
        <w:t>/</w:t>
      </w:r>
      <w:r>
        <w:rPr>
          <w:rFonts w:ascii="Times" w:eastAsia="宋体" w:hAnsi="Times" w:cstheme="minorHAnsi"/>
          <w:b/>
        </w:rPr>
        <w:t>缩略图描述表</w:t>
      </w:r>
    </w:p>
    <w:tbl>
      <w:tblPr>
        <w:tblStyle w:val="ad"/>
        <w:tblW w:w="8296" w:type="dxa"/>
        <w:tblLayout w:type="fixed"/>
        <w:tblLook w:val="04A0" w:firstRow="1" w:lastRow="0" w:firstColumn="1" w:lastColumn="0" w:noHBand="0" w:noVBand="1"/>
      </w:tblPr>
      <w:tblGrid>
        <w:gridCol w:w="2061"/>
        <w:gridCol w:w="6235"/>
      </w:tblGrid>
      <w:tr w:rsidR="0073245C" w14:paraId="5BA0762A" w14:textId="77777777">
        <w:tc>
          <w:tcPr>
            <w:tcW w:w="2061" w:type="dxa"/>
          </w:tcPr>
          <w:p w14:paraId="3466BD44"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术语</w:t>
            </w:r>
            <w:r>
              <w:rPr>
                <w:rFonts w:ascii="Times" w:eastAsia="宋体" w:hAnsi="Times" w:hint="eastAsia"/>
                <w:sz w:val="24"/>
                <w:szCs w:val="24"/>
              </w:rPr>
              <w:t>/</w:t>
            </w:r>
            <w:r>
              <w:rPr>
                <w:rFonts w:ascii="Times" w:eastAsia="宋体" w:hAnsi="Times" w:hint="eastAsia"/>
                <w:sz w:val="24"/>
                <w:szCs w:val="24"/>
              </w:rPr>
              <w:t>缩略语</w:t>
            </w:r>
          </w:p>
        </w:tc>
        <w:tc>
          <w:tcPr>
            <w:tcW w:w="6235" w:type="dxa"/>
          </w:tcPr>
          <w:p w14:paraId="64779BCA" w14:textId="77777777" w:rsidR="0073245C" w:rsidRDefault="00A33A88">
            <w:pPr>
              <w:spacing w:line="360" w:lineRule="auto"/>
              <w:jc w:val="center"/>
              <w:rPr>
                <w:rFonts w:ascii="Times" w:eastAsia="宋体" w:hAnsi="Times"/>
                <w:sz w:val="24"/>
                <w:szCs w:val="24"/>
              </w:rPr>
            </w:pPr>
            <w:r>
              <w:rPr>
                <w:rFonts w:ascii="Times" w:eastAsia="宋体" w:hAnsi="Times" w:hint="eastAsia"/>
                <w:sz w:val="24"/>
                <w:szCs w:val="24"/>
              </w:rPr>
              <w:t>描述</w:t>
            </w:r>
          </w:p>
        </w:tc>
      </w:tr>
      <w:tr w:rsidR="0073245C" w14:paraId="59002035" w14:textId="77777777">
        <w:tc>
          <w:tcPr>
            <w:tcW w:w="2061" w:type="dxa"/>
          </w:tcPr>
          <w:p w14:paraId="35E204AC" w14:textId="77777777" w:rsidR="0073245C" w:rsidRDefault="00A33A88">
            <w:pPr>
              <w:spacing w:line="360" w:lineRule="auto"/>
              <w:rPr>
                <w:rFonts w:ascii="Times" w:eastAsia="宋体" w:hAnsi="Times"/>
                <w:szCs w:val="21"/>
              </w:rPr>
            </w:pPr>
            <w:r>
              <w:rPr>
                <w:rFonts w:ascii="Times" w:eastAsia="宋体" w:hAnsi="Times" w:hint="eastAsia"/>
                <w:szCs w:val="21"/>
              </w:rPr>
              <w:t>JavaScript</w:t>
            </w:r>
          </w:p>
        </w:tc>
        <w:tc>
          <w:tcPr>
            <w:tcW w:w="6235" w:type="dxa"/>
          </w:tcPr>
          <w:p w14:paraId="3ADA050A" w14:textId="77777777" w:rsidR="0073245C" w:rsidRDefault="00A33A88">
            <w:pPr>
              <w:spacing w:line="360" w:lineRule="auto"/>
              <w:rPr>
                <w:rFonts w:ascii="Times" w:eastAsia="宋体" w:hAnsi="Times"/>
                <w:szCs w:val="21"/>
              </w:rPr>
            </w:pPr>
            <w:r>
              <w:rPr>
                <w:rFonts w:ascii="Times" w:eastAsia="宋体" w:hAnsi="Times" w:hint="eastAsia"/>
                <w:szCs w:val="21"/>
              </w:rPr>
              <w:t>JavaScript</w:t>
            </w:r>
            <w:r>
              <w:rPr>
                <w:rFonts w:ascii="Times" w:eastAsia="宋体" w:hAnsi="Times" w:cs="Arial"/>
                <w:color w:val="333333"/>
                <w:szCs w:val="21"/>
                <w:shd w:val="clear" w:color="auto" w:fill="FFFFFF"/>
              </w:rPr>
              <w:t>一种直译式脚本语言</w:t>
            </w:r>
            <w:r>
              <w:rPr>
                <w:rFonts w:ascii="Times" w:eastAsia="宋体" w:hAnsi="Times" w:cs="Arial" w:hint="eastAsia"/>
                <w:color w:val="333333"/>
                <w:szCs w:val="21"/>
                <w:shd w:val="clear" w:color="auto" w:fill="FFFFFF"/>
              </w:rPr>
              <w:t>,</w:t>
            </w:r>
            <w:r>
              <w:rPr>
                <w:rFonts w:ascii="Times" w:eastAsia="宋体" w:hAnsi="Times" w:cs="Arial" w:hint="eastAsia"/>
                <w:color w:val="333333"/>
                <w:szCs w:val="21"/>
                <w:shd w:val="clear" w:color="auto" w:fill="FFFFFF"/>
              </w:rPr>
              <w:t>简称</w:t>
            </w:r>
            <w:r>
              <w:rPr>
                <w:rFonts w:ascii="Times" w:eastAsia="宋体" w:hAnsi="Times" w:cs="Arial" w:hint="eastAsia"/>
                <w:color w:val="333333"/>
                <w:szCs w:val="21"/>
                <w:shd w:val="clear" w:color="auto" w:fill="FFFFFF"/>
              </w:rPr>
              <w:t>js</w:t>
            </w:r>
            <w:r>
              <w:rPr>
                <w:rFonts w:ascii="Times" w:eastAsia="宋体" w:hAnsi="Times" w:cs="Arial" w:hint="eastAsia"/>
                <w:color w:val="333333"/>
                <w:szCs w:val="21"/>
                <w:shd w:val="clear" w:color="auto" w:fill="FFFFFF"/>
              </w:rPr>
              <w:t>。</w:t>
            </w:r>
          </w:p>
        </w:tc>
      </w:tr>
      <w:tr w:rsidR="0073245C" w14:paraId="1E40AC30" w14:textId="77777777">
        <w:tc>
          <w:tcPr>
            <w:tcW w:w="2061" w:type="dxa"/>
          </w:tcPr>
          <w:p w14:paraId="74E06758" w14:textId="77777777" w:rsidR="0073245C" w:rsidRDefault="00A33A88">
            <w:pPr>
              <w:spacing w:line="360" w:lineRule="auto"/>
              <w:rPr>
                <w:rFonts w:ascii="Times" w:eastAsia="宋体" w:hAnsi="Times"/>
                <w:szCs w:val="21"/>
              </w:rPr>
            </w:pPr>
            <w:r>
              <w:rPr>
                <w:rFonts w:ascii="Times" w:eastAsia="宋体" w:hAnsi="Times" w:hint="eastAsia"/>
                <w:szCs w:val="21"/>
              </w:rPr>
              <w:t>API</w:t>
            </w:r>
          </w:p>
        </w:tc>
        <w:tc>
          <w:tcPr>
            <w:tcW w:w="6235" w:type="dxa"/>
          </w:tcPr>
          <w:p w14:paraId="5FE98FDB" w14:textId="77777777" w:rsidR="0073245C" w:rsidRDefault="00A33A88">
            <w:pPr>
              <w:spacing w:line="360" w:lineRule="auto"/>
              <w:rPr>
                <w:rFonts w:ascii="Times" w:eastAsia="宋体" w:hAnsi="Times"/>
                <w:szCs w:val="21"/>
              </w:rPr>
            </w:pPr>
            <w:r>
              <w:rPr>
                <w:rFonts w:ascii="Times" w:eastAsia="宋体" w:hAnsi="Times" w:cs="Arial"/>
                <w:color w:val="333333"/>
                <w:szCs w:val="21"/>
                <w:shd w:val="clear" w:color="auto" w:fill="FFFFFF"/>
              </w:rPr>
              <w:t>Application Programming Interface</w:t>
            </w:r>
            <w:r>
              <w:rPr>
                <w:rFonts w:ascii="Times" w:eastAsia="宋体" w:hAnsi="Times" w:cs="Arial" w:hint="eastAsia"/>
                <w:color w:val="333333"/>
                <w:szCs w:val="21"/>
                <w:shd w:val="clear" w:color="auto" w:fill="FFFFFF"/>
              </w:rPr>
              <w:t>，</w:t>
            </w:r>
            <w:r>
              <w:rPr>
                <w:rFonts w:ascii="Times" w:eastAsia="宋体" w:hAnsi="Times" w:cs="Arial"/>
                <w:color w:val="333333"/>
                <w:szCs w:val="21"/>
                <w:shd w:val="clear" w:color="auto" w:fill="FFFFFF"/>
              </w:rPr>
              <w:t>应用程序编程接口</w:t>
            </w:r>
          </w:p>
        </w:tc>
      </w:tr>
      <w:tr w:rsidR="0073245C" w14:paraId="1E1BA8E7" w14:textId="77777777">
        <w:tc>
          <w:tcPr>
            <w:tcW w:w="2061" w:type="dxa"/>
          </w:tcPr>
          <w:p w14:paraId="321A68EF" w14:textId="77777777" w:rsidR="0073245C" w:rsidRDefault="00A33A88">
            <w:pPr>
              <w:spacing w:line="360" w:lineRule="auto"/>
              <w:rPr>
                <w:rFonts w:ascii="Times" w:eastAsia="宋体" w:hAnsi="Times"/>
                <w:szCs w:val="21"/>
              </w:rPr>
            </w:pPr>
            <w:r>
              <w:rPr>
                <w:rFonts w:ascii="Times" w:eastAsia="宋体" w:hAnsi="Times" w:hint="eastAsia"/>
                <w:szCs w:val="21"/>
              </w:rPr>
              <w:t>HTTP</w:t>
            </w:r>
          </w:p>
        </w:tc>
        <w:tc>
          <w:tcPr>
            <w:tcW w:w="6235" w:type="dxa"/>
          </w:tcPr>
          <w:p w14:paraId="3A3854D8" w14:textId="77777777" w:rsidR="0073245C" w:rsidRDefault="00A33A88">
            <w:pPr>
              <w:spacing w:line="360" w:lineRule="auto"/>
              <w:rPr>
                <w:rFonts w:ascii="Times" w:eastAsia="宋体" w:hAnsi="Times"/>
                <w:szCs w:val="21"/>
              </w:rPr>
            </w:pPr>
            <w:r>
              <w:rPr>
                <w:rFonts w:ascii="Times" w:eastAsia="宋体" w:hAnsi="Times" w:cs="Arial"/>
                <w:color w:val="333333"/>
                <w:szCs w:val="21"/>
                <w:shd w:val="clear" w:color="auto" w:fill="FFFFFF"/>
              </w:rPr>
              <w:t>HyperText Transfer Protocol</w:t>
            </w:r>
            <w:r>
              <w:rPr>
                <w:rFonts w:ascii="Times" w:eastAsia="宋体" w:hAnsi="Times" w:cs="Arial" w:hint="eastAsia"/>
                <w:color w:val="333333"/>
                <w:szCs w:val="21"/>
                <w:shd w:val="clear" w:color="auto" w:fill="FFFFFF"/>
              </w:rPr>
              <w:t>，</w:t>
            </w:r>
            <w:hyperlink r:id="rId12" w:tgtFrame="_blank" w:history="1">
              <w:r>
                <w:rPr>
                  <w:rStyle w:val="ac"/>
                  <w:rFonts w:ascii="Times" w:eastAsia="宋体" w:hAnsi="Times" w:cs="Arial"/>
                  <w:color w:val="auto"/>
                  <w:szCs w:val="21"/>
                  <w:u w:val="none"/>
                  <w:shd w:val="clear" w:color="auto" w:fill="FFFFFF"/>
                </w:rPr>
                <w:t>超文本传输协议</w:t>
              </w:r>
            </w:hyperlink>
          </w:p>
        </w:tc>
      </w:tr>
      <w:tr w:rsidR="0073245C" w14:paraId="2ABD7CA1" w14:textId="77777777">
        <w:tc>
          <w:tcPr>
            <w:tcW w:w="2061" w:type="dxa"/>
          </w:tcPr>
          <w:p w14:paraId="262B75DE" w14:textId="77777777" w:rsidR="0073245C" w:rsidRDefault="00A33A88">
            <w:pPr>
              <w:spacing w:line="360" w:lineRule="auto"/>
              <w:rPr>
                <w:rFonts w:ascii="Times" w:eastAsia="宋体" w:hAnsi="Times"/>
                <w:szCs w:val="21"/>
              </w:rPr>
            </w:pPr>
            <w:r>
              <w:rPr>
                <w:rFonts w:ascii="Times" w:eastAsia="宋体" w:hAnsi="Times" w:hint="eastAsia"/>
                <w:szCs w:val="21"/>
              </w:rPr>
              <w:t>libev</w:t>
            </w:r>
          </w:p>
        </w:tc>
        <w:tc>
          <w:tcPr>
            <w:tcW w:w="6235" w:type="dxa"/>
          </w:tcPr>
          <w:p w14:paraId="6C559838" w14:textId="77777777" w:rsidR="0073245C" w:rsidRDefault="00A33A88">
            <w:pPr>
              <w:spacing w:line="360" w:lineRule="auto"/>
              <w:rPr>
                <w:rFonts w:ascii="Times" w:eastAsia="宋体" w:hAnsi="Times"/>
                <w:szCs w:val="21"/>
              </w:rPr>
            </w:pPr>
            <w:r>
              <w:rPr>
                <w:rFonts w:ascii="Times" w:eastAsia="宋体" w:hAnsi="Times" w:cs="Arial"/>
                <w:color w:val="333333"/>
                <w:szCs w:val="21"/>
                <w:shd w:val="clear" w:color="auto" w:fill="FFFFFF"/>
              </w:rPr>
              <w:t>一个</w:t>
            </w:r>
            <w:hyperlink r:id="rId13" w:tgtFrame="_blank" w:history="1">
              <w:r>
                <w:rPr>
                  <w:rStyle w:val="ac"/>
                  <w:rFonts w:ascii="Times" w:eastAsia="宋体" w:hAnsi="Times" w:cs="Arial"/>
                  <w:color w:val="auto"/>
                  <w:szCs w:val="21"/>
                  <w:u w:val="none"/>
                  <w:shd w:val="clear" w:color="auto" w:fill="FFFFFF"/>
                </w:rPr>
                <w:t>事件驱动</w:t>
              </w:r>
            </w:hyperlink>
            <w:r>
              <w:rPr>
                <w:rFonts w:ascii="Times" w:eastAsia="宋体" w:hAnsi="Times" w:cs="Arial"/>
                <w:color w:val="333333"/>
                <w:szCs w:val="21"/>
                <w:shd w:val="clear" w:color="auto" w:fill="FFFFFF"/>
              </w:rPr>
              <w:t>的编程框架</w:t>
            </w:r>
          </w:p>
        </w:tc>
      </w:tr>
      <w:tr w:rsidR="0073245C" w14:paraId="56DB9DD8" w14:textId="77777777">
        <w:tc>
          <w:tcPr>
            <w:tcW w:w="2061" w:type="dxa"/>
          </w:tcPr>
          <w:p w14:paraId="4262EFB3" w14:textId="77777777" w:rsidR="0073245C" w:rsidRDefault="00A33A88">
            <w:pPr>
              <w:spacing w:line="360" w:lineRule="auto"/>
              <w:rPr>
                <w:rFonts w:ascii="Times" w:eastAsia="宋体" w:hAnsi="Times"/>
                <w:szCs w:val="21"/>
              </w:rPr>
            </w:pPr>
            <w:r>
              <w:rPr>
                <w:rFonts w:ascii="Times" w:eastAsia="宋体" w:hAnsi="Times" w:hint="eastAsia"/>
                <w:szCs w:val="21"/>
              </w:rPr>
              <w:t>libeio</w:t>
            </w:r>
          </w:p>
        </w:tc>
        <w:tc>
          <w:tcPr>
            <w:tcW w:w="6235" w:type="dxa"/>
          </w:tcPr>
          <w:p w14:paraId="68927D3E" w14:textId="77777777" w:rsidR="0073245C" w:rsidRDefault="00A33A88">
            <w:pPr>
              <w:spacing w:line="360" w:lineRule="auto"/>
              <w:rPr>
                <w:rFonts w:ascii="Times" w:eastAsia="宋体" w:hAnsi="Times"/>
                <w:szCs w:val="21"/>
              </w:rPr>
            </w:pPr>
            <w:r>
              <w:rPr>
                <w:rFonts w:ascii="Times" w:eastAsia="宋体" w:hAnsi="Times" w:hint="eastAsia"/>
                <w:szCs w:val="21"/>
              </w:rPr>
              <w:t>提供全套一部文件操作的接口</w:t>
            </w:r>
          </w:p>
        </w:tc>
      </w:tr>
      <w:tr w:rsidR="0073245C" w14:paraId="44239306" w14:textId="77777777">
        <w:tc>
          <w:tcPr>
            <w:tcW w:w="2061" w:type="dxa"/>
          </w:tcPr>
          <w:p w14:paraId="42435E01" w14:textId="77777777" w:rsidR="0073245C" w:rsidRDefault="00A33A88">
            <w:pPr>
              <w:spacing w:line="360" w:lineRule="auto"/>
              <w:rPr>
                <w:rFonts w:ascii="Times" w:eastAsia="宋体" w:hAnsi="Times"/>
                <w:szCs w:val="21"/>
              </w:rPr>
            </w:pPr>
            <w:r>
              <w:rPr>
                <w:rFonts w:ascii="Times" w:eastAsia="宋体" w:hAnsi="Times" w:hint="eastAsia"/>
                <w:szCs w:val="21"/>
              </w:rPr>
              <w:lastRenderedPageBreak/>
              <w:t>libuv</w:t>
            </w:r>
          </w:p>
        </w:tc>
        <w:tc>
          <w:tcPr>
            <w:tcW w:w="6235" w:type="dxa"/>
          </w:tcPr>
          <w:p w14:paraId="2D7A33D7" w14:textId="77777777" w:rsidR="0073245C" w:rsidRDefault="00A33A8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left"/>
              <w:rPr>
                <w:rFonts w:ascii="Times" w:eastAsia="宋体" w:hAnsi="Times" w:cs="宋体"/>
                <w:color w:val="000000"/>
                <w:szCs w:val="21"/>
              </w:rPr>
            </w:pPr>
            <w:r>
              <w:rPr>
                <w:rFonts w:ascii="Times" w:eastAsia="宋体" w:hAnsi="Times" w:cs="宋体"/>
                <w:color w:val="000000"/>
                <w:szCs w:val="21"/>
              </w:rPr>
              <w:t xml:space="preserve">libuv </w:t>
            </w:r>
            <w:r>
              <w:rPr>
                <w:rFonts w:ascii="Times" w:eastAsia="宋体" w:hAnsi="Times" w:cs="宋体"/>
                <w:color w:val="000000"/>
                <w:szCs w:val="21"/>
              </w:rPr>
              <w:t>是</w:t>
            </w:r>
            <w:r>
              <w:rPr>
                <w:rFonts w:ascii="Times" w:eastAsia="宋体" w:hAnsi="Times" w:cs="宋体"/>
                <w:color w:val="000000"/>
                <w:szCs w:val="21"/>
              </w:rPr>
              <w:t xml:space="preserve"> Node </w:t>
            </w:r>
            <w:r>
              <w:rPr>
                <w:rFonts w:ascii="Times" w:eastAsia="宋体" w:hAnsi="Times" w:cs="宋体"/>
                <w:color w:val="000000"/>
                <w:szCs w:val="21"/>
              </w:rPr>
              <w:t>的新跨平台抽象层</w:t>
            </w:r>
          </w:p>
        </w:tc>
      </w:tr>
      <w:tr w:rsidR="0073245C" w14:paraId="5D45884F" w14:textId="77777777">
        <w:tc>
          <w:tcPr>
            <w:tcW w:w="2061" w:type="dxa"/>
          </w:tcPr>
          <w:p w14:paraId="23CC37CE" w14:textId="77777777" w:rsidR="0073245C" w:rsidRDefault="00A33A88">
            <w:pPr>
              <w:spacing w:line="360" w:lineRule="auto"/>
              <w:rPr>
                <w:rFonts w:ascii="Times" w:eastAsia="宋体" w:hAnsi="Times"/>
                <w:szCs w:val="21"/>
              </w:rPr>
            </w:pPr>
            <w:r>
              <w:rPr>
                <w:rFonts w:ascii="Times" w:eastAsia="宋体" w:hAnsi="Times" w:hint="eastAsia"/>
                <w:szCs w:val="21"/>
              </w:rPr>
              <w:t>epoll</w:t>
            </w:r>
          </w:p>
        </w:tc>
        <w:tc>
          <w:tcPr>
            <w:tcW w:w="6235" w:type="dxa"/>
          </w:tcPr>
          <w:p w14:paraId="6C859F84" w14:textId="77777777" w:rsidR="0073245C" w:rsidRDefault="00A33A88">
            <w:pPr>
              <w:rPr>
                <w:rFonts w:ascii="Times" w:eastAsia="宋体" w:hAnsi="Times"/>
                <w:szCs w:val="21"/>
              </w:rPr>
            </w:pPr>
            <w:r>
              <w:rPr>
                <w:rFonts w:ascii="Times" w:eastAsia="宋体" w:hAnsi="Times" w:cs="Arial"/>
                <w:szCs w:val="21"/>
                <w:shd w:val="clear" w:color="auto" w:fill="FFFFFF"/>
              </w:rPr>
              <w:t>epoll</w:t>
            </w:r>
            <w:r>
              <w:rPr>
                <w:rFonts w:ascii="Times" w:eastAsia="宋体" w:hAnsi="Times" w:cs="Arial"/>
                <w:szCs w:val="21"/>
                <w:shd w:val="clear" w:color="auto" w:fill="FFFFFF"/>
              </w:rPr>
              <w:t>是</w:t>
            </w:r>
            <w:r>
              <w:rPr>
                <w:rFonts w:ascii="Times" w:eastAsia="宋体" w:hAnsi="Times" w:cs="Arial"/>
                <w:szCs w:val="21"/>
                <w:shd w:val="clear" w:color="auto" w:fill="FFFFFF"/>
              </w:rPr>
              <w:t>Linux</w:t>
            </w:r>
            <w:r>
              <w:rPr>
                <w:rFonts w:ascii="Times" w:eastAsia="宋体" w:hAnsi="Times" w:cs="Arial"/>
                <w:szCs w:val="21"/>
                <w:shd w:val="clear" w:color="auto" w:fill="FFFFFF"/>
              </w:rPr>
              <w:t>内核为处理大批量</w:t>
            </w:r>
            <w:hyperlink r:id="rId14" w:tgtFrame="_blank" w:history="1">
              <w:r>
                <w:rPr>
                  <w:rStyle w:val="ac"/>
                  <w:rFonts w:ascii="Times" w:eastAsia="宋体" w:hAnsi="Times" w:cs="Arial"/>
                  <w:color w:val="auto"/>
                  <w:szCs w:val="21"/>
                  <w:u w:val="none"/>
                  <w:shd w:val="clear" w:color="auto" w:fill="FFFFFF"/>
                </w:rPr>
                <w:t>文件描述符</w:t>
              </w:r>
            </w:hyperlink>
            <w:r>
              <w:rPr>
                <w:rFonts w:ascii="Times" w:eastAsia="宋体" w:hAnsi="Times" w:cs="Arial"/>
                <w:szCs w:val="21"/>
                <w:shd w:val="clear" w:color="auto" w:fill="FFFFFF"/>
              </w:rPr>
              <w:t>而作了改进的</w:t>
            </w:r>
            <w:r>
              <w:rPr>
                <w:rFonts w:ascii="Times" w:eastAsia="宋体" w:hAnsi="Times" w:cs="Arial"/>
                <w:szCs w:val="21"/>
                <w:shd w:val="clear" w:color="auto" w:fill="FFFFFF"/>
              </w:rPr>
              <w:t>poll</w:t>
            </w:r>
            <w:r>
              <w:rPr>
                <w:rFonts w:ascii="Times" w:eastAsia="宋体" w:hAnsi="Times" w:cs="Arial" w:hint="eastAsia"/>
                <w:szCs w:val="21"/>
                <w:shd w:val="clear" w:color="auto" w:fill="FFFFFF"/>
              </w:rPr>
              <w:t>，</w:t>
            </w:r>
            <w:r>
              <w:rPr>
                <w:rFonts w:ascii="Times" w:eastAsia="宋体" w:hAnsi="Times" w:cs="Arial"/>
                <w:szCs w:val="21"/>
                <w:shd w:val="clear" w:color="auto" w:fill="FFFFFF"/>
              </w:rPr>
              <w:t>能显著提高程序在大量</w:t>
            </w:r>
            <w:hyperlink r:id="rId15" w:tgtFrame="_blank" w:history="1">
              <w:r>
                <w:rPr>
                  <w:rStyle w:val="ac"/>
                  <w:rFonts w:ascii="Times" w:eastAsia="宋体" w:hAnsi="Times" w:cs="Arial"/>
                  <w:color w:val="auto"/>
                  <w:szCs w:val="21"/>
                  <w:u w:val="none"/>
                  <w:shd w:val="clear" w:color="auto" w:fill="FFFFFF"/>
                </w:rPr>
                <w:t>并发连接</w:t>
              </w:r>
            </w:hyperlink>
            <w:r>
              <w:rPr>
                <w:rFonts w:ascii="Times" w:eastAsia="宋体" w:hAnsi="Times" w:cs="Arial"/>
                <w:szCs w:val="21"/>
                <w:shd w:val="clear" w:color="auto" w:fill="FFFFFF"/>
              </w:rPr>
              <w:t>中只有少量活跃的情况下的系统</w:t>
            </w:r>
            <w:r>
              <w:rPr>
                <w:rFonts w:ascii="Times" w:eastAsia="宋体" w:hAnsi="Times" w:cs="Arial"/>
                <w:szCs w:val="21"/>
                <w:shd w:val="clear" w:color="auto" w:fill="FFFFFF"/>
              </w:rPr>
              <w:t>CPU</w:t>
            </w:r>
            <w:r>
              <w:rPr>
                <w:rFonts w:ascii="Times" w:eastAsia="宋体" w:hAnsi="Times" w:cs="Arial"/>
                <w:szCs w:val="21"/>
                <w:shd w:val="clear" w:color="auto" w:fill="FFFFFF"/>
              </w:rPr>
              <w:t>利用率。</w:t>
            </w:r>
          </w:p>
        </w:tc>
      </w:tr>
      <w:tr w:rsidR="0073245C" w14:paraId="002AB592" w14:textId="77777777">
        <w:tc>
          <w:tcPr>
            <w:tcW w:w="2061" w:type="dxa"/>
          </w:tcPr>
          <w:p w14:paraId="4F8B1431" w14:textId="77777777" w:rsidR="0073245C" w:rsidRDefault="00A33A88">
            <w:pPr>
              <w:spacing w:line="360" w:lineRule="auto"/>
              <w:rPr>
                <w:rFonts w:ascii="Times" w:eastAsia="宋体" w:hAnsi="Times"/>
                <w:szCs w:val="21"/>
              </w:rPr>
            </w:pPr>
            <w:r>
              <w:rPr>
                <w:rFonts w:ascii="Times" w:eastAsia="宋体" w:hAnsi="Times" w:hint="eastAsia"/>
                <w:szCs w:val="21"/>
              </w:rPr>
              <w:t>kqueue</w:t>
            </w:r>
          </w:p>
        </w:tc>
        <w:tc>
          <w:tcPr>
            <w:tcW w:w="6235" w:type="dxa"/>
          </w:tcPr>
          <w:p w14:paraId="25927F4F" w14:textId="77777777" w:rsidR="0073245C" w:rsidRDefault="00A33A88">
            <w:pPr>
              <w:spacing w:line="360" w:lineRule="auto"/>
              <w:rPr>
                <w:rFonts w:ascii="Times" w:eastAsia="宋体" w:hAnsi="Times"/>
                <w:szCs w:val="21"/>
              </w:rPr>
            </w:pPr>
            <w:r>
              <w:rPr>
                <w:rFonts w:ascii="Times" w:eastAsia="宋体" w:hAnsi="Times"/>
                <w:szCs w:val="21"/>
                <w:shd w:val="clear" w:color="auto" w:fill="FFFFFF"/>
              </w:rPr>
              <w:t>K</w:t>
            </w:r>
            <w:r>
              <w:rPr>
                <w:rFonts w:ascii="Times" w:eastAsia="宋体" w:hAnsi="Times" w:hint="eastAsia"/>
                <w:szCs w:val="21"/>
                <w:shd w:val="clear" w:color="auto" w:fill="FFFFFF"/>
              </w:rPr>
              <w:t>queue</w:t>
            </w:r>
            <w:r>
              <w:rPr>
                <w:rFonts w:ascii="Times" w:eastAsia="宋体" w:hAnsi="Times" w:hint="eastAsia"/>
                <w:szCs w:val="21"/>
                <w:shd w:val="clear" w:color="auto" w:fill="FFFFFF"/>
              </w:rPr>
              <w:t>功能同</w:t>
            </w:r>
            <w:r>
              <w:rPr>
                <w:rFonts w:ascii="Times" w:eastAsia="宋体" w:hAnsi="Times" w:hint="eastAsia"/>
                <w:szCs w:val="21"/>
                <w:shd w:val="clear" w:color="auto" w:fill="FFFFFF"/>
              </w:rPr>
              <w:t>epoll</w:t>
            </w:r>
            <w:r>
              <w:rPr>
                <w:rFonts w:ascii="Times" w:eastAsia="宋体" w:hAnsi="Times" w:hint="eastAsia"/>
                <w:szCs w:val="21"/>
                <w:shd w:val="clear" w:color="auto" w:fill="FFFFFF"/>
              </w:rPr>
              <w:t>，存在于许多</w:t>
            </w:r>
            <w:r>
              <w:rPr>
                <w:rFonts w:ascii="Times" w:eastAsia="宋体" w:hAnsi="Times" w:hint="eastAsia"/>
                <w:szCs w:val="21"/>
                <w:shd w:val="clear" w:color="auto" w:fill="FFFFFF"/>
              </w:rPr>
              <w:t>unix</w:t>
            </w:r>
            <w:r>
              <w:rPr>
                <w:rFonts w:ascii="Times" w:eastAsia="宋体" w:hAnsi="Times" w:hint="eastAsia"/>
                <w:szCs w:val="21"/>
                <w:shd w:val="clear" w:color="auto" w:fill="FFFFFF"/>
              </w:rPr>
              <w:t>系统中。</w:t>
            </w:r>
          </w:p>
        </w:tc>
      </w:tr>
      <w:tr w:rsidR="0073245C" w14:paraId="77C7EA8F" w14:textId="77777777">
        <w:tc>
          <w:tcPr>
            <w:tcW w:w="2061" w:type="dxa"/>
          </w:tcPr>
          <w:p w14:paraId="01845A8A" w14:textId="77777777" w:rsidR="0073245C" w:rsidRDefault="00A33A88">
            <w:pPr>
              <w:spacing w:line="360" w:lineRule="auto"/>
              <w:rPr>
                <w:rFonts w:ascii="Times" w:eastAsia="宋体" w:hAnsi="Times"/>
                <w:szCs w:val="21"/>
              </w:rPr>
            </w:pPr>
            <w:r>
              <w:rPr>
                <w:rFonts w:ascii="Times" w:eastAsia="宋体" w:hAnsi="Times" w:hint="eastAsia"/>
                <w:szCs w:val="21"/>
              </w:rPr>
              <w:t>POSIX</w:t>
            </w:r>
          </w:p>
        </w:tc>
        <w:tc>
          <w:tcPr>
            <w:tcW w:w="6235" w:type="dxa"/>
          </w:tcPr>
          <w:p w14:paraId="4D9211F6" w14:textId="77777777" w:rsidR="0073245C" w:rsidRDefault="00A33A88">
            <w:pPr>
              <w:keepNext/>
              <w:spacing w:line="360" w:lineRule="auto"/>
              <w:rPr>
                <w:rFonts w:ascii="Times" w:eastAsia="宋体" w:hAnsi="Times"/>
                <w:szCs w:val="21"/>
              </w:rPr>
            </w:pPr>
            <w:r>
              <w:rPr>
                <w:rFonts w:ascii="Times" w:eastAsia="宋体" w:hAnsi="Times" w:hint="eastAsia"/>
                <w:szCs w:val="21"/>
                <w:shd w:val="clear" w:color="auto" w:fill="FFFFFF"/>
              </w:rPr>
              <w:t>Portable Operating System Interface</w:t>
            </w:r>
            <w:r>
              <w:rPr>
                <w:rFonts w:ascii="Times" w:eastAsia="宋体" w:hAnsi="Times" w:hint="eastAsia"/>
                <w:szCs w:val="21"/>
                <w:shd w:val="clear" w:color="auto" w:fill="FFFFFF"/>
              </w:rPr>
              <w:t>，一套操作系统</w:t>
            </w:r>
            <w:r>
              <w:rPr>
                <w:rFonts w:ascii="Times" w:eastAsia="宋体" w:hAnsi="Times" w:hint="eastAsia"/>
                <w:szCs w:val="21"/>
                <w:shd w:val="clear" w:color="auto" w:fill="FFFFFF"/>
              </w:rPr>
              <w:t>API</w:t>
            </w:r>
            <w:r>
              <w:rPr>
                <w:rFonts w:ascii="Times" w:eastAsia="宋体" w:hAnsi="Times" w:hint="eastAsia"/>
                <w:szCs w:val="21"/>
                <w:shd w:val="clear" w:color="auto" w:fill="FFFFFF"/>
              </w:rPr>
              <w:t>规范</w:t>
            </w:r>
          </w:p>
        </w:tc>
      </w:tr>
      <w:tr w:rsidR="0073245C" w14:paraId="631C624D" w14:textId="77777777">
        <w:tc>
          <w:tcPr>
            <w:tcW w:w="2061" w:type="dxa"/>
          </w:tcPr>
          <w:p w14:paraId="4B7E6D74" w14:textId="77777777" w:rsidR="0073245C" w:rsidRDefault="00A33A88">
            <w:pPr>
              <w:rPr>
                <w:rFonts w:ascii="Times" w:eastAsia="宋体" w:hAnsi="Times"/>
                <w:szCs w:val="21"/>
              </w:rPr>
            </w:pPr>
            <w:r>
              <w:rPr>
                <w:rFonts w:ascii="Times" w:eastAsia="宋体" w:hAnsi="Times" w:hint="eastAsia"/>
                <w:szCs w:val="21"/>
              </w:rPr>
              <w:t>CommonJS</w:t>
            </w:r>
          </w:p>
        </w:tc>
        <w:tc>
          <w:tcPr>
            <w:tcW w:w="6235" w:type="dxa"/>
          </w:tcPr>
          <w:p w14:paraId="4C39DE92" w14:textId="77777777" w:rsidR="0073245C" w:rsidRDefault="00A33A88">
            <w:pPr>
              <w:keepNext/>
              <w:rPr>
                <w:rFonts w:ascii="Times" w:eastAsia="宋体" w:hAnsi="Times"/>
                <w:szCs w:val="21"/>
                <w:shd w:val="clear" w:color="auto" w:fill="FFFFFF"/>
              </w:rPr>
            </w:pPr>
            <w:r>
              <w:rPr>
                <w:rFonts w:ascii="Times" w:eastAsia="宋体" w:hAnsi="Times" w:cs="Arial"/>
                <w:szCs w:val="21"/>
                <w:shd w:val="clear" w:color="auto" w:fill="FFFFFF"/>
              </w:rPr>
              <w:t>J</w:t>
            </w:r>
            <w:r>
              <w:rPr>
                <w:rFonts w:ascii="Times" w:eastAsia="宋体" w:hAnsi="Times" w:cs="Arial" w:hint="eastAsia"/>
                <w:szCs w:val="21"/>
                <w:shd w:val="clear" w:color="auto" w:fill="FFFFFF"/>
              </w:rPr>
              <w:t>a</w:t>
            </w:r>
            <w:r>
              <w:rPr>
                <w:rFonts w:ascii="Times" w:eastAsia="宋体" w:hAnsi="Times" w:cs="Arial"/>
                <w:szCs w:val="21"/>
                <w:shd w:val="clear" w:color="auto" w:fill="FFFFFF"/>
              </w:rPr>
              <w:t>vascript</w:t>
            </w:r>
            <w:r>
              <w:rPr>
                <w:rFonts w:ascii="Times" w:eastAsia="宋体" w:hAnsi="Times" w:cs="Arial" w:hint="eastAsia"/>
                <w:szCs w:val="21"/>
                <w:shd w:val="clear" w:color="auto" w:fill="FFFFFF"/>
              </w:rPr>
              <w:t>标准规范</w:t>
            </w:r>
          </w:p>
        </w:tc>
      </w:tr>
      <w:tr w:rsidR="0073245C" w14:paraId="1587DBDA" w14:textId="77777777">
        <w:tc>
          <w:tcPr>
            <w:tcW w:w="2061" w:type="dxa"/>
          </w:tcPr>
          <w:p w14:paraId="52F406F4" w14:textId="77777777" w:rsidR="0073245C" w:rsidRDefault="00A33A88">
            <w:pPr>
              <w:rPr>
                <w:rFonts w:ascii="Times" w:eastAsia="宋体" w:hAnsi="Times"/>
                <w:szCs w:val="21"/>
              </w:rPr>
            </w:pPr>
            <w:r>
              <w:rPr>
                <w:rFonts w:ascii="Times" w:eastAsia="宋体" w:hAnsi="Times" w:cs="Arial"/>
                <w:color w:val="333333"/>
                <w:szCs w:val="21"/>
                <w:shd w:val="clear" w:color="auto" w:fill="FFFFFF"/>
              </w:rPr>
              <w:t>WebSocket</w:t>
            </w:r>
          </w:p>
        </w:tc>
        <w:tc>
          <w:tcPr>
            <w:tcW w:w="6235" w:type="dxa"/>
          </w:tcPr>
          <w:p w14:paraId="76BB9674" w14:textId="77777777" w:rsidR="0073245C" w:rsidRDefault="00A33A88">
            <w:pPr>
              <w:keepNext/>
              <w:rPr>
                <w:rFonts w:ascii="Times" w:eastAsia="宋体" w:hAnsi="Times" w:cs="Arial"/>
                <w:color w:val="333333"/>
                <w:szCs w:val="21"/>
                <w:shd w:val="clear" w:color="auto" w:fill="FFFFFF"/>
              </w:rPr>
            </w:pPr>
            <w:r>
              <w:rPr>
                <w:rFonts w:ascii="Times" w:eastAsia="宋体" w:hAnsi="Times" w:cs="Arial"/>
                <w:szCs w:val="21"/>
                <w:shd w:val="clear" w:color="auto" w:fill="FFFFFF"/>
              </w:rPr>
              <w:t>WebSocket</w:t>
            </w:r>
            <w:r>
              <w:rPr>
                <w:rFonts w:ascii="Times" w:eastAsia="宋体" w:hAnsi="Times" w:cs="Arial"/>
                <w:szCs w:val="21"/>
                <w:shd w:val="clear" w:color="auto" w:fill="FFFFFF"/>
              </w:rPr>
              <w:t>协议是基于</w:t>
            </w:r>
            <w:r>
              <w:rPr>
                <w:rFonts w:ascii="Times" w:eastAsia="宋体" w:hAnsi="Times" w:cs="Arial"/>
                <w:szCs w:val="21"/>
                <w:shd w:val="clear" w:color="auto" w:fill="FFFFFF"/>
              </w:rPr>
              <w:t>TCP</w:t>
            </w:r>
            <w:r>
              <w:rPr>
                <w:rFonts w:ascii="Times" w:eastAsia="宋体" w:hAnsi="Times" w:cs="Arial"/>
                <w:szCs w:val="21"/>
                <w:shd w:val="clear" w:color="auto" w:fill="FFFFFF"/>
              </w:rPr>
              <w:t>的一种新的协议。</w:t>
            </w:r>
            <w:r>
              <w:rPr>
                <w:rFonts w:ascii="Times" w:eastAsia="宋体" w:hAnsi="Times" w:cs="Arial"/>
                <w:szCs w:val="21"/>
                <w:shd w:val="clear" w:color="auto" w:fill="FFFFFF"/>
              </w:rPr>
              <w:t>WebSocket</w:t>
            </w:r>
            <w:r>
              <w:rPr>
                <w:rFonts w:ascii="Times" w:eastAsia="宋体" w:hAnsi="Times" w:cs="Arial"/>
                <w:szCs w:val="21"/>
                <w:shd w:val="clear" w:color="auto" w:fill="FFFFFF"/>
              </w:rPr>
              <w:t>最初在</w:t>
            </w:r>
            <w:r>
              <w:rPr>
                <w:rFonts w:ascii="Times" w:eastAsia="宋体" w:hAnsi="Times" w:cs="Arial"/>
                <w:szCs w:val="21"/>
                <w:shd w:val="clear" w:color="auto" w:fill="FFFFFF"/>
              </w:rPr>
              <w:t>HTML5</w:t>
            </w:r>
            <w:r>
              <w:rPr>
                <w:rFonts w:ascii="Times" w:eastAsia="宋体" w:hAnsi="Times" w:cs="Arial"/>
                <w:szCs w:val="21"/>
                <w:shd w:val="clear" w:color="auto" w:fill="FFFFFF"/>
              </w:rPr>
              <w:t>规范中被引用为</w:t>
            </w:r>
            <w:r>
              <w:rPr>
                <w:rFonts w:ascii="Times" w:eastAsia="宋体" w:hAnsi="Times" w:cs="Arial"/>
                <w:szCs w:val="21"/>
                <w:shd w:val="clear" w:color="auto" w:fill="FFFFFF"/>
              </w:rPr>
              <w:t>TCP</w:t>
            </w:r>
            <w:r>
              <w:rPr>
                <w:rFonts w:ascii="Times" w:eastAsia="宋体" w:hAnsi="Times" w:cs="Arial"/>
                <w:szCs w:val="21"/>
                <w:shd w:val="clear" w:color="auto" w:fill="FFFFFF"/>
              </w:rPr>
              <w:t>连接，作为基于</w:t>
            </w:r>
            <w:r>
              <w:rPr>
                <w:rFonts w:ascii="Times" w:eastAsia="宋体" w:hAnsi="Times" w:cs="Arial"/>
                <w:szCs w:val="21"/>
                <w:shd w:val="clear" w:color="auto" w:fill="FFFFFF"/>
              </w:rPr>
              <w:t>TCP</w:t>
            </w:r>
            <w:r>
              <w:rPr>
                <w:rFonts w:ascii="Times" w:eastAsia="宋体" w:hAnsi="Times" w:cs="Arial"/>
                <w:szCs w:val="21"/>
                <w:shd w:val="clear" w:color="auto" w:fill="FFFFFF"/>
              </w:rPr>
              <w:t>的套接字</w:t>
            </w:r>
            <w:r>
              <w:rPr>
                <w:rFonts w:ascii="Times" w:eastAsia="宋体" w:hAnsi="Times" w:cs="Arial"/>
                <w:szCs w:val="21"/>
                <w:shd w:val="clear" w:color="auto" w:fill="FFFFFF"/>
              </w:rPr>
              <w:t>API</w:t>
            </w:r>
            <w:r>
              <w:rPr>
                <w:rFonts w:ascii="Times" w:eastAsia="宋体" w:hAnsi="Times" w:cs="Arial"/>
                <w:szCs w:val="21"/>
                <w:shd w:val="clear" w:color="auto" w:fill="FFFFFF"/>
              </w:rPr>
              <w:t>的占位符。它实现了浏览器与服务器全双工</w:t>
            </w:r>
            <w:r>
              <w:rPr>
                <w:rFonts w:ascii="Times" w:eastAsia="宋体" w:hAnsi="Times" w:cs="Arial"/>
                <w:szCs w:val="21"/>
                <w:shd w:val="clear" w:color="auto" w:fill="FFFFFF"/>
              </w:rPr>
              <w:t>(full-duplex)</w:t>
            </w:r>
            <w:r>
              <w:rPr>
                <w:rFonts w:ascii="Times" w:eastAsia="宋体" w:hAnsi="Times" w:cs="Arial"/>
                <w:szCs w:val="21"/>
                <w:shd w:val="clear" w:color="auto" w:fill="FFFFFF"/>
              </w:rPr>
              <w:t>通信</w:t>
            </w:r>
            <w:r>
              <w:rPr>
                <w:rFonts w:ascii="Times" w:eastAsia="宋体" w:hAnsi="Times" w:cs="Arial"/>
                <w:color w:val="333333"/>
                <w:szCs w:val="21"/>
                <w:shd w:val="clear" w:color="auto" w:fill="FFFFFF"/>
              </w:rPr>
              <w:t>。</w:t>
            </w:r>
          </w:p>
        </w:tc>
      </w:tr>
      <w:tr w:rsidR="0073245C" w14:paraId="1A04FB0C" w14:textId="77777777">
        <w:tc>
          <w:tcPr>
            <w:tcW w:w="2061" w:type="dxa"/>
          </w:tcPr>
          <w:p w14:paraId="1809E97A" w14:textId="77777777" w:rsidR="0073245C" w:rsidRDefault="00A33A88">
            <w:pPr>
              <w:rPr>
                <w:rFonts w:ascii="Times" w:eastAsia="宋体" w:hAnsi="Times"/>
                <w:szCs w:val="21"/>
              </w:rPr>
            </w:pPr>
            <w:r>
              <w:rPr>
                <w:rFonts w:ascii="Times" w:eastAsia="宋体" w:hAnsi="Times" w:hint="eastAsia"/>
                <w:szCs w:val="21"/>
              </w:rPr>
              <w:t>NPM</w:t>
            </w:r>
          </w:p>
        </w:tc>
        <w:tc>
          <w:tcPr>
            <w:tcW w:w="6235" w:type="dxa"/>
          </w:tcPr>
          <w:p w14:paraId="4F4EB866" w14:textId="77777777" w:rsidR="0073245C" w:rsidRDefault="00A33A88">
            <w:pPr>
              <w:keepNext/>
              <w:rPr>
                <w:rFonts w:ascii="Times" w:eastAsia="宋体" w:hAnsi="Times" w:cs="Arial"/>
                <w:szCs w:val="21"/>
                <w:shd w:val="clear" w:color="auto" w:fill="FFFFFF"/>
              </w:rPr>
            </w:pPr>
            <w:r>
              <w:rPr>
                <w:rFonts w:ascii="Times" w:eastAsia="宋体" w:hAnsi="Times" w:cs="Arial"/>
                <w:szCs w:val="21"/>
                <w:shd w:val="clear" w:color="auto" w:fill="FFFFFF"/>
              </w:rPr>
              <w:t>NPM</w:t>
            </w:r>
            <w:r>
              <w:rPr>
                <w:rFonts w:ascii="Times" w:eastAsia="宋体" w:hAnsi="Times" w:cs="Arial"/>
                <w:szCs w:val="21"/>
                <w:shd w:val="clear" w:color="auto" w:fill="FFFFFF"/>
              </w:rPr>
              <w:t>是随同</w:t>
            </w:r>
            <w:r>
              <w:rPr>
                <w:rFonts w:ascii="Times" w:eastAsia="宋体" w:hAnsi="Times" w:cs="Arial"/>
                <w:szCs w:val="21"/>
                <w:shd w:val="clear" w:color="auto" w:fill="FFFFFF"/>
              </w:rPr>
              <w:t>Node</w:t>
            </w:r>
            <w:r>
              <w:rPr>
                <w:rFonts w:ascii="Times" w:eastAsia="宋体" w:hAnsi="Times" w:cs="Arial" w:hint="eastAsia"/>
                <w:szCs w:val="21"/>
                <w:shd w:val="clear" w:color="auto" w:fill="FFFFFF"/>
              </w:rPr>
              <w:t>.</w:t>
            </w:r>
            <w:r>
              <w:rPr>
                <w:rFonts w:ascii="Times" w:eastAsia="宋体" w:hAnsi="Times" w:cs="Arial"/>
                <w:szCs w:val="21"/>
                <w:shd w:val="clear" w:color="auto" w:fill="FFFFFF"/>
              </w:rPr>
              <w:t>JS</w:t>
            </w:r>
            <w:r>
              <w:rPr>
                <w:rFonts w:ascii="Times" w:eastAsia="宋体" w:hAnsi="Times" w:cs="Arial"/>
                <w:szCs w:val="21"/>
                <w:shd w:val="clear" w:color="auto" w:fill="FFFFFF"/>
              </w:rPr>
              <w:t>一起安装的包管理工具</w:t>
            </w:r>
          </w:p>
        </w:tc>
      </w:tr>
      <w:tr w:rsidR="0073245C" w14:paraId="49A0AA7A" w14:textId="77777777">
        <w:tc>
          <w:tcPr>
            <w:tcW w:w="2061" w:type="dxa"/>
          </w:tcPr>
          <w:p w14:paraId="4C1FB49B" w14:textId="77777777" w:rsidR="0073245C" w:rsidRDefault="00A33A88">
            <w:pPr>
              <w:rPr>
                <w:rFonts w:ascii="Times" w:eastAsia="宋体" w:hAnsi="Times"/>
                <w:szCs w:val="21"/>
              </w:rPr>
            </w:pPr>
            <w:r>
              <w:rPr>
                <w:rFonts w:ascii="Times" w:eastAsia="宋体" w:hAnsi="Times" w:hint="eastAsia"/>
                <w:szCs w:val="21"/>
              </w:rPr>
              <w:t>HTTP</w:t>
            </w:r>
            <w:r>
              <w:rPr>
                <w:rFonts w:ascii="Times" w:eastAsia="宋体" w:hAnsi="Times"/>
                <w:szCs w:val="21"/>
              </w:rPr>
              <w:t>s</w:t>
            </w:r>
          </w:p>
        </w:tc>
        <w:tc>
          <w:tcPr>
            <w:tcW w:w="6235" w:type="dxa"/>
          </w:tcPr>
          <w:p w14:paraId="77606F74" w14:textId="77777777" w:rsidR="0073245C" w:rsidRDefault="00A33A88">
            <w:pPr>
              <w:keepNext/>
              <w:rPr>
                <w:rFonts w:ascii="Times" w:eastAsia="宋体" w:hAnsi="Times" w:cs="Arial"/>
                <w:szCs w:val="21"/>
                <w:shd w:val="clear" w:color="auto" w:fill="FFFFFF"/>
              </w:rPr>
            </w:pPr>
            <w:r>
              <w:rPr>
                <w:rFonts w:ascii="Times" w:eastAsia="宋体" w:hAnsi="Times" w:cs="Arial" w:hint="eastAsia"/>
                <w:szCs w:val="21"/>
                <w:shd w:val="clear" w:color="auto" w:fill="FFFFFF"/>
              </w:rPr>
              <w:t>HTTPS</w:t>
            </w:r>
            <w:r>
              <w:rPr>
                <w:rFonts w:ascii="Times" w:eastAsia="宋体" w:hAnsi="Times" w:cs="Arial" w:hint="eastAsia"/>
                <w:szCs w:val="21"/>
                <w:shd w:val="clear" w:color="auto" w:fill="FFFFFF"/>
              </w:rPr>
              <w:t>（全称：</w:t>
            </w:r>
            <w:r>
              <w:rPr>
                <w:rFonts w:ascii="Times" w:eastAsia="宋体" w:hAnsi="Times" w:cs="Arial" w:hint="eastAsia"/>
                <w:szCs w:val="21"/>
                <w:shd w:val="clear" w:color="auto" w:fill="FFFFFF"/>
              </w:rPr>
              <w:t>Hyper Text Transfer Protocol over Secure Socket Layer</w:t>
            </w:r>
            <w:r>
              <w:rPr>
                <w:rFonts w:ascii="Times" w:eastAsia="宋体" w:hAnsi="Times" w:cs="Arial" w:hint="eastAsia"/>
                <w:szCs w:val="21"/>
                <w:shd w:val="clear" w:color="auto" w:fill="FFFFFF"/>
              </w:rPr>
              <w:t>），是以安全为目标的</w:t>
            </w:r>
            <w:r>
              <w:rPr>
                <w:rFonts w:ascii="Times" w:eastAsia="宋体" w:hAnsi="Times" w:cs="Arial" w:hint="eastAsia"/>
                <w:szCs w:val="21"/>
                <w:shd w:val="clear" w:color="auto" w:fill="FFFFFF"/>
              </w:rPr>
              <w:t>HTTP</w:t>
            </w:r>
            <w:r>
              <w:rPr>
                <w:rFonts w:ascii="Times" w:eastAsia="宋体" w:hAnsi="Times" w:cs="Arial" w:hint="eastAsia"/>
                <w:szCs w:val="21"/>
                <w:shd w:val="clear" w:color="auto" w:fill="FFFFFF"/>
              </w:rPr>
              <w:t>通道，简单讲是</w:t>
            </w:r>
            <w:r>
              <w:rPr>
                <w:rFonts w:ascii="Times" w:eastAsia="宋体" w:hAnsi="Times" w:cs="Arial" w:hint="eastAsia"/>
                <w:szCs w:val="21"/>
                <w:shd w:val="clear" w:color="auto" w:fill="FFFFFF"/>
              </w:rPr>
              <w:t>HTTP</w:t>
            </w:r>
            <w:r>
              <w:rPr>
                <w:rFonts w:ascii="Times" w:eastAsia="宋体" w:hAnsi="Times" w:cs="Arial" w:hint="eastAsia"/>
                <w:szCs w:val="21"/>
                <w:shd w:val="clear" w:color="auto" w:fill="FFFFFF"/>
              </w:rPr>
              <w:t>的安全版。</w:t>
            </w:r>
          </w:p>
        </w:tc>
      </w:tr>
      <w:tr w:rsidR="0073245C" w14:paraId="69D8ECB2" w14:textId="77777777">
        <w:tc>
          <w:tcPr>
            <w:tcW w:w="2061" w:type="dxa"/>
          </w:tcPr>
          <w:p w14:paraId="33B8F58B" w14:textId="77777777" w:rsidR="0073245C" w:rsidRDefault="00A33A88">
            <w:pPr>
              <w:rPr>
                <w:rFonts w:ascii="Times" w:eastAsia="宋体" w:hAnsi="Times"/>
                <w:szCs w:val="21"/>
              </w:rPr>
            </w:pPr>
            <w:r>
              <w:rPr>
                <w:rFonts w:ascii="Times" w:eastAsia="宋体" w:hAnsi="Times" w:hint="eastAsia"/>
                <w:szCs w:val="21"/>
              </w:rPr>
              <w:t>UDP</w:t>
            </w:r>
          </w:p>
        </w:tc>
        <w:tc>
          <w:tcPr>
            <w:tcW w:w="6235" w:type="dxa"/>
          </w:tcPr>
          <w:p w14:paraId="59B0AC90" w14:textId="77777777" w:rsidR="0073245C" w:rsidRDefault="00A33A88">
            <w:pPr>
              <w:keepNext/>
              <w:rPr>
                <w:rFonts w:ascii="Times" w:eastAsia="宋体" w:hAnsi="Times" w:cs="Arial"/>
                <w:szCs w:val="21"/>
                <w:shd w:val="clear" w:color="auto" w:fill="FFFFFF"/>
              </w:rPr>
            </w:pPr>
            <w:r>
              <w:rPr>
                <w:rFonts w:ascii="Times" w:eastAsia="宋体" w:hAnsi="Times" w:cs="Arial" w:hint="eastAsia"/>
                <w:szCs w:val="21"/>
                <w:shd w:val="clear" w:color="auto" w:fill="FFFFFF"/>
              </w:rPr>
              <w:t xml:space="preserve">UDP </w:t>
            </w:r>
            <w:r>
              <w:rPr>
                <w:rFonts w:ascii="Times" w:eastAsia="宋体" w:hAnsi="Times" w:cs="Arial" w:hint="eastAsia"/>
                <w:szCs w:val="21"/>
                <w:shd w:val="clear" w:color="auto" w:fill="FFFFFF"/>
              </w:rPr>
              <w:t>是</w:t>
            </w:r>
            <w:r>
              <w:rPr>
                <w:rFonts w:ascii="Times" w:eastAsia="宋体" w:hAnsi="Times" w:cs="Arial" w:hint="eastAsia"/>
                <w:szCs w:val="21"/>
                <w:shd w:val="clear" w:color="auto" w:fill="FFFFFF"/>
              </w:rPr>
              <w:t>User Datagram Protocol</w:t>
            </w:r>
            <w:r>
              <w:rPr>
                <w:rFonts w:ascii="Times" w:eastAsia="宋体" w:hAnsi="Times" w:cs="Arial" w:hint="eastAsia"/>
                <w:szCs w:val="21"/>
                <w:shd w:val="clear" w:color="auto" w:fill="FFFFFF"/>
              </w:rPr>
              <w:t>的简称，</w:t>
            </w:r>
            <w:r>
              <w:rPr>
                <w:rFonts w:ascii="Times" w:eastAsia="宋体" w:hAnsi="Times" w:cs="Arial" w:hint="eastAsia"/>
                <w:szCs w:val="21"/>
                <w:shd w:val="clear" w:color="auto" w:fill="FFFFFF"/>
              </w:rPr>
              <w:t xml:space="preserve"> </w:t>
            </w:r>
            <w:r>
              <w:rPr>
                <w:rFonts w:ascii="Times" w:eastAsia="宋体" w:hAnsi="Times" w:cs="Arial" w:hint="eastAsia"/>
                <w:szCs w:val="21"/>
                <w:shd w:val="clear" w:color="auto" w:fill="FFFFFF"/>
              </w:rPr>
              <w:t>中文名是用户数据报协议，是</w:t>
            </w:r>
            <w:r>
              <w:rPr>
                <w:rFonts w:ascii="Times" w:eastAsia="宋体" w:hAnsi="Times" w:cs="Arial" w:hint="eastAsia"/>
                <w:szCs w:val="21"/>
                <w:shd w:val="clear" w:color="auto" w:fill="FFFFFF"/>
              </w:rPr>
              <w:t>OSI</w:t>
            </w:r>
            <w:r>
              <w:rPr>
                <w:rFonts w:ascii="Times" w:eastAsia="宋体" w:hAnsi="Times" w:cs="Arial" w:hint="eastAsia"/>
                <w:szCs w:val="21"/>
                <w:shd w:val="clear" w:color="auto" w:fill="FFFFFF"/>
              </w:rPr>
              <w:t>（</w:t>
            </w:r>
            <w:r>
              <w:rPr>
                <w:rFonts w:ascii="Times" w:eastAsia="宋体" w:hAnsi="Times" w:cs="Arial" w:hint="eastAsia"/>
                <w:szCs w:val="21"/>
                <w:shd w:val="clear" w:color="auto" w:fill="FFFFFF"/>
              </w:rPr>
              <w:t>Open System Interconnection</w:t>
            </w:r>
            <w:r>
              <w:rPr>
                <w:rFonts w:ascii="Times" w:eastAsia="宋体" w:hAnsi="Times" w:cs="Arial" w:hint="eastAsia"/>
                <w:szCs w:val="21"/>
                <w:shd w:val="clear" w:color="auto" w:fill="FFFFFF"/>
              </w:rPr>
              <w:t>，开放式系统互联）</w:t>
            </w:r>
            <w:r>
              <w:rPr>
                <w:rFonts w:ascii="Times" w:eastAsia="宋体" w:hAnsi="Times" w:cs="Arial" w:hint="eastAsia"/>
                <w:szCs w:val="21"/>
                <w:shd w:val="clear" w:color="auto" w:fill="FFFFFF"/>
              </w:rPr>
              <w:t xml:space="preserve"> </w:t>
            </w:r>
            <w:r>
              <w:rPr>
                <w:rFonts w:ascii="Times" w:eastAsia="宋体" w:hAnsi="Times" w:cs="Arial" w:hint="eastAsia"/>
                <w:szCs w:val="21"/>
                <w:shd w:val="clear" w:color="auto" w:fill="FFFFFF"/>
              </w:rPr>
              <w:t>参考模型中一种无连接的传输层协议。</w:t>
            </w:r>
          </w:p>
        </w:tc>
      </w:tr>
      <w:tr w:rsidR="0073245C" w14:paraId="209FED42" w14:textId="77777777">
        <w:tc>
          <w:tcPr>
            <w:tcW w:w="2061" w:type="dxa"/>
          </w:tcPr>
          <w:p w14:paraId="41FD6771" w14:textId="77777777" w:rsidR="0073245C" w:rsidRDefault="00A33A88">
            <w:pPr>
              <w:rPr>
                <w:rFonts w:ascii="Times" w:eastAsia="宋体" w:hAnsi="Times"/>
                <w:szCs w:val="21"/>
              </w:rPr>
            </w:pPr>
            <w:r>
              <w:rPr>
                <w:rFonts w:ascii="Times" w:eastAsia="宋体" w:hAnsi="Times" w:hint="eastAsia"/>
                <w:szCs w:val="21"/>
              </w:rPr>
              <w:t>ASP</w:t>
            </w:r>
          </w:p>
        </w:tc>
        <w:tc>
          <w:tcPr>
            <w:tcW w:w="6235" w:type="dxa"/>
          </w:tcPr>
          <w:p w14:paraId="317640C7" w14:textId="77777777" w:rsidR="0073245C" w:rsidRDefault="00A33A88">
            <w:pPr>
              <w:keepNext/>
              <w:rPr>
                <w:rFonts w:ascii="Times" w:eastAsia="宋体" w:hAnsi="Times" w:cs="Arial"/>
                <w:szCs w:val="21"/>
                <w:shd w:val="clear" w:color="auto" w:fill="FFFFFF"/>
              </w:rPr>
            </w:pPr>
            <w:r>
              <w:rPr>
                <w:rFonts w:ascii="Times" w:eastAsia="宋体" w:hAnsi="Times" w:cs="Arial" w:hint="eastAsia"/>
                <w:szCs w:val="21"/>
                <w:shd w:val="clear" w:color="auto" w:fill="FFFFFF"/>
              </w:rPr>
              <w:t>ASP</w:t>
            </w:r>
            <w:r>
              <w:rPr>
                <w:rFonts w:ascii="Times" w:eastAsia="宋体" w:hAnsi="Times" w:cs="Arial" w:hint="eastAsia"/>
                <w:szCs w:val="21"/>
                <w:shd w:val="clear" w:color="auto" w:fill="FFFFFF"/>
              </w:rPr>
              <w:t>即</w:t>
            </w:r>
            <w:r>
              <w:rPr>
                <w:rFonts w:ascii="Times" w:eastAsia="宋体" w:hAnsi="Times" w:cs="Arial" w:hint="eastAsia"/>
                <w:szCs w:val="21"/>
                <w:shd w:val="clear" w:color="auto" w:fill="FFFFFF"/>
              </w:rPr>
              <w:t>Active Server Pages</w:t>
            </w:r>
            <w:r>
              <w:rPr>
                <w:rFonts w:ascii="Times" w:eastAsia="宋体" w:hAnsi="Times" w:cs="Arial" w:hint="eastAsia"/>
                <w:szCs w:val="21"/>
                <w:shd w:val="clear" w:color="auto" w:fill="FFFFFF"/>
              </w:rPr>
              <w:t>，是</w:t>
            </w:r>
            <w:r>
              <w:rPr>
                <w:rFonts w:ascii="Times" w:eastAsia="宋体" w:hAnsi="Times" w:cs="Arial" w:hint="eastAsia"/>
                <w:szCs w:val="21"/>
                <w:shd w:val="clear" w:color="auto" w:fill="FFFFFF"/>
              </w:rPr>
              <w:t>MicroSOft</w:t>
            </w:r>
            <w:r>
              <w:rPr>
                <w:rFonts w:ascii="Times" w:eastAsia="宋体" w:hAnsi="Times" w:cs="Arial" w:hint="eastAsia"/>
                <w:szCs w:val="21"/>
                <w:shd w:val="clear" w:color="auto" w:fill="FFFFFF"/>
              </w:rPr>
              <w:t>公司开发的服务器端脚本环境，可用来创建动态交互式网页并建立强大的</w:t>
            </w:r>
            <w:r>
              <w:rPr>
                <w:rFonts w:ascii="Times" w:eastAsia="宋体" w:hAnsi="Times" w:cs="Arial" w:hint="eastAsia"/>
                <w:szCs w:val="21"/>
                <w:shd w:val="clear" w:color="auto" w:fill="FFFFFF"/>
              </w:rPr>
              <w:t>web</w:t>
            </w:r>
            <w:r>
              <w:rPr>
                <w:rFonts w:ascii="Times" w:eastAsia="宋体" w:hAnsi="Times" w:cs="Arial" w:hint="eastAsia"/>
                <w:szCs w:val="21"/>
                <w:shd w:val="clear" w:color="auto" w:fill="FFFFFF"/>
              </w:rPr>
              <w:t>应用程序。当服务器收到对</w:t>
            </w:r>
            <w:r>
              <w:rPr>
                <w:rFonts w:ascii="Times" w:eastAsia="宋体" w:hAnsi="Times" w:cs="Arial" w:hint="eastAsia"/>
                <w:szCs w:val="21"/>
                <w:shd w:val="clear" w:color="auto" w:fill="FFFFFF"/>
              </w:rPr>
              <w:t>ASP</w:t>
            </w:r>
            <w:r>
              <w:rPr>
                <w:rFonts w:ascii="Times" w:eastAsia="宋体" w:hAnsi="Times" w:cs="Arial" w:hint="eastAsia"/>
                <w:szCs w:val="21"/>
                <w:shd w:val="clear" w:color="auto" w:fill="FFFFFF"/>
              </w:rPr>
              <w:t>文件的请求时，它会处理包含在用于构建发送给浏览器的</w:t>
            </w:r>
            <w:r>
              <w:rPr>
                <w:rFonts w:ascii="Times" w:eastAsia="宋体" w:hAnsi="Times" w:cs="Arial" w:hint="eastAsia"/>
                <w:szCs w:val="21"/>
                <w:shd w:val="clear" w:color="auto" w:fill="FFFFFF"/>
              </w:rPr>
              <w:t>HTML</w:t>
            </w:r>
            <w:r>
              <w:rPr>
                <w:rFonts w:ascii="Times" w:eastAsia="宋体" w:hAnsi="Times" w:cs="Arial" w:hint="eastAsia"/>
                <w:szCs w:val="21"/>
                <w:shd w:val="clear" w:color="auto" w:fill="FFFFFF"/>
              </w:rPr>
              <w:t>（</w:t>
            </w:r>
            <w:r>
              <w:rPr>
                <w:rFonts w:ascii="Times" w:eastAsia="宋体" w:hAnsi="Times" w:cs="Arial"/>
                <w:szCs w:val="21"/>
                <w:shd w:val="clear" w:color="auto" w:fill="FFFFFF"/>
              </w:rPr>
              <w:t>Hyper Text Markup Language</w:t>
            </w:r>
            <w:r>
              <w:rPr>
                <w:rFonts w:ascii="Times" w:eastAsia="宋体" w:hAnsi="Times" w:cs="Arial"/>
                <w:szCs w:val="21"/>
                <w:shd w:val="clear" w:color="auto" w:fill="FFFFFF"/>
              </w:rPr>
              <w:t>，超文本置标语言）网页文件中的服务器端脚本代码。除服务器端脚本代码外，</w:t>
            </w:r>
            <w:r>
              <w:rPr>
                <w:rFonts w:ascii="Times" w:eastAsia="宋体" w:hAnsi="Times" w:cs="Arial"/>
                <w:szCs w:val="21"/>
                <w:shd w:val="clear" w:color="auto" w:fill="FFFFFF"/>
              </w:rPr>
              <w:t>ASP</w:t>
            </w:r>
            <w:r>
              <w:rPr>
                <w:rFonts w:ascii="Times" w:eastAsia="宋体" w:hAnsi="Times" w:cs="Arial"/>
                <w:szCs w:val="21"/>
                <w:shd w:val="clear" w:color="auto" w:fill="FFFFFF"/>
              </w:rPr>
              <w:t>文件也可以包含文本、</w:t>
            </w:r>
            <w:r>
              <w:rPr>
                <w:rFonts w:ascii="Times" w:eastAsia="宋体" w:hAnsi="Times" w:cs="Arial"/>
                <w:szCs w:val="21"/>
                <w:shd w:val="clear" w:color="auto" w:fill="FFFFFF"/>
              </w:rPr>
              <w:t>HTML</w:t>
            </w:r>
            <w:r>
              <w:rPr>
                <w:rFonts w:ascii="Times" w:eastAsia="宋体" w:hAnsi="Times" w:cs="Arial"/>
                <w:szCs w:val="21"/>
                <w:shd w:val="clear" w:color="auto" w:fill="FFFFFF"/>
              </w:rPr>
              <w:t>（包括相关的客户端脚本）和</w:t>
            </w:r>
            <w:r>
              <w:rPr>
                <w:rFonts w:ascii="Times" w:eastAsia="宋体" w:hAnsi="Times" w:cs="Arial"/>
                <w:szCs w:val="21"/>
                <w:shd w:val="clear" w:color="auto" w:fill="FFFFFF"/>
              </w:rPr>
              <w:t>com</w:t>
            </w:r>
            <w:r>
              <w:rPr>
                <w:rFonts w:ascii="Times" w:eastAsia="宋体" w:hAnsi="Times" w:cs="Arial"/>
                <w:szCs w:val="21"/>
                <w:shd w:val="clear" w:color="auto" w:fill="FFFFFF"/>
              </w:rPr>
              <w:t>组件调用。</w:t>
            </w:r>
          </w:p>
        </w:tc>
      </w:tr>
      <w:tr w:rsidR="0073245C" w14:paraId="53461B4E" w14:textId="77777777">
        <w:tc>
          <w:tcPr>
            <w:tcW w:w="2061" w:type="dxa"/>
          </w:tcPr>
          <w:p w14:paraId="325DC416" w14:textId="77777777" w:rsidR="0073245C" w:rsidRDefault="00A33A88">
            <w:pPr>
              <w:rPr>
                <w:rFonts w:ascii="Times" w:eastAsia="宋体" w:hAnsi="Times"/>
                <w:szCs w:val="21"/>
              </w:rPr>
            </w:pPr>
            <w:r>
              <w:rPr>
                <w:rFonts w:ascii="Times" w:eastAsia="宋体" w:hAnsi="Times" w:hint="eastAsia"/>
                <w:szCs w:val="21"/>
              </w:rPr>
              <w:t>IIS</w:t>
            </w:r>
          </w:p>
        </w:tc>
        <w:tc>
          <w:tcPr>
            <w:tcW w:w="6235" w:type="dxa"/>
          </w:tcPr>
          <w:p w14:paraId="523841EE" w14:textId="77777777" w:rsidR="0073245C" w:rsidRDefault="00A33A88">
            <w:pPr>
              <w:keepNext/>
              <w:rPr>
                <w:rFonts w:ascii="Times" w:eastAsia="宋体" w:hAnsi="Times" w:cs="Arial"/>
                <w:szCs w:val="21"/>
                <w:shd w:val="clear" w:color="auto" w:fill="FFFFFF"/>
              </w:rPr>
            </w:pPr>
            <w:r>
              <w:rPr>
                <w:rFonts w:ascii="Times" w:eastAsia="宋体" w:hAnsi="Times" w:cs="Arial" w:hint="eastAsia"/>
                <w:szCs w:val="21"/>
                <w:shd w:val="clear" w:color="auto" w:fill="FFFFFF"/>
              </w:rPr>
              <w:t>iis</w:t>
            </w:r>
            <w:r>
              <w:rPr>
                <w:rFonts w:ascii="Times" w:eastAsia="宋体" w:hAnsi="Times" w:cs="Arial" w:hint="eastAsia"/>
                <w:szCs w:val="21"/>
                <w:shd w:val="clear" w:color="auto" w:fill="FFFFFF"/>
              </w:rPr>
              <w:t>是</w:t>
            </w:r>
            <w:r>
              <w:rPr>
                <w:rFonts w:ascii="Times" w:eastAsia="宋体" w:hAnsi="Times" w:cs="Arial" w:hint="eastAsia"/>
                <w:szCs w:val="21"/>
                <w:shd w:val="clear" w:color="auto" w:fill="FFFFFF"/>
              </w:rPr>
              <w:t>Internet Information Services</w:t>
            </w:r>
            <w:r>
              <w:rPr>
                <w:rFonts w:ascii="Times" w:eastAsia="宋体" w:hAnsi="Times" w:cs="Arial" w:hint="eastAsia"/>
                <w:szCs w:val="21"/>
                <w:shd w:val="clear" w:color="auto" w:fill="FFFFFF"/>
              </w:rPr>
              <w:t>的</w:t>
            </w:r>
            <w:hyperlink r:id="rId16" w:tgtFrame="http://baike.baidu.com/item/iis/_blank" w:history="1">
              <w:r>
                <w:rPr>
                  <w:rFonts w:ascii="Times" w:eastAsia="宋体" w:hAnsi="Times" w:cs="Arial" w:hint="eastAsia"/>
                  <w:szCs w:val="21"/>
                  <w:shd w:val="clear" w:color="auto" w:fill="FFFFFF"/>
                </w:rPr>
                <w:t>缩写</w:t>
              </w:r>
            </w:hyperlink>
            <w:r>
              <w:rPr>
                <w:rFonts w:ascii="Times" w:eastAsia="宋体" w:hAnsi="Times" w:cs="Arial" w:hint="eastAsia"/>
                <w:szCs w:val="21"/>
                <w:shd w:val="clear" w:color="auto" w:fill="FFFFFF"/>
              </w:rPr>
              <w:t>，意为</w:t>
            </w:r>
            <w:hyperlink r:id="rId17" w:tgtFrame="http://baike.baidu.com/item/iis/_blank" w:history="1">
              <w:r>
                <w:rPr>
                  <w:rFonts w:ascii="Times" w:eastAsia="宋体" w:hAnsi="Times" w:cs="Arial" w:hint="eastAsia"/>
                  <w:szCs w:val="21"/>
                  <w:shd w:val="clear" w:color="auto" w:fill="FFFFFF"/>
                </w:rPr>
                <w:t>互联网</w:t>
              </w:r>
            </w:hyperlink>
            <w:r>
              <w:rPr>
                <w:rFonts w:ascii="Times" w:eastAsia="宋体" w:hAnsi="Times" w:cs="Arial" w:hint="eastAsia"/>
                <w:szCs w:val="21"/>
                <w:shd w:val="clear" w:color="auto" w:fill="FFFFFF"/>
              </w:rPr>
              <w:t>信息服务，是由微软公司提供的基于运行</w:t>
            </w:r>
            <w:r>
              <w:rPr>
                <w:rFonts w:ascii="Times" w:eastAsia="宋体" w:hAnsi="Times" w:cs="Arial" w:hint="eastAsia"/>
                <w:szCs w:val="21"/>
                <w:shd w:val="clear" w:color="auto" w:fill="FFFFFF"/>
              </w:rPr>
              <w:t>Microsoft Windows</w:t>
            </w:r>
            <w:r>
              <w:rPr>
                <w:rFonts w:ascii="Times" w:eastAsia="宋体" w:hAnsi="Times" w:cs="Arial" w:hint="eastAsia"/>
                <w:szCs w:val="21"/>
                <w:shd w:val="clear" w:color="auto" w:fill="FFFFFF"/>
              </w:rPr>
              <w:t>的互联网基本服务。</w:t>
            </w:r>
          </w:p>
        </w:tc>
      </w:tr>
      <w:tr w:rsidR="0073245C" w14:paraId="472DF9E2" w14:textId="77777777">
        <w:tc>
          <w:tcPr>
            <w:tcW w:w="2061" w:type="dxa"/>
          </w:tcPr>
          <w:p w14:paraId="439262FE" w14:textId="77777777" w:rsidR="0073245C" w:rsidRDefault="00A33A88">
            <w:pPr>
              <w:rPr>
                <w:rFonts w:ascii="Times" w:eastAsia="宋体" w:hAnsi="Times"/>
                <w:szCs w:val="21"/>
              </w:rPr>
            </w:pPr>
            <w:r>
              <w:rPr>
                <w:rFonts w:ascii="Times" w:eastAsia="宋体" w:hAnsi="Times" w:hint="eastAsia"/>
                <w:szCs w:val="21"/>
              </w:rPr>
              <w:t>WebSocket</w:t>
            </w:r>
          </w:p>
        </w:tc>
        <w:tc>
          <w:tcPr>
            <w:tcW w:w="6235" w:type="dxa"/>
          </w:tcPr>
          <w:p w14:paraId="61EC7413" w14:textId="77777777" w:rsidR="0073245C" w:rsidRDefault="00A33A88">
            <w:pPr>
              <w:keepNext/>
              <w:rPr>
                <w:rFonts w:ascii="Times" w:eastAsia="宋体" w:hAnsi="Times" w:cs="Arial"/>
                <w:szCs w:val="21"/>
                <w:shd w:val="clear" w:color="auto" w:fill="FFFFFF"/>
              </w:rPr>
            </w:pPr>
            <w:r>
              <w:rPr>
                <w:rFonts w:ascii="Times" w:eastAsia="宋体" w:hAnsi="Times" w:cs="Arial" w:hint="eastAsia"/>
                <w:szCs w:val="21"/>
                <w:shd w:val="clear" w:color="auto" w:fill="FFFFFF"/>
              </w:rPr>
              <w:t>WebSocket</w:t>
            </w:r>
            <w:r>
              <w:rPr>
                <w:rFonts w:ascii="Times" w:eastAsia="宋体" w:hAnsi="Times" w:cs="Arial" w:hint="eastAsia"/>
                <w:szCs w:val="21"/>
                <w:shd w:val="clear" w:color="auto" w:fill="FFFFFF"/>
              </w:rPr>
              <w:t>协议是基于</w:t>
            </w:r>
            <w:r>
              <w:rPr>
                <w:rFonts w:ascii="Times" w:eastAsia="宋体" w:hAnsi="Times" w:cs="Arial" w:hint="eastAsia"/>
                <w:szCs w:val="21"/>
                <w:shd w:val="clear" w:color="auto" w:fill="FFFFFF"/>
              </w:rPr>
              <w:t>TCP</w:t>
            </w:r>
            <w:r>
              <w:rPr>
                <w:rFonts w:ascii="Times" w:eastAsia="宋体" w:hAnsi="Times" w:cs="Arial" w:hint="eastAsia"/>
                <w:szCs w:val="21"/>
                <w:shd w:val="clear" w:color="auto" w:fill="FFFFFF"/>
              </w:rPr>
              <w:t>的一种新的网络协议。它实现了浏览器与服务器全双工</w:t>
            </w:r>
            <w:r>
              <w:rPr>
                <w:rFonts w:ascii="Times" w:eastAsia="宋体" w:hAnsi="Times" w:cs="Arial" w:hint="eastAsia"/>
                <w:szCs w:val="21"/>
                <w:shd w:val="clear" w:color="auto" w:fill="FFFFFF"/>
              </w:rPr>
              <w:t>(full-duplex)</w:t>
            </w:r>
            <w:r>
              <w:rPr>
                <w:rFonts w:ascii="Times" w:eastAsia="宋体" w:hAnsi="Times" w:cs="Arial" w:hint="eastAsia"/>
                <w:szCs w:val="21"/>
                <w:shd w:val="clear" w:color="auto" w:fill="FFFFFF"/>
              </w:rPr>
              <w:t>通信——可以通俗的解释为服务器主动发送信息给客户端。</w:t>
            </w:r>
          </w:p>
        </w:tc>
      </w:tr>
      <w:tr w:rsidR="0073245C" w14:paraId="7B3FCC68" w14:textId="77777777">
        <w:tc>
          <w:tcPr>
            <w:tcW w:w="2061" w:type="dxa"/>
          </w:tcPr>
          <w:p w14:paraId="49D82C0B" w14:textId="77777777" w:rsidR="0073245C" w:rsidRDefault="00A33A88">
            <w:pPr>
              <w:rPr>
                <w:rFonts w:ascii="Times" w:eastAsia="宋体" w:hAnsi="Times"/>
                <w:szCs w:val="21"/>
              </w:rPr>
            </w:pPr>
            <w:r>
              <w:rPr>
                <w:rFonts w:ascii="Times" w:eastAsia="宋体" w:hAnsi="Times" w:hint="eastAsia"/>
                <w:szCs w:val="21"/>
              </w:rPr>
              <w:t>Buffer</w:t>
            </w:r>
          </w:p>
        </w:tc>
        <w:tc>
          <w:tcPr>
            <w:tcW w:w="6235" w:type="dxa"/>
          </w:tcPr>
          <w:p w14:paraId="051E6CC7" w14:textId="77777777" w:rsidR="0073245C" w:rsidRDefault="00A33A88">
            <w:pPr>
              <w:keepNext/>
              <w:rPr>
                <w:rFonts w:ascii="Times" w:eastAsia="宋体" w:hAnsi="Times" w:cs="Arial"/>
                <w:szCs w:val="21"/>
                <w:shd w:val="clear" w:color="auto" w:fill="FFFFFF"/>
              </w:rPr>
            </w:pPr>
            <w:r>
              <w:rPr>
                <w:rFonts w:ascii="Times" w:eastAsia="宋体" w:hAnsi="Times" w:cs="Arial" w:hint="eastAsia"/>
                <w:szCs w:val="21"/>
                <w:shd w:val="clear" w:color="auto" w:fill="FFFFFF"/>
              </w:rPr>
              <w:t>Buffer-</w:t>
            </w:r>
            <w:r>
              <w:rPr>
                <w:rFonts w:ascii="Times" w:eastAsia="宋体" w:hAnsi="Times" w:cs="Arial" w:hint="eastAsia"/>
                <w:szCs w:val="21"/>
                <w:shd w:val="clear" w:color="auto" w:fill="FFFFFF"/>
              </w:rPr>
              <w:t>缓冲器；在计算机领域，缓冲器指的是缓冲寄存器，它分输入缓冲器和输出缓冲器两种。前者的作用是将外设送来的数据暂时存放，以便处理器将它取走；后者的作用是用来暂时存放处理器送往外设的数据。</w:t>
            </w:r>
          </w:p>
        </w:tc>
      </w:tr>
    </w:tbl>
    <w:p w14:paraId="5991A1DF" w14:textId="77777777" w:rsidR="0073245C" w:rsidRDefault="00A33A88">
      <w:pPr>
        <w:pStyle w:val="13"/>
        <w:widowControl/>
        <w:numPr>
          <w:ilvl w:val="0"/>
          <w:numId w:val="1"/>
        </w:numPr>
        <w:spacing w:line="360" w:lineRule="auto"/>
        <w:ind w:firstLineChars="0"/>
        <w:jc w:val="left"/>
        <w:outlineLvl w:val="0"/>
        <w:rPr>
          <w:rFonts w:ascii="Times" w:eastAsia="宋体" w:hAnsi="Times"/>
          <w:b/>
          <w:sz w:val="44"/>
          <w:szCs w:val="44"/>
        </w:rPr>
      </w:pPr>
      <w:bookmarkStart w:id="239" w:name="_Toc480713699"/>
      <w:bookmarkStart w:id="240" w:name="_Toc481620426"/>
      <w:r>
        <w:rPr>
          <w:rFonts w:ascii="Times" w:eastAsia="宋体" w:hAnsi="Times" w:hint="eastAsia"/>
          <w:b/>
          <w:sz w:val="44"/>
          <w:szCs w:val="44"/>
        </w:rPr>
        <w:t>业务需求</w:t>
      </w:r>
      <w:bookmarkEnd w:id="239"/>
      <w:bookmarkEnd w:id="240"/>
    </w:p>
    <w:p w14:paraId="42FBDE06" w14:textId="77777777" w:rsidR="0073245C" w:rsidRDefault="00A33A88">
      <w:pPr>
        <w:widowControl/>
        <w:jc w:val="left"/>
        <w:outlineLvl w:val="1"/>
        <w:rPr>
          <w:rFonts w:ascii="Times" w:eastAsia="宋体" w:hAnsi="Times"/>
          <w:b/>
          <w:sz w:val="32"/>
          <w:szCs w:val="32"/>
        </w:rPr>
      </w:pPr>
      <w:bookmarkStart w:id="241" w:name="_Toc480713700"/>
      <w:bookmarkStart w:id="242" w:name="_Toc481620427"/>
      <w:r>
        <w:rPr>
          <w:rFonts w:ascii="Times" w:eastAsia="宋体" w:hAnsi="Times" w:hint="eastAsia"/>
          <w:b/>
          <w:sz w:val="32"/>
          <w:szCs w:val="32"/>
        </w:rPr>
        <w:t>2.1</w:t>
      </w:r>
      <w:r>
        <w:rPr>
          <w:rFonts w:ascii="Times" w:eastAsia="宋体" w:hAnsi="Times"/>
          <w:b/>
          <w:sz w:val="32"/>
          <w:szCs w:val="32"/>
        </w:rPr>
        <w:t xml:space="preserve">   </w:t>
      </w:r>
      <w:r>
        <w:rPr>
          <w:rFonts w:ascii="Times" w:eastAsia="宋体" w:hAnsi="Times" w:hint="eastAsia"/>
          <w:b/>
          <w:sz w:val="32"/>
          <w:szCs w:val="32"/>
        </w:rPr>
        <w:t>构建高性能</w:t>
      </w:r>
      <w:r>
        <w:rPr>
          <w:rFonts w:ascii="Times" w:eastAsia="宋体" w:hAnsi="Times" w:hint="eastAsia"/>
          <w:b/>
          <w:sz w:val="32"/>
          <w:szCs w:val="32"/>
        </w:rPr>
        <w:t>Web</w:t>
      </w:r>
      <w:r>
        <w:rPr>
          <w:rFonts w:ascii="Times" w:eastAsia="宋体" w:hAnsi="Times" w:hint="eastAsia"/>
          <w:b/>
          <w:sz w:val="32"/>
          <w:szCs w:val="32"/>
        </w:rPr>
        <w:t>服务器</w:t>
      </w:r>
      <w:bookmarkEnd w:id="241"/>
      <w:bookmarkEnd w:id="242"/>
    </w:p>
    <w:p w14:paraId="5381693D" w14:textId="77777777" w:rsidR="0073245C" w:rsidRDefault="00A33A88">
      <w:pPr>
        <w:widowControl/>
        <w:spacing w:line="360" w:lineRule="auto"/>
        <w:ind w:firstLineChars="200" w:firstLine="420"/>
        <w:rPr>
          <w:rFonts w:ascii="Times" w:eastAsia="宋体" w:hAnsi="Times"/>
        </w:rPr>
      </w:pPr>
      <w:r>
        <w:rPr>
          <w:rFonts w:ascii="Times" w:eastAsia="宋体" w:hAnsi="Times" w:hint="eastAsia"/>
        </w:rPr>
        <w:t>在</w:t>
      </w:r>
      <w:r>
        <w:rPr>
          <w:rFonts w:ascii="Times" w:eastAsia="宋体" w:hAnsi="Times" w:hint="eastAsia"/>
        </w:rPr>
        <w:t>Web</w:t>
      </w:r>
      <w:r>
        <w:rPr>
          <w:rFonts w:ascii="Times" w:eastAsia="宋体" w:hAnsi="Times" w:hint="eastAsia"/>
        </w:rPr>
        <w:t>领域，大多数的编程语言需要专门的</w:t>
      </w:r>
      <w:r>
        <w:rPr>
          <w:rFonts w:ascii="Times" w:eastAsia="宋体" w:hAnsi="Times" w:hint="eastAsia"/>
        </w:rPr>
        <w:t>Web</w:t>
      </w:r>
      <w:r>
        <w:rPr>
          <w:rFonts w:ascii="Times" w:eastAsia="宋体" w:hAnsi="Times" w:hint="eastAsia"/>
        </w:rPr>
        <w:t>服务器作为容器，如</w:t>
      </w:r>
      <w:r>
        <w:rPr>
          <w:rFonts w:ascii="Times" w:eastAsia="宋体" w:hAnsi="Times" w:hint="eastAsia"/>
        </w:rPr>
        <w:t>ASP</w:t>
      </w:r>
      <w:r>
        <w:rPr>
          <w:rFonts w:ascii="Times" w:eastAsia="宋体" w:hAnsi="Times" w:hint="eastAsia"/>
        </w:rPr>
        <w:t>需要</w:t>
      </w:r>
      <w:r>
        <w:rPr>
          <w:rFonts w:ascii="Times" w:eastAsia="宋体" w:hAnsi="Times" w:hint="eastAsia"/>
        </w:rPr>
        <w:t>IIS</w:t>
      </w:r>
      <w:r>
        <w:rPr>
          <w:rFonts w:ascii="Times" w:eastAsia="宋体" w:hAnsi="Times" w:hint="eastAsia"/>
        </w:rPr>
        <w:t>作为服务器，</w:t>
      </w:r>
      <w:r>
        <w:rPr>
          <w:rFonts w:ascii="Times" w:eastAsia="宋体" w:hAnsi="Times" w:hint="eastAsia"/>
        </w:rPr>
        <w:t>PHP</w:t>
      </w:r>
      <w:r>
        <w:rPr>
          <w:rFonts w:ascii="Times" w:eastAsia="宋体" w:hAnsi="Times" w:hint="eastAsia"/>
        </w:rPr>
        <w:t>需要搭载</w:t>
      </w:r>
      <w:r>
        <w:rPr>
          <w:rFonts w:ascii="Times" w:eastAsia="宋体" w:hAnsi="Times" w:hint="eastAsia"/>
        </w:rPr>
        <w:t>Apa</w:t>
      </w:r>
      <w:r>
        <w:rPr>
          <w:rFonts w:ascii="Times" w:eastAsia="宋体" w:hAnsi="Times"/>
        </w:rPr>
        <w:t>che</w:t>
      </w:r>
      <w:r>
        <w:rPr>
          <w:rFonts w:ascii="Times" w:eastAsia="宋体" w:hAnsi="Times" w:hint="eastAsia"/>
        </w:rPr>
        <w:t>，</w:t>
      </w:r>
      <w:r>
        <w:rPr>
          <w:rFonts w:ascii="Times" w:eastAsia="宋体" w:hAnsi="Times" w:hint="eastAsia"/>
        </w:rPr>
        <w:t>JSP</w:t>
      </w:r>
      <w:r>
        <w:rPr>
          <w:rFonts w:ascii="Times" w:eastAsia="宋体" w:hAnsi="Times" w:hint="eastAsia"/>
        </w:rPr>
        <w:t>需要</w:t>
      </w:r>
      <w:r>
        <w:rPr>
          <w:rFonts w:ascii="Times" w:eastAsia="宋体" w:hAnsi="Times" w:hint="eastAsia"/>
        </w:rPr>
        <w:t>tomcat</w:t>
      </w:r>
      <w:r>
        <w:rPr>
          <w:rFonts w:ascii="Times" w:eastAsia="宋体" w:hAnsi="Times" w:hint="eastAsia"/>
        </w:rPr>
        <w:t>服务器。</w:t>
      </w:r>
      <w:r>
        <w:rPr>
          <w:rFonts w:ascii="Times" w:eastAsia="宋体" w:hAnsi="Times" w:hint="eastAsia"/>
        </w:rPr>
        <w:t>Node</w:t>
      </w:r>
      <w:r>
        <w:rPr>
          <w:rFonts w:ascii="Times" w:eastAsia="宋体" w:hAnsi="Times" w:hint="eastAsia"/>
        </w:rPr>
        <w:t>需要做的是构建一个高性能的</w:t>
      </w:r>
      <w:del w:id="243" w:author="liuchao" w:date="2017-04-28T16:26:00Z">
        <w:r w:rsidDel="00017163">
          <w:rPr>
            <w:rFonts w:ascii="Times" w:eastAsia="宋体" w:hAnsi="Times" w:hint="eastAsia"/>
          </w:rPr>
          <w:delText>，</w:delText>
        </w:r>
      </w:del>
      <w:ins w:id="244" w:author="liuchao" w:date="2017-04-28T16:26:00Z">
        <w:r w:rsidR="00017163">
          <w:rPr>
            <w:rFonts w:ascii="Times" w:eastAsia="宋体" w:hAnsi="Times" w:hint="eastAsia"/>
          </w:rPr>
          <w:t>、</w:t>
        </w:r>
      </w:ins>
      <w:r>
        <w:rPr>
          <w:rFonts w:ascii="Times" w:eastAsia="宋体" w:hAnsi="Times" w:hint="eastAsia"/>
        </w:rPr>
        <w:t>事件驱动</w:t>
      </w:r>
      <w:del w:id="245" w:author="liuchao" w:date="2017-04-28T16:26:00Z">
        <w:r w:rsidDel="00017163">
          <w:rPr>
            <w:rFonts w:ascii="Times" w:eastAsia="宋体" w:hAnsi="Times" w:hint="eastAsia"/>
          </w:rPr>
          <w:delText>，</w:delText>
        </w:r>
      </w:del>
      <w:ins w:id="246" w:author="liuchao" w:date="2017-04-28T16:26:00Z">
        <w:r w:rsidR="00017163">
          <w:rPr>
            <w:rFonts w:ascii="Times" w:eastAsia="宋体" w:hAnsi="Times" w:hint="eastAsia"/>
          </w:rPr>
          <w:t>、</w:t>
        </w:r>
      </w:ins>
      <w:r>
        <w:rPr>
          <w:rFonts w:ascii="Times" w:eastAsia="宋体" w:hAnsi="Times" w:hint="eastAsia"/>
        </w:rPr>
        <w:t>非阻塞</w:t>
      </w:r>
      <w:r>
        <w:rPr>
          <w:rFonts w:ascii="Times" w:eastAsia="宋体" w:hAnsi="Times" w:hint="eastAsia"/>
        </w:rPr>
        <w:t>I/O</w:t>
      </w:r>
      <w:r>
        <w:rPr>
          <w:rFonts w:ascii="Times" w:eastAsia="宋体" w:hAnsi="Times" w:hint="eastAsia"/>
        </w:rPr>
        <w:t>的</w:t>
      </w:r>
      <w:r>
        <w:rPr>
          <w:rFonts w:ascii="Times" w:eastAsia="宋体" w:hAnsi="Times" w:hint="eastAsia"/>
        </w:rPr>
        <w:t>Web</w:t>
      </w:r>
      <w:r>
        <w:rPr>
          <w:rFonts w:ascii="Times" w:eastAsia="宋体" w:hAnsi="Times" w:hint="eastAsia"/>
        </w:rPr>
        <w:t>服务器</w:t>
      </w:r>
      <w:r>
        <w:rPr>
          <w:rFonts w:ascii="Times" w:eastAsia="宋体" w:hAnsi="Times" w:hint="eastAsia"/>
          <w:vertAlign w:val="superscript"/>
        </w:rPr>
        <w:t>[2]</w:t>
      </w:r>
      <w:r>
        <w:rPr>
          <w:rFonts w:ascii="Times" w:eastAsia="宋体" w:hAnsi="Times" w:hint="eastAsia"/>
        </w:rPr>
        <w:t>。</w:t>
      </w:r>
    </w:p>
    <w:p w14:paraId="26AF39EE" w14:textId="77777777" w:rsidR="0073245C" w:rsidRDefault="00A33A88">
      <w:pPr>
        <w:widowControl/>
        <w:jc w:val="left"/>
        <w:outlineLvl w:val="1"/>
        <w:rPr>
          <w:rFonts w:ascii="Times" w:eastAsia="宋体" w:hAnsi="Times"/>
          <w:b/>
          <w:sz w:val="32"/>
          <w:szCs w:val="32"/>
        </w:rPr>
      </w:pPr>
      <w:bookmarkStart w:id="247" w:name="_Toc480713701"/>
      <w:bookmarkStart w:id="248" w:name="_Toc481620428"/>
      <w:r>
        <w:rPr>
          <w:rFonts w:ascii="Times" w:eastAsia="宋体" w:hAnsi="Times" w:hint="eastAsia"/>
          <w:b/>
          <w:sz w:val="32"/>
          <w:szCs w:val="32"/>
        </w:rPr>
        <w:lastRenderedPageBreak/>
        <w:t>2.2</w:t>
      </w:r>
      <w:r>
        <w:rPr>
          <w:rFonts w:ascii="Times" w:eastAsia="宋体" w:hAnsi="Times"/>
          <w:b/>
          <w:sz w:val="32"/>
          <w:szCs w:val="32"/>
        </w:rPr>
        <w:t xml:space="preserve">   </w:t>
      </w:r>
      <w:r>
        <w:rPr>
          <w:rFonts w:ascii="Times" w:eastAsia="宋体" w:hAnsi="Times" w:hint="eastAsia"/>
          <w:b/>
          <w:sz w:val="32"/>
          <w:szCs w:val="32"/>
        </w:rPr>
        <w:t>使用一门门槛低，符合事件驱动的语言来开发</w:t>
      </w:r>
      <w:bookmarkEnd w:id="247"/>
      <w:bookmarkEnd w:id="248"/>
    </w:p>
    <w:p w14:paraId="2B4E211A" w14:textId="77777777" w:rsidR="0073245C" w:rsidRDefault="00A33A88">
      <w:pPr>
        <w:widowControl/>
        <w:spacing w:line="360" w:lineRule="auto"/>
        <w:ind w:firstLineChars="200" w:firstLine="420"/>
        <w:rPr>
          <w:rFonts w:ascii="Times" w:eastAsia="宋体" w:hAnsi="Times"/>
        </w:rPr>
      </w:pPr>
      <w:r>
        <w:rPr>
          <w:rFonts w:ascii="Times" w:eastAsia="宋体" w:hAnsi="Times"/>
        </w:rPr>
        <w:t>Javascript</w:t>
      </w:r>
      <w:r>
        <w:rPr>
          <w:rFonts w:ascii="Times" w:eastAsia="宋体" w:hAnsi="Times" w:hint="eastAsia"/>
        </w:rPr>
        <w:t>开发门槛低，在后端部分一直没有市场，可以说历史包袱为零，为其导入非阻塞</w:t>
      </w:r>
      <w:r>
        <w:rPr>
          <w:rFonts w:ascii="Times" w:eastAsia="宋体" w:hAnsi="Times" w:hint="eastAsia"/>
        </w:rPr>
        <w:t>I/O</w:t>
      </w:r>
      <w:r>
        <w:rPr>
          <w:rFonts w:ascii="Times" w:eastAsia="宋体" w:hAnsi="Times" w:hint="eastAsia"/>
        </w:rPr>
        <w:t>库没有额外阻力，另外，</w:t>
      </w:r>
      <w:r>
        <w:rPr>
          <w:rFonts w:ascii="Times" w:eastAsia="宋体" w:hAnsi="Times" w:hint="eastAsia"/>
        </w:rPr>
        <w:t>Java</w:t>
      </w:r>
      <w:r>
        <w:rPr>
          <w:rFonts w:ascii="Times" w:eastAsia="宋体" w:hAnsi="Times"/>
        </w:rPr>
        <w:t>script</w:t>
      </w:r>
      <w:r>
        <w:rPr>
          <w:rFonts w:ascii="Times" w:eastAsia="宋体" w:hAnsi="Times" w:hint="eastAsia"/>
        </w:rPr>
        <w:t>在浏览器中有广泛的事件驱动方面的应用，暗合</w:t>
      </w:r>
      <w:r>
        <w:rPr>
          <w:rFonts w:ascii="Times" w:eastAsia="宋体" w:hAnsi="Times" w:hint="eastAsia"/>
        </w:rPr>
        <w:t>N</w:t>
      </w:r>
      <w:r>
        <w:rPr>
          <w:rFonts w:ascii="Times" w:eastAsia="宋体" w:hAnsi="Times"/>
        </w:rPr>
        <w:t>ode</w:t>
      </w:r>
      <w:r>
        <w:rPr>
          <w:rFonts w:ascii="Times" w:eastAsia="宋体" w:hAnsi="Times" w:hint="eastAsia"/>
        </w:rPr>
        <w:t>基于事件驱动的需求。</w:t>
      </w:r>
    </w:p>
    <w:p w14:paraId="6F589A6A" w14:textId="070463CB" w:rsidR="0073245C" w:rsidRDefault="00A33A88">
      <w:pPr>
        <w:pStyle w:val="13"/>
        <w:widowControl/>
        <w:numPr>
          <w:ilvl w:val="0"/>
          <w:numId w:val="1"/>
        </w:numPr>
        <w:spacing w:line="360" w:lineRule="auto"/>
        <w:ind w:firstLineChars="0"/>
        <w:jc w:val="left"/>
        <w:outlineLvl w:val="0"/>
        <w:rPr>
          <w:ins w:id="249" w:author="relly li" w:date="2017-05-17T21:51:00Z"/>
          <w:rFonts w:ascii="Times" w:eastAsia="宋体" w:hAnsi="Times"/>
          <w:b/>
          <w:sz w:val="44"/>
          <w:szCs w:val="44"/>
        </w:rPr>
      </w:pPr>
      <w:bookmarkStart w:id="250" w:name="_Toc480713702"/>
      <w:bookmarkStart w:id="251" w:name="_Toc481620429"/>
      <w:r>
        <w:rPr>
          <w:rFonts w:ascii="Times" w:eastAsia="宋体" w:hAnsi="Times" w:hint="eastAsia"/>
          <w:b/>
          <w:sz w:val="44"/>
          <w:szCs w:val="44"/>
        </w:rPr>
        <w:t>工作重点</w:t>
      </w:r>
      <w:bookmarkEnd w:id="250"/>
      <w:bookmarkEnd w:id="251"/>
    </w:p>
    <w:p w14:paraId="1F1E7D52" w14:textId="00493EEB" w:rsidR="00E10262" w:rsidRDefault="004A74D6" w:rsidP="00E10262">
      <w:pPr>
        <w:ind w:firstLine="420"/>
        <w:rPr>
          <w:ins w:id="252" w:author="relly li" w:date="2017-05-17T22:02:00Z"/>
        </w:rPr>
        <w:pPrChange w:id="253" w:author="relly li" w:date="2017-05-17T22:02:00Z">
          <w:pPr>
            <w:pStyle w:val="13"/>
            <w:widowControl/>
            <w:numPr>
              <w:numId w:val="1"/>
            </w:numPr>
            <w:spacing w:line="360" w:lineRule="auto"/>
            <w:ind w:left="720" w:firstLineChars="0" w:hanging="720"/>
            <w:jc w:val="left"/>
            <w:outlineLvl w:val="0"/>
          </w:pPr>
        </w:pPrChange>
      </w:pPr>
      <w:ins w:id="254" w:author="relly li" w:date="2017-05-17T21:51:00Z">
        <w:r>
          <w:rPr>
            <w:rFonts w:hint="eastAsia"/>
          </w:rPr>
          <w:t>基于异步过载保护的</w:t>
        </w:r>
        <w:r>
          <w:rPr>
            <w:rFonts w:hint="eastAsia"/>
          </w:rPr>
          <w:t>DNS</w:t>
        </w:r>
        <w:r>
          <w:rPr>
            <w:rFonts w:hint="eastAsia"/>
          </w:rPr>
          <w:t>查询</w:t>
        </w:r>
      </w:ins>
      <w:ins w:id="255" w:author="relly li" w:date="2017-05-17T21:52:00Z">
        <w:r>
          <w:rPr>
            <w:rFonts w:hint="eastAsia"/>
          </w:rPr>
          <w:t>系统，核心</w:t>
        </w:r>
      </w:ins>
      <w:ins w:id="256" w:author="relly li" w:date="2017-05-17T22:00:00Z">
        <w:r w:rsidR="00E10262">
          <w:rPr>
            <w:rFonts w:hint="eastAsia"/>
          </w:rPr>
          <w:t>使用自己编写的</w:t>
        </w:r>
        <w:r w:rsidR="00E10262">
          <w:rPr>
            <w:rFonts w:hint="eastAsia"/>
          </w:rPr>
          <w:t>a</w:t>
        </w:r>
        <w:r w:rsidR="00E10262">
          <w:t>syncLimit</w:t>
        </w:r>
        <w:r w:rsidR="00E10262">
          <w:rPr>
            <w:rFonts w:hint="eastAsia"/>
          </w:rPr>
          <w:t>核心模块。</w:t>
        </w:r>
      </w:ins>
    </w:p>
    <w:p w14:paraId="14FF5CD8" w14:textId="016914F9" w:rsidR="00E10262" w:rsidRDefault="00E10262" w:rsidP="00E10262">
      <w:pPr>
        <w:pStyle w:val="2"/>
        <w:rPr>
          <w:rFonts w:hint="eastAsia"/>
        </w:rPr>
        <w:pPrChange w:id="257" w:author="relly li" w:date="2017-05-17T22:02:00Z">
          <w:pPr>
            <w:pStyle w:val="13"/>
            <w:widowControl/>
            <w:numPr>
              <w:numId w:val="1"/>
            </w:numPr>
            <w:spacing w:line="360" w:lineRule="auto"/>
            <w:ind w:left="720" w:firstLineChars="0" w:hanging="720"/>
            <w:jc w:val="left"/>
            <w:outlineLvl w:val="0"/>
          </w:pPr>
        </w:pPrChange>
      </w:pPr>
      <w:ins w:id="258" w:author="relly li" w:date="2017-05-17T22:02:00Z">
        <w:r>
          <w:rPr>
            <w:rFonts w:hint="eastAsia"/>
          </w:rPr>
          <w:t xml:space="preserve">3.1 </w:t>
        </w:r>
        <w:r>
          <w:rPr>
            <w:rFonts w:hint="eastAsia"/>
          </w:rPr>
          <w:t>异步过载保护模块</w:t>
        </w:r>
      </w:ins>
    </w:p>
    <w:p w14:paraId="3528C8A6" w14:textId="77777777" w:rsidR="0073245C" w:rsidRDefault="00A33A88" w:rsidP="00E10262">
      <w:pPr>
        <w:pStyle w:val="3"/>
        <w:pPrChange w:id="259" w:author="relly li" w:date="2017-05-17T22:03:00Z">
          <w:pPr>
            <w:widowControl/>
            <w:jc w:val="left"/>
            <w:outlineLvl w:val="1"/>
          </w:pPr>
        </w:pPrChange>
      </w:pPr>
      <w:bookmarkStart w:id="260" w:name="_Toc480713703"/>
      <w:bookmarkStart w:id="261" w:name="_Toc481620430"/>
      <w:r>
        <w:rPr>
          <w:rFonts w:hint="eastAsia"/>
        </w:rPr>
        <w:t>3</w:t>
      </w:r>
      <w:r>
        <w:t xml:space="preserve">.1   </w:t>
      </w:r>
      <w:r>
        <w:rPr>
          <w:rFonts w:hint="eastAsia"/>
        </w:rPr>
        <w:t>异步</w:t>
      </w:r>
      <w:bookmarkEnd w:id="260"/>
      <w:r>
        <w:rPr>
          <w:rFonts w:hint="eastAsia"/>
        </w:rPr>
        <w:t>过载保护</w:t>
      </w:r>
      <w:bookmarkEnd w:id="261"/>
    </w:p>
    <w:p w14:paraId="78A650C2" w14:textId="77777777" w:rsidR="0073245C" w:rsidRDefault="00A33A88">
      <w:pPr>
        <w:widowControl/>
        <w:spacing w:line="360" w:lineRule="auto"/>
        <w:ind w:firstLineChars="200" w:firstLine="420"/>
        <w:rPr>
          <w:rFonts w:ascii="Times" w:eastAsia="宋体" w:hAnsi="Times"/>
        </w:rPr>
      </w:pPr>
      <w:r>
        <w:rPr>
          <w:rFonts w:ascii="Times" w:eastAsia="宋体" w:hAnsi="Times" w:hint="eastAsia"/>
        </w:rPr>
        <w:t>异步编程解决的问题无外乎是保持异步的性能优势，提升编程体验，但仍然会有别的问题，那就是并发量太大导致下层服务器崩溃，所以需要过载保护。</w:t>
      </w:r>
    </w:p>
    <w:p w14:paraId="1F75151F" w14:textId="77777777" w:rsidR="0073245C" w:rsidRDefault="00A33A88" w:rsidP="00E10262">
      <w:pPr>
        <w:pStyle w:val="3"/>
        <w:pPrChange w:id="262" w:author="relly li" w:date="2017-05-17T22:03:00Z">
          <w:pPr>
            <w:widowControl/>
            <w:jc w:val="left"/>
            <w:outlineLvl w:val="1"/>
          </w:pPr>
        </w:pPrChange>
      </w:pPr>
      <w:bookmarkStart w:id="263" w:name="_Toc480713704"/>
      <w:bookmarkStart w:id="264" w:name="_Toc481620431"/>
      <w:r>
        <w:rPr>
          <w:rFonts w:hint="eastAsia"/>
        </w:rPr>
        <w:t xml:space="preserve">3.2 </w:t>
      </w:r>
      <w:r>
        <w:t xml:space="preserve">  </w:t>
      </w:r>
      <w:r>
        <w:rPr>
          <w:rFonts w:hint="eastAsia"/>
        </w:rPr>
        <w:t>解决方案初步</w:t>
      </w:r>
      <w:bookmarkEnd w:id="263"/>
      <w:bookmarkEnd w:id="264"/>
      <w:r>
        <w:rPr>
          <w:rFonts w:hint="eastAsia"/>
        </w:rPr>
        <w:t xml:space="preserve"> </w:t>
      </w:r>
    </w:p>
    <w:p w14:paraId="69B7F670" w14:textId="77777777" w:rsidR="0073245C" w:rsidRDefault="00A33A88">
      <w:pPr>
        <w:widowControl/>
        <w:spacing w:line="360" w:lineRule="auto"/>
        <w:ind w:firstLineChars="200" w:firstLine="420"/>
        <w:rPr>
          <w:rFonts w:ascii="Times" w:eastAsia="宋体" w:hAnsi="Times"/>
        </w:rPr>
      </w:pPr>
      <w:r>
        <w:rPr>
          <w:rFonts w:ascii="Times" w:eastAsia="宋体" w:hAnsi="Times" w:hint="eastAsia"/>
        </w:rPr>
        <w:t>1.</w:t>
      </w:r>
      <w:r>
        <w:rPr>
          <w:rFonts w:ascii="Times" w:eastAsia="宋体" w:hAnsi="Times" w:hint="eastAsia"/>
        </w:rPr>
        <w:t>通过一个队列来控制并发量</w:t>
      </w:r>
    </w:p>
    <w:p w14:paraId="51761F06" w14:textId="77777777" w:rsidR="0073245C" w:rsidRDefault="00A33A88">
      <w:pPr>
        <w:widowControl/>
        <w:spacing w:line="360" w:lineRule="auto"/>
        <w:ind w:firstLineChars="200" w:firstLine="420"/>
        <w:rPr>
          <w:rFonts w:ascii="Times" w:eastAsia="宋体" w:hAnsi="Times"/>
        </w:rPr>
      </w:pPr>
      <w:r>
        <w:rPr>
          <w:rFonts w:ascii="Times" w:eastAsia="宋体" w:hAnsi="Times" w:hint="eastAsia"/>
        </w:rPr>
        <w:t>2.</w:t>
      </w:r>
      <w:r>
        <w:rPr>
          <w:rFonts w:ascii="Times" w:eastAsia="宋体" w:hAnsi="Times" w:hint="eastAsia"/>
        </w:rPr>
        <w:t>如果当前的异步调用不超过规定的最大值，就从队列中取出执行，</w:t>
      </w:r>
    </w:p>
    <w:p w14:paraId="3B90F814" w14:textId="77777777" w:rsidR="0073245C" w:rsidRDefault="00A33A88">
      <w:pPr>
        <w:widowControl/>
        <w:spacing w:line="360" w:lineRule="auto"/>
        <w:ind w:firstLineChars="200" w:firstLine="420"/>
        <w:rPr>
          <w:rFonts w:ascii="Times" w:eastAsia="宋体" w:hAnsi="Times"/>
        </w:rPr>
      </w:pPr>
      <w:r>
        <w:rPr>
          <w:rFonts w:ascii="Times" w:eastAsia="宋体" w:hAnsi="Times" w:hint="eastAsia"/>
        </w:rPr>
        <w:t>3</w:t>
      </w:r>
      <w:r>
        <w:rPr>
          <w:rFonts w:ascii="Times" w:eastAsia="宋体" w:hAnsi="Times" w:hint="eastAsia"/>
        </w:rPr>
        <w:t>．如果达到最大值，就</w:t>
      </w:r>
      <w:ins w:id="265" w:author="liuchao" w:date="2017-04-28T16:29:00Z">
        <w:r>
          <w:rPr>
            <w:rFonts w:ascii="Times" w:eastAsia="宋体" w:hAnsi="Times" w:hint="eastAsia"/>
          </w:rPr>
          <w:t>将</w:t>
        </w:r>
      </w:ins>
      <w:del w:id="266" w:author="liuchao" w:date="2017-04-28T16:29:00Z">
        <w:r w:rsidDel="00A33A88">
          <w:rPr>
            <w:rFonts w:ascii="Times" w:eastAsia="宋体" w:hAnsi="Times" w:hint="eastAsia"/>
          </w:rPr>
          <w:delText>讲</w:delText>
        </w:r>
      </w:del>
      <w:r>
        <w:rPr>
          <w:rFonts w:ascii="Times" w:eastAsia="宋体" w:hAnsi="Times" w:hint="eastAsia"/>
        </w:rPr>
        <w:t>异步调用暂时放在队列中。</w:t>
      </w:r>
    </w:p>
    <w:p w14:paraId="4389FB5F" w14:textId="77777777" w:rsidR="0073245C" w:rsidRDefault="00A33A88">
      <w:pPr>
        <w:widowControl/>
        <w:spacing w:line="360" w:lineRule="auto"/>
        <w:ind w:firstLineChars="200" w:firstLine="420"/>
        <w:rPr>
          <w:rFonts w:ascii="Times" w:eastAsia="宋体" w:hAnsi="Times"/>
        </w:rPr>
      </w:pPr>
      <w:r>
        <w:rPr>
          <w:rFonts w:ascii="Times" w:eastAsia="宋体" w:hAnsi="Times" w:hint="eastAsia"/>
        </w:rPr>
        <w:t>4.</w:t>
      </w:r>
      <w:r>
        <w:rPr>
          <w:rFonts w:ascii="Times" w:eastAsia="宋体" w:hAnsi="Times" w:hint="eastAsia"/>
        </w:rPr>
        <w:t>一旦有异步调用结束，就从队列中取一个新的异步调用。</w:t>
      </w:r>
    </w:p>
    <w:p w14:paraId="1F7D38C4" w14:textId="799642EA" w:rsidR="0073245C" w:rsidRDefault="00A33A88" w:rsidP="00E10262">
      <w:pPr>
        <w:pStyle w:val="3"/>
        <w:pPrChange w:id="267" w:author="relly li" w:date="2017-05-17T22:03:00Z">
          <w:pPr>
            <w:widowControl/>
            <w:jc w:val="left"/>
            <w:outlineLvl w:val="1"/>
          </w:pPr>
        </w:pPrChange>
      </w:pPr>
      <w:bookmarkStart w:id="268" w:name="_Toc481620432"/>
      <w:r>
        <w:rPr>
          <w:rFonts w:hint="eastAsia"/>
        </w:rPr>
        <w:t xml:space="preserve">3.3 </w:t>
      </w:r>
      <w:r>
        <w:t xml:space="preserve"> </w:t>
      </w:r>
      <w:ins w:id="269" w:author="chunliu wang" w:date="2017-05-04T00:16:00Z">
        <w:r w:rsidR="00FE5FD0">
          <w:t xml:space="preserve"> </w:t>
        </w:r>
      </w:ins>
      <w:r>
        <w:rPr>
          <w:rFonts w:hint="eastAsia"/>
        </w:rPr>
        <w:t>具体设计</w:t>
      </w:r>
      <w:bookmarkEnd w:id="268"/>
    </w:p>
    <w:p w14:paraId="21F77519" w14:textId="4FDA5226" w:rsidR="0073245C" w:rsidDel="00E10262" w:rsidRDefault="00A33A88">
      <w:pPr>
        <w:widowControl/>
        <w:spacing w:line="360" w:lineRule="auto"/>
        <w:ind w:firstLineChars="200" w:firstLine="420"/>
        <w:rPr>
          <w:del w:id="270" w:author="chunliu wang" w:date="2017-05-04T00:11:00Z"/>
          <w:rFonts w:ascii="Times" w:eastAsia="宋体" w:hAnsi="Times"/>
        </w:rPr>
      </w:pPr>
      <w:del w:id="271" w:author="relly li" w:date="2017-05-03T21:03:00Z">
        <w:r w:rsidDel="00E60C07">
          <w:rPr>
            <w:rFonts w:ascii="Times" w:eastAsia="宋体" w:hAnsi="Times" w:hint="eastAsia"/>
          </w:rPr>
          <w:delText>如图</w:delText>
        </w:r>
        <w:r w:rsidDel="00E60C07">
          <w:rPr>
            <w:rFonts w:ascii="Times" w:eastAsia="宋体" w:hAnsi="Times" w:hint="eastAsia"/>
          </w:rPr>
          <w:delText>3.1</w:delText>
        </w:r>
        <w:r w:rsidDel="00E60C07">
          <w:rPr>
            <w:rFonts w:ascii="Times" w:eastAsia="宋体" w:hAnsi="Times" w:hint="eastAsia"/>
          </w:rPr>
          <w:delText>所示，</w:delText>
        </w:r>
      </w:del>
      <w:r>
        <w:rPr>
          <w:rFonts w:ascii="Times" w:eastAsia="宋体" w:hAnsi="Times" w:hint="eastAsia"/>
        </w:rPr>
        <w:t>每当有新的异步调用就进行</w:t>
      </w:r>
      <w:r>
        <w:rPr>
          <w:rFonts w:ascii="Times" w:eastAsia="宋体" w:hAnsi="Times" w:hint="eastAsia"/>
        </w:rPr>
        <w:t>push</w:t>
      </w:r>
      <w:r>
        <w:rPr>
          <w:rFonts w:ascii="Times" w:eastAsia="宋体" w:hAnsi="Times" w:hint="eastAsia"/>
        </w:rPr>
        <w:t>操作，</w:t>
      </w:r>
      <w:ins w:id="272" w:author="relly li" w:date="2017-05-03T21:06:00Z">
        <w:r w:rsidR="00E60C07">
          <w:rPr>
            <w:rFonts w:ascii="Times" w:eastAsia="宋体" w:hAnsi="Times" w:hint="eastAsia"/>
          </w:rPr>
          <w:t>判断</w:t>
        </w:r>
      </w:ins>
      <w:ins w:id="273" w:author="relly li" w:date="2017-05-03T21:07:00Z">
        <w:r w:rsidR="00E60C07">
          <w:rPr>
            <w:rFonts w:ascii="Times" w:eastAsia="宋体" w:hAnsi="Times" w:hint="eastAsia"/>
          </w:rPr>
          <w:t>队列是否满，若没满就加入队列，若满则给出</w:t>
        </w:r>
      </w:ins>
      <w:ins w:id="274" w:author="relly li" w:date="2017-05-03T21:08:00Z">
        <w:r w:rsidR="00E60C07">
          <w:rPr>
            <w:rFonts w:ascii="Times" w:eastAsia="宋体" w:hAnsi="Times" w:hint="eastAsia"/>
          </w:rPr>
          <w:t>队列已满的</w:t>
        </w:r>
      </w:ins>
      <w:ins w:id="275" w:author="relly li" w:date="2017-05-03T21:07:00Z">
        <w:r w:rsidR="00E60C07">
          <w:rPr>
            <w:rFonts w:ascii="Times" w:eastAsia="宋体" w:hAnsi="Times" w:hint="eastAsia"/>
          </w:rPr>
          <w:t>error</w:t>
        </w:r>
      </w:ins>
      <w:ins w:id="276" w:author="relly li" w:date="2017-05-03T21:08:00Z">
        <w:r w:rsidR="00E60C07">
          <w:rPr>
            <w:rFonts w:ascii="Times" w:eastAsia="宋体" w:hAnsi="Times" w:hint="eastAsia"/>
          </w:rPr>
          <w:t>信息</w:t>
        </w:r>
      </w:ins>
      <w:ins w:id="277" w:author="relly li" w:date="2017-05-03T21:07:00Z">
        <w:r w:rsidR="00E60C07">
          <w:rPr>
            <w:rFonts w:ascii="Times" w:eastAsia="宋体" w:hAnsi="Times" w:hint="eastAsia"/>
          </w:rPr>
          <w:t>。</w:t>
        </w:r>
      </w:ins>
      <w:ins w:id="278" w:author="relly li" w:date="2017-05-03T21:09:00Z">
        <w:r w:rsidR="00E60C07">
          <w:rPr>
            <w:rFonts w:ascii="Times" w:eastAsia="宋体" w:hAnsi="Times" w:hint="eastAsia"/>
          </w:rPr>
          <w:t>然后</w:t>
        </w:r>
      </w:ins>
      <w:r>
        <w:rPr>
          <w:rFonts w:ascii="Times" w:eastAsia="宋体" w:hAnsi="Times" w:hint="eastAsia"/>
        </w:rPr>
        <w:t>判断当前并发数是否大于最大并发数，若大于最大并发数则</w:t>
      </w:r>
      <w:del w:id="279" w:author="relly li" w:date="2017-05-03T21:06:00Z">
        <w:r w:rsidDel="00E60C07">
          <w:rPr>
            <w:rFonts w:ascii="Times" w:eastAsia="宋体" w:hAnsi="Times" w:hint="eastAsia"/>
          </w:rPr>
          <w:delText>加入队列等待</w:delText>
        </w:r>
      </w:del>
      <w:ins w:id="280" w:author="relly li" w:date="2017-05-03T21:06:00Z">
        <w:r w:rsidR="00E60C07">
          <w:rPr>
            <w:rFonts w:ascii="Times" w:eastAsia="宋体" w:hAnsi="Times" w:hint="eastAsia"/>
          </w:rPr>
          <w:t>触发并发数已满的事件</w:t>
        </w:r>
      </w:ins>
      <w:r>
        <w:rPr>
          <w:rFonts w:ascii="Times" w:eastAsia="宋体" w:hAnsi="Times" w:hint="eastAsia"/>
        </w:rPr>
        <w:t>。若小于最大并发数，则从队列中取出一个异步调用执行，取出时为异步调用的回调函数插入计数器自减和超时控制</w:t>
      </w:r>
      <w:ins w:id="281" w:author="relly li" w:date="2017-05-03T21:11:00Z">
        <w:r w:rsidR="00264AB8">
          <w:rPr>
            <w:rFonts w:ascii="Times" w:eastAsia="宋体" w:hAnsi="Times" w:hint="eastAsia"/>
          </w:rPr>
          <w:t>以及重新开始判断并发数</w:t>
        </w:r>
      </w:ins>
      <w:r>
        <w:rPr>
          <w:rFonts w:ascii="Times" w:eastAsia="宋体" w:hAnsi="Times" w:hint="eastAsia"/>
        </w:rPr>
        <w:t>的代码。</w:t>
      </w:r>
    </w:p>
    <w:p w14:paraId="058E660F" w14:textId="770FD355" w:rsidR="00E10262" w:rsidRDefault="00E10262">
      <w:pPr>
        <w:widowControl/>
        <w:spacing w:line="360" w:lineRule="auto"/>
        <w:ind w:firstLineChars="200" w:firstLine="420"/>
        <w:rPr>
          <w:ins w:id="282" w:author="relly li" w:date="2017-05-17T22:03:00Z"/>
          <w:rFonts w:ascii="Times" w:eastAsia="宋体" w:hAnsi="Times"/>
        </w:rPr>
      </w:pPr>
    </w:p>
    <w:p w14:paraId="352B4B6E" w14:textId="3B09B602" w:rsidR="00E10262" w:rsidRDefault="00E10262" w:rsidP="00E10262">
      <w:pPr>
        <w:pStyle w:val="2"/>
        <w:rPr>
          <w:ins w:id="283" w:author="relly li" w:date="2017-05-17T22:03:00Z"/>
        </w:rPr>
        <w:pPrChange w:id="284" w:author="relly li" w:date="2017-05-17T22:03:00Z">
          <w:pPr>
            <w:widowControl/>
            <w:spacing w:line="360" w:lineRule="auto"/>
            <w:ind w:firstLineChars="200" w:firstLine="420"/>
          </w:pPr>
        </w:pPrChange>
      </w:pPr>
      <w:ins w:id="285" w:author="relly li" w:date="2017-05-17T22:03:00Z">
        <w:r>
          <w:t xml:space="preserve">3.2 </w:t>
        </w:r>
        <w:r>
          <w:rPr>
            <w:rFonts w:hint="eastAsia"/>
          </w:rPr>
          <w:t>DNS</w:t>
        </w:r>
        <w:r>
          <w:rPr>
            <w:rFonts w:hint="eastAsia"/>
          </w:rPr>
          <w:t>查询系统设计</w:t>
        </w:r>
      </w:ins>
    </w:p>
    <w:p w14:paraId="6E3366C8" w14:textId="77777777" w:rsidR="002814DC" w:rsidRDefault="00E10262" w:rsidP="00E10262">
      <w:pPr>
        <w:rPr>
          <w:ins w:id="286" w:author="relly li" w:date="2017-05-17T22:10:00Z"/>
        </w:rPr>
        <w:pPrChange w:id="287" w:author="relly li" w:date="2017-05-17T22:03:00Z">
          <w:pPr>
            <w:widowControl/>
            <w:spacing w:line="360" w:lineRule="auto"/>
            <w:ind w:firstLineChars="200" w:firstLine="420"/>
          </w:pPr>
        </w:pPrChange>
      </w:pPr>
      <w:ins w:id="288" w:author="relly li" w:date="2017-05-17T22:03:00Z">
        <w:r>
          <w:rPr>
            <w:rFonts w:hint="eastAsia"/>
          </w:rPr>
          <w:t>DNS</w:t>
        </w:r>
      </w:ins>
      <w:ins w:id="289" w:author="relly li" w:date="2017-05-17T22:04:00Z">
        <w:r>
          <w:rPr>
            <w:rFonts w:hint="eastAsia"/>
          </w:rPr>
          <w:t>查询系统基于</w:t>
        </w:r>
      </w:ins>
      <w:ins w:id="290" w:author="relly li" w:date="2017-05-17T22:05:00Z">
        <w:r>
          <w:rPr>
            <w:rFonts w:hint="eastAsia"/>
          </w:rPr>
          <w:t>异步过载保护模块实现。</w:t>
        </w:r>
      </w:ins>
      <w:ins w:id="291" w:author="relly li" w:date="2017-05-17T22:06:00Z">
        <w:r>
          <w:rPr>
            <w:rFonts w:hint="eastAsia"/>
          </w:rPr>
          <w:t>由于</w:t>
        </w:r>
        <w:r>
          <w:rPr>
            <w:rFonts w:hint="eastAsia"/>
          </w:rPr>
          <w:t>DNS</w:t>
        </w:r>
        <w:r>
          <w:rPr>
            <w:rFonts w:hint="eastAsia"/>
          </w:rPr>
          <w:t>查询必然</w:t>
        </w:r>
      </w:ins>
      <w:ins w:id="292" w:author="relly li" w:date="2017-05-17T22:07:00Z">
        <w:r>
          <w:rPr>
            <w:rFonts w:hint="eastAsia"/>
          </w:rPr>
          <w:t>会面临并发数量大的问题，所以最适合异步过载保护模块。</w:t>
        </w:r>
      </w:ins>
    </w:p>
    <w:p w14:paraId="02D5F6E6" w14:textId="77777777" w:rsidR="002814DC" w:rsidRDefault="002814DC" w:rsidP="00E10262">
      <w:pPr>
        <w:rPr>
          <w:ins w:id="293" w:author="relly li" w:date="2017-05-17T22:10:00Z"/>
        </w:rPr>
        <w:pPrChange w:id="294" w:author="relly li" w:date="2017-05-17T22:03:00Z">
          <w:pPr>
            <w:widowControl/>
            <w:spacing w:line="360" w:lineRule="auto"/>
            <w:ind w:firstLineChars="200" w:firstLine="420"/>
          </w:pPr>
        </w:pPrChange>
      </w:pPr>
      <w:ins w:id="295" w:author="relly li" w:date="2017-05-17T22:10:00Z">
        <w:r>
          <w:lastRenderedPageBreak/>
          <w:t xml:space="preserve">1. </w:t>
        </w:r>
      </w:ins>
      <w:ins w:id="296" w:author="relly li" w:date="2017-05-17T22:07:00Z">
        <w:r w:rsidR="00E10262">
          <w:rPr>
            <w:rFonts w:hint="eastAsia"/>
          </w:rPr>
          <w:t>首先利用</w:t>
        </w:r>
        <w:r w:rsidR="00E10262">
          <w:rPr>
            <w:rFonts w:hint="eastAsia"/>
          </w:rPr>
          <w:t>http</w:t>
        </w:r>
        <w:r w:rsidR="00E10262">
          <w:rPr>
            <w:rFonts w:hint="eastAsia"/>
          </w:rPr>
          <w:t>模块</w:t>
        </w:r>
      </w:ins>
      <w:ins w:id="297" w:author="relly li" w:date="2017-05-17T22:08:00Z">
        <w:r w:rsidR="00E10262">
          <w:rPr>
            <w:rFonts w:hint="eastAsia"/>
          </w:rPr>
          <w:t>来构建一个</w:t>
        </w:r>
        <w:r w:rsidR="00E10262">
          <w:rPr>
            <w:rFonts w:hint="eastAsia"/>
          </w:rPr>
          <w:t>http</w:t>
        </w:r>
        <w:r w:rsidR="00E10262">
          <w:rPr>
            <w:rFonts w:hint="eastAsia"/>
          </w:rPr>
          <w:t>服务器</w:t>
        </w:r>
      </w:ins>
    </w:p>
    <w:p w14:paraId="34A39D34" w14:textId="7E1B0773" w:rsidR="002814DC" w:rsidRDefault="002814DC" w:rsidP="00E10262">
      <w:pPr>
        <w:rPr>
          <w:ins w:id="298" w:author="relly li" w:date="2017-05-17T22:10:00Z"/>
        </w:rPr>
        <w:pPrChange w:id="299" w:author="relly li" w:date="2017-05-17T22:03:00Z">
          <w:pPr>
            <w:widowControl/>
            <w:spacing w:line="360" w:lineRule="auto"/>
            <w:ind w:firstLineChars="200" w:firstLine="420"/>
          </w:pPr>
        </w:pPrChange>
      </w:pPr>
      <w:ins w:id="300" w:author="relly li" w:date="2017-05-17T22:08:00Z">
        <w:r>
          <w:rPr>
            <w:rFonts w:hint="eastAsia"/>
          </w:rPr>
          <w:t>2.</w:t>
        </w:r>
      </w:ins>
      <w:ins w:id="301" w:author="relly li" w:date="2017-05-17T22:11:00Z">
        <w:r>
          <w:t xml:space="preserve"> </w:t>
        </w:r>
      </w:ins>
      <w:ins w:id="302" w:author="relly li" w:date="2017-05-17T22:08:00Z">
        <w:r w:rsidR="00E10262">
          <w:rPr>
            <w:rFonts w:hint="eastAsia"/>
          </w:rPr>
          <w:t>然后通过路由将</w:t>
        </w:r>
        <w:r w:rsidR="00E10262">
          <w:rPr>
            <w:rFonts w:hint="eastAsia"/>
          </w:rPr>
          <w:t>IPV4</w:t>
        </w:r>
        <w:r w:rsidR="00E10262">
          <w:rPr>
            <w:rFonts w:hint="eastAsia"/>
          </w:rPr>
          <w:t>和</w:t>
        </w:r>
        <w:r w:rsidR="00E10262">
          <w:rPr>
            <w:rFonts w:hint="eastAsia"/>
          </w:rPr>
          <w:t>IPV6</w:t>
        </w:r>
        <w:r w:rsidR="00E10262">
          <w:rPr>
            <w:rFonts w:hint="eastAsia"/>
          </w:rPr>
          <w:t>的查询请求分到对应的处理模块</w:t>
        </w:r>
      </w:ins>
    </w:p>
    <w:p w14:paraId="032A6D18" w14:textId="7120C880" w:rsidR="002814DC" w:rsidRDefault="002814DC" w:rsidP="00E10262">
      <w:pPr>
        <w:rPr>
          <w:ins w:id="303" w:author="relly li" w:date="2017-05-17T22:10:00Z"/>
          <w:rFonts w:hint="eastAsia"/>
        </w:rPr>
        <w:pPrChange w:id="304" w:author="relly li" w:date="2017-05-17T22:03:00Z">
          <w:pPr>
            <w:widowControl/>
            <w:spacing w:line="360" w:lineRule="auto"/>
            <w:ind w:firstLineChars="200" w:firstLine="420"/>
          </w:pPr>
        </w:pPrChange>
      </w:pPr>
      <w:ins w:id="305" w:author="relly li" w:date="2017-05-17T22:08:00Z">
        <w:r>
          <w:rPr>
            <w:rFonts w:hint="eastAsia"/>
          </w:rPr>
          <w:t>3.</w:t>
        </w:r>
      </w:ins>
      <w:ins w:id="306" w:author="relly li" w:date="2017-05-17T22:11:00Z">
        <w:r>
          <w:t xml:space="preserve"> </w:t>
        </w:r>
      </w:ins>
      <w:ins w:id="307" w:author="relly li" w:date="2017-05-17T22:08:00Z">
        <w:r w:rsidR="00E10262">
          <w:rPr>
            <w:rFonts w:hint="eastAsia"/>
          </w:rPr>
          <w:t>利用</w:t>
        </w:r>
      </w:ins>
      <w:ins w:id="308" w:author="relly li" w:date="2017-05-17T22:09:00Z">
        <w:r w:rsidR="00E10262">
          <w:rPr>
            <w:rFonts w:hint="eastAsia"/>
          </w:rPr>
          <w:t>Node</w:t>
        </w:r>
        <w:r w:rsidR="00E10262">
          <w:rPr>
            <w:rFonts w:hint="eastAsia"/>
          </w:rPr>
          <w:t>的内置模块</w:t>
        </w:r>
        <w:r w:rsidR="00E10262">
          <w:rPr>
            <w:rFonts w:hint="eastAsia"/>
          </w:rPr>
          <w:t>DNS</w:t>
        </w:r>
        <w:r w:rsidR="00E10262">
          <w:rPr>
            <w:rFonts w:hint="eastAsia"/>
          </w:rPr>
          <w:t>模块</w:t>
        </w:r>
      </w:ins>
      <w:ins w:id="309" w:author="relly li" w:date="2017-05-17T22:10:00Z">
        <w:r w:rsidR="00E10262">
          <w:rPr>
            <w:rFonts w:hint="eastAsia"/>
          </w:rPr>
          <w:t>返回对应的查询结果</w:t>
        </w:r>
      </w:ins>
    </w:p>
    <w:p w14:paraId="7E984576" w14:textId="54F21FB8" w:rsidR="00E10262" w:rsidRDefault="002814DC" w:rsidP="00E10262">
      <w:pPr>
        <w:rPr>
          <w:ins w:id="310" w:author="relly li" w:date="2017-05-17T22:11:00Z"/>
        </w:rPr>
        <w:pPrChange w:id="311" w:author="relly li" w:date="2017-05-17T22:03:00Z">
          <w:pPr>
            <w:widowControl/>
            <w:spacing w:line="360" w:lineRule="auto"/>
            <w:ind w:firstLineChars="200" w:firstLine="420"/>
          </w:pPr>
        </w:pPrChange>
      </w:pPr>
      <w:ins w:id="312" w:author="relly li" w:date="2017-05-17T22:10:00Z">
        <w:r>
          <w:t>4.</w:t>
        </w:r>
      </w:ins>
      <w:ins w:id="313" w:author="relly li" w:date="2017-05-17T22:11:00Z">
        <w:r>
          <w:t xml:space="preserve"> </w:t>
        </w:r>
        <w:r>
          <w:rPr>
            <w:rFonts w:hint="eastAsia"/>
          </w:rPr>
          <w:t>再</w:t>
        </w:r>
      </w:ins>
      <w:ins w:id="314" w:author="relly li" w:date="2017-05-17T22:10:00Z">
        <w:r w:rsidR="00E10262">
          <w:rPr>
            <w:rFonts w:hint="eastAsia"/>
          </w:rPr>
          <w:t>利用</w:t>
        </w:r>
        <w:r w:rsidR="00E10262">
          <w:rPr>
            <w:rFonts w:hint="eastAsia"/>
          </w:rPr>
          <w:t>http</w:t>
        </w:r>
      </w:ins>
      <w:ins w:id="315" w:author="relly li" w:date="2017-05-17T22:11:00Z">
        <w:r>
          <w:rPr>
            <w:rFonts w:hint="eastAsia"/>
          </w:rPr>
          <w:t>服务器将结果返回前端</w:t>
        </w:r>
      </w:ins>
      <w:ins w:id="316" w:author="relly li" w:date="2017-05-17T22:10:00Z">
        <w:r>
          <w:rPr>
            <w:rFonts w:hint="eastAsia"/>
          </w:rPr>
          <w:t>。</w:t>
        </w:r>
      </w:ins>
    </w:p>
    <w:p w14:paraId="67B7C183" w14:textId="5F9D2BDD" w:rsidR="002814DC" w:rsidRPr="00E10262" w:rsidRDefault="002814DC" w:rsidP="00E10262">
      <w:pPr>
        <w:rPr>
          <w:ins w:id="317" w:author="relly li" w:date="2017-05-17T22:03:00Z"/>
          <w:rFonts w:hint="eastAsia"/>
          <w:rPrChange w:id="318" w:author="relly li" w:date="2017-05-17T22:08:00Z">
            <w:rPr>
              <w:ins w:id="319" w:author="relly li" w:date="2017-05-17T22:03:00Z"/>
              <w:rFonts w:hint="eastAsia"/>
            </w:rPr>
          </w:rPrChange>
        </w:rPr>
        <w:pPrChange w:id="320" w:author="relly li" w:date="2017-05-17T22:03:00Z">
          <w:pPr>
            <w:widowControl/>
            <w:spacing w:line="360" w:lineRule="auto"/>
            <w:ind w:firstLineChars="200" w:firstLine="420"/>
          </w:pPr>
        </w:pPrChange>
      </w:pPr>
      <w:ins w:id="321" w:author="relly li" w:date="2017-05-17T22:11:00Z">
        <w:r>
          <w:rPr>
            <w:rFonts w:hint="eastAsia"/>
          </w:rPr>
          <w:t xml:space="preserve">5. </w:t>
        </w:r>
        <w:r>
          <w:rPr>
            <w:rFonts w:hint="eastAsia"/>
          </w:rPr>
          <w:t>前端进行数据解析，然后处理结果，给出正确的</w:t>
        </w:r>
        <w:r>
          <w:rPr>
            <w:rFonts w:hint="eastAsia"/>
          </w:rPr>
          <w:t>IP</w:t>
        </w:r>
        <w:r>
          <w:rPr>
            <w:rFonts w:hint="eastAsia"/>
          </w:rPr>
          <w:t>地址或者错误提示。</w:t>
        </w:r>
      </w:ins>
      <w:bookmarkStart w:id="322" w:name="_GoBack"/>
      <w:bookmarkEnd w:id="322"/>
    </w:p>
    <w:p w14:paraId="2D53F4E8" w14:textId="31704638" w:rsidR="0073245C" w:rsidRDefault="00A33A88">
      <w:pPr>
        <w:widowControl/>
        <w:spacing w:line="360" w:lineRule="auto"/>
        <w:ind w:firstLineChars="200" w:firstLine="420"/>
        <w:rPr>
          <w:rFonts w:ascii="Times" w:eastAsia="宋体" w:hAnsi="Times"/>
        </w:rPr>
      </w:pPr>
      <w:del w:id="323" w:author="relly li" w:date="2017-05-03T21:04:00Z">
        <w:r w:rsidDel="00E60C07">
          <w:rPr>
            <w:rFonts w:ascii="Times" w:eastAsia="宋体" w:hAnsi="Times" w:hint="eastAsia"/>
            <w:noProof/>
          </w:rPr>
          <w:drawing>
            <wp:inline distT="0" distB="0" distL="0" distR="0" wp14:anchorId="46C5674F" wp14:editId="3B4296E7">
              <wp:extent cx="5273675" cy="33229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80612" cy="3327684"/>
                      </a:xfrm>
                      <a:prstGeom prst="rect">
                        <a:avLst/>
                      </a:prstGeom>
                    </pic:spPr>
                  </pic:pic>
                </a:graphicData>
              </a:graphic>
            </wp:inline>
          </w:drawing>
        </w:r>
      </w:del>
    </w:p>
    <w:p w14:paraId="08E7444C" w14:textId="18B3AD85" w:rsidR="0073245C" w:rsidDel="00E60C07" w:rsidRDefault="00A33A88">
      <w:pPr>
        <w:widowControl/>
        <w:ind w:firstLineChars="200" w:firstLine="420"/>
        <w:jc w:val="center"/>
        <w:rPr>
          <w:del w:id="324" w:author="relly li" w:date="2017-05-03T21:04:00Z"/>
          <w:rFonts w:ascii="Times" w:eastAsia="宋体" w:hAnsi="Times"/>
          <w:szCs w:val="21"/>
        </w:rPr>
      </w:pPr>
      <w:commentRangeStart w:id="325"/>
      <w:del w:id="326" w:author="relly li" w:date="2017-05-03T21:04:00Z">
        <w:r w:rsidDel="00E60C07">
          <w:rPr>
            <w:rFonts w:ascii="Times" w:eastAsia="宋体" w:hAnsi="Times" w:hint="eastAsia"/>
            <w:szCs w:val="21"/>
          </w:rPr>
          <w:delText>图</w:delText>
        </w:r>
        <w:r w:rsidDel="00E60C07">
          <w:rPr>
            <w:rFonts w:ascii="Times" w:eastAsia="宋体" w:hAnsi="Times" w:hint="eastAsia"/>
            <w:szCs w:val="21"/>
          </w:rPr>
          <w:delText>3.1</w:delText>
        </w:r>
        <w:r w:rsidDel="00E60C07">
          <w:rPr>
            <w:rFonts w:ascii="Times" w:eastAsia="宋体" w:hAnsi="Times"/>
            <w:szCs w:val="21"/>
          </w:rPr>
          <w:delText xml:space="preserve"> </w:delText>
        </w:r>
        <w:r w:rsidDel="00E60C07">
          <w:rPr>
            <w:rFonts w:ascii="Times" w:eastAsia="宋体" w:hAnsi="Times" w:hint="eastAsia"/>
            <w:szCs w:val="21"/>
          </w:rPr>
          <w:delText>基本流程图</w:delText>
        </w:r>
        <w:commentRangeEnd w:id="325"/>
        <w:r w:rsidDel="00E60C07">
          <w:rPr>
            <w:rStyle w:val="af"/>
          </w:rPr>
          <w:commentReference w:id="325"/>
        </w:r>
        <w:bookmarkStart w:id="327" w:name="_Toc481620329"/>
        <w:bookmarkStart w:id="328" w:name="_Toc481620433"/>
        <w:bookmarkEnd w:id="327"/>
        <w:bookmarkEnd w:id="328"/>
      </w:del>
    </w:p>
    <w:p w14:paraId="2B33CD2F" w14:textId="77777777" w:rsidR="0073245C" w:rsidRDefault="00A33A88">
      <w:pPr>
        <w:pStyle w:val="13"/>
        <w:widowControl/>
        <w:numPr>
          <w:ilvl w:val="0"/>
          <w:numId w:val="1"/>
        </w:numPr>
        <w:spacing w:line="360" w:lineRule="auto"/>
        <w:ind w:firstLineChars="0"/>
        <w:jc w:val="left"/>
        <w:outlineLvl w:val="0"/>
        <w:rPr>
          <w:rFonts w:ascii="Times" w:eastAsia="宋体" w:hAnsi="Times"/>
          <w:b/>
          <w:sz w:val="44"/>
          <w:szCs w:val="44"/>
        </w:rPr>
      </w:pPr>
      <w:bookmarkStart w:id="329" w:name="_Toc480713705"/>
      <w:bookmarkStart w:id="330" w:name="_Toc481620434"/>
      <w:r>
        <w:rPr>
          <w:rFonts w:ascii="Times" w:eastAsia="宋体" w:hAnsi="Times" w:hint="eastAsia"/>
          <w:b/>
          <w:sz w:val="44"/>
          <w:szCs w:val="44"/>
        </w:rPr>
        <w:t>功能需求</w:t>
      </w:r>
      <w:bookmarkEnd w:id="329"/>
      <w:bookmarkEnd w:id="330"/>
    </w:p>
    <w:p w14:paraId="7D53590A" w14:textId="77777777" w:rsidR="0073245C" w:rsidRDefault="00A33A88">
      <w:pPr>
        <w:pStyle w:val="13"/>
        <w:widowControl/>
        <w:numPr>
          <w:ilvl w:val="1"/>
          <w:numId w:val="1"/>
        </w:numPr>
        <w:ind w:firstLineChars="0"/>
        <w:jc w:val="left"/>
        <w:outlineLvl w:val="1"/>
        <w:rPr>
          <w:rFonts w:ascii="Times" w:eastAsia="宋体" w:hAnsi="Times"/>
          <w:b/>
          <w:sz w:val="32"/>
          <w:szCs w:val="32"/>
        </w:rPr>
      </w:pPr>
      <w:bookmarkStart w:id="331" w:name="_Toc480713706"/>
      <w:bookmarkStart w:id="332" w:name="_Toc481620435"/>
      <w:r>
        <w:rPr>
          <w:rFonts w:ascii="Times" w:eastAsia="宋体" w:hAnsi="Times" w:hint="eastAsia"/>
          <w:b/>
          <w:sz w:val="32"/>
          <w:szCs w:val="32"/>
        </w:rPr>
        <w:t>模块和包</w:t>
      </w:r>
      <w:bookmarkEnd w:id="331"/>
      <w:bookmarkEnd w:id="332"/>
    </w:p>
    <w:p w14:paraId="018BD417" w14:textId="748EAEAF" w:rsidR="0073245C" w:rsidRDefault="004A74D6">
      <w:pPr>
        <w:widowControl/>
        <w:spacing w:line="360" w:lineRule="auto"/>
        <w:ind w:firstLineChars="200" w:firstLine="420"/>
        <w:rPr>
          <w:ins w:id="333" w:author="chunliu wang" w:date="2017-05-04T00:08:00Z"/>
          <w:rFonts w:ascii="Times" w:eastAsia="宋体" w:hAnsi="Times"/>
          <w:szCs w:val="21"/>
        </w:rPr>
      </w:pPr>
      <w:hyperlink r:id="rId21" w:tgtFrame="_blank" w:tooltip="JavaScript知识库" w:history="1">
        <w:r w:rsidR="00A33A88">
          <w:rPr>
            <w:rFonts w:ascii="Times" w:eastAsia="宋体" w:hAnsi="Times"/>
          </w:rPr>
          <w:t>JavaScript</w:t>
        </w:r>
      </w:hyperlink>
      <w:r w:rsidR="00A33A88">
        <w:rPr>
          <w:rFonts w:ascii="Times" w:eastAsia="宋体" w:hAnsi="Times"/>
          <w:szCs w:val="21"/>
        </w:rPr>
        <w:t>原生态是一个全局的世界，所有如</w:t>
      </w:r>
      <w:r w:rsidR="00A33A88">
        <w:rPr>
          <w:rFonts w:ascii="Times" w:eastAsia="宋体" w:hAnsi="Times"/>
          <w:szCs w:val="21"/>
        </w:rPr>
        <w:t>setTimeout</w:t>
      </w:r>
      <w:r w:rsidR="00A33A88">
        <w:rPr>
          <w:rFonts w:ascii="Times" w:eastAsia="宋体" w:hAnsi="Times"/>
          <w:szCs w:val="21"/>
        </w:rPr>
        <w:t>，</w:t>
      </w:r>
      <w:r w:rsidR="00A33A88">
        <w:rPr>
          <w:rFonts w:ascii="Times" w:eastAsia="宋体" w:hAnsi="Times"/>
          <w:szCs w:val="21"/>
        </w:rPr>
        <w:t>document</w:t>
      </w:r>
      <w:r w:rsidR="00A33A88">
        <w:rPr>
          <w:rFonts w:ascii="Times" w:eastAsia="宋体" w:hAnsi="Times"/>
          <w:szCs w:val="21"/>
        </w:rPr>
        <w:t>等这样在浏览器中使用的</w:t>
      </w:r>
      <w:r w:rsidR="00A33A88">
        <w:rPr>
          <w:rFonts w:ascii="Times" w:eastAsia="宋体" w:hAnsi="Times"/>
          <w:szCs w:val="21"/>
        </w:rPr>
        <w:t>API</w:t>
      </w:r>
      <w:r w:rsidR="00A33A88">
        <w:rPr>
          <w:rFonts w:ascii="Times" w:eastAsia="宋体" w:hAnsi="Times"/>
          <w:szCs w:val="21"/>
        </w:rPr>
        <w:t>，都是全局定义的。</w:t>
      </w:r>
      <w:r w:rsidR="00A33A88">
        <w:rPr>
          <w:rFonts w:ascii="Times" w:eastAsia="宋体" w:hAnsi="Times" w:hint="eastAsia"/>
          <w:szCs w:val="21"/>
        </w:rPr>
        <w:t>然而</w:t>
      </w:r>
      <w:r w:rsidR="00A33A88">
        <w:rPr>
          <w:rFonts w:ascii="Times" w:eastAsia="宋体" w:hAnsi="Times" w:hint="eastAsia"/>
          <w:szCs w:val="21"/>
        </w:rPr>
        <w:t>js</w:t>
      </w:r>
      <w:r w:rsidR="00A33A88">
        <w:rPr>
          <w:rFonts w:ascii="Times" w:eastAsia="宋体" w:hAnsi="Times"/>
          <w:szCs w:val="21"/>
        </w:rPr>
        <w:t>没有命名空间，不像其他语言通过命名空间可以有效的避免重名问题，</w:t>
      </w:r>
      <w:r w:rsidR="00A33A88">
        <w:rPr>
          <w:rFonts w:ascii="Times" w:eastAsia="宋体" w:hAnsi="Times" w:hint="eastAsia"/>
          <w:szCs w:val="21"/>
        </w:rPr>
        <w:t>当文件之间</w:t>
      </w:r>
      <w:r w:rsidR="00A33A88">
        <w:rPr>
          <w:rFonts w:ascii="Times" w:eastAsia="宋体" w:hAnsi="Times"/>
          <w:szCs w:val="21"/>
        </w:rPr>
        <w:t>有复杂的依赖关系的时候就很容易出现一些变量的属性或方法被覆盖或改写，导致变量污染。</w:t>
      </w:r>
      <w:r w:rsidR="00A33A88">
        <w:rPr>
          <w:rFonts w:ascii="Times" w:eastAsia="宋体" w:hAnsi="Times" w:hint="eastAsia"/>
          <w:szCs w:val="21"/>
        </w:rPr>
        <w:t>CommonJS</w:t>
      </w:r>
      <w:r w:rsidR="00A33A88">
        <w:rPr>
          <w:rFonts w:ascii="Times" w:eastAsia="宋体" w:hAnsi="Times" w:hint="eastAsia"/>
          <w:szCs w:val="21"/>
        </w:rPr>
        <w:t>规范提出了模块规范，</w:t>
      </w:r>
      <w:r w:rsidR="00A33A88">
        <w:rPr>
          <w:rFonts w:ascii="Times" w:eastAsia="宋体" w:hAnsi="Times"/>
          <w:szCs w:val="21"/>
        </w:rPr>
        <w:t>将函数和方法包含在不同的模块中，</w:t>
      </w:r>
      <w:r w:rsidR="00A33A88">
        <w:rPr>
          <w:rFonts w:ascii="Times" w:eastAsia="宋体" w:hAnsi="Times" w:hint="eastAsia"/>
          <w:szCs w:val="21"/>
        </w:rPr>
        <w:t>避免了相互污染。</w:t>
      </w:r>
    </w:p>
    <w:p w14:paraId="13D55CC3" w14:textId="77777777" w:rsidR="00FE5FD0" w:rsidRDefault="00FE5FD0" w:rsidP="00FE5FD0">
      <w:pPr>
        <w:widowControl/>
        <w:spacing w:line="360" w:lineRule="auto"/>
        <w:ind w:firstLineChars="200" w:firstLine="420"/>
        <w:rPr>
          <w:moveTo w:id="334" w:author="chunliu wang" w:date="2017-05-04T00:08:00Z"/>
          <w:rFonts w:ascii="Times" w:eastAsia="宋体" w:hAnsi="Times"/>
          <w:szCs w:val="21"/>
        </w:rPr>
      </w:pPr>
      <w:moveToRangeStart w:id="335" w:author="chunliu wang" w:date="2017-05-04T00:08:00Z" w:name="move481619833"/>
    </w:p>
    <w:p w14:paraId="7B546C2B" w14:textId="77777777" w:rsidR="00FE5FD0" w:rsidRDefault="00FE5FD0" w:rsidP="00FE5FD0">
      <w:pPr>
        <w:widowControl/>
        <w:spacing w:line="360" w:lineRule="auto"/>
        <w:ind w:firstLineChars="200" w:firstLine="420"/>
        <w:rPr>
          <w:moveTo w:id="336" w:author="chunliu wang" w:date="2017-05-04T00:08:00Z"/>
          <w:rFonts w:ascii="Times" w:eastAsia="宋体" w:hAnsi="Times"/>
          <w:szCs w:val="21"/>
        </w:rPr>
      </w:pPr>
      <w:moveTo w:id="337" w:author="chunliu wang" w:date="2017-05-04T00:08:00Z">
        <w:r>
          <w:rPr>
            <w:rFonts w:ascii="Times" w:eastAsia="宋体" w:hAnsi="Times" w:hint="eastAsia"/>
            <w:szCs w:val="21"/>
          </w:rPr>
          <w:t>Node.js</w:t>
        </w:r>
        <w:r>
          <w:rPr>
            <w:rFonts w:ascii="Times" w:eastAsia="宋体" w:hAnsi="Times" w:hint="eastAsia"/>
            <w:szCs w:val="21"/>
          </w:rPr>
          <w:t>摒弃了</w:t>
        </w:r>
        <w:r>
          <w:rPr>
            <w:rFonts w:ascii="Times" w:eastAsia="宋体" w:hAnsi="Times" w:hint="eastAsia"/>
            <w:szCs w:val="21"/>
          </w:rPr>
          <w:t>js</w:t>
        </w:r>
        <w:r>
          <w:rPr>
            <w:rFonts w:ascii="Times" w:eastAsia="宋体" w:hAnsi="Times" w:hint="eastAsia"/>
            <w:szCs w:val="21"/>
          </w:rPr>
          <w:t>在全局定义上的缺点，引入了模块和包机制，使得用户完全不必考虑变量污染、命名空间等问题。</w:t>
        </w:r>
        <w:r>
          <w:rPr>
            <w:rFonts w:ascii="Times" w:eastAsia="宋体" w:hAnsi="Times" w:hint="eastAsia"/>
            <w:szCs w:val="21"/>
          </w:rPr>
          <w:t>Node.js</w:t>
        </w:r>
        <w:r>
          <w:rPr>
            <w:rFonts w:ascii="Times" w:eastAsia="宋体" w:hAnsi="Times" w:hint="eastAsia"/>
            <w:szCs w:val="21"/>
          </w:rPr>
          <w:t>中模块和包机制的用例图如图</w:t>
        </w:r>
        <w:r>
          <w:rPr>
            <w:rFonts w:ascii="Times" w:eastAsia="宋体" w:hAnsi="Times" w:hint="eastAsia"/>
            <w:szCs w:val="21"/>
          </w:rPr>
          <w:t>3.1</w:t>
        </w:r>
        <w:r>
          <w:rPr>
            <w:rFonts w:ascii="Times" w:eastAsia="宋体" w:hAnsi="Times" w:hint="eastAsia"/>
            <w:szCs w:val="21"/>
          </w:rPr>
          <w:t>所示。</w:t>
        </w:r>
      </w:moveTo>
    </w:p>
    <w:p w14:paraId="70C6AAD3" w14:textId="77777777" w:rsidR="00FE5FD0" w:rsidRDefault="00FE5FD0" w:rsidP="00FE5FD0">
      <w:pPr>
        <w:widowControl/>
        <w:ind w:firstLineChars="200" w:firstLine="420"/>
        <w:jc w:val="left"/>
        <w:rPr>
          <w:moveTo w:id="338" w:author="chunliu wang" w:date="2017-05-04T00:08:00Z"/>
          <w:rFonts w:ascii="Times" w:eastAsia="宋体" w:hAnsi="Times"/>
          <w:b/>
          <w:szCs w:val="21"/>
        </w:rPr>
      </w:pPr>
      <w:moveTo w:id="339" w:author="chunliu wang" w:date="2017-05-04T00:08:00Z">
        <w:r>
          <w:rPr>
            <w:noProof/>
          </w:rPr>
          <w:drawing>
            <wp:inline distT="0" distB="0" distL="0" distR="0" wp14:anchorId="55213A5F" wp14:editId="76C9304A">
              <wp:extent cx="5274310" cy="39484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948430"/>
                      </a:xfrm>
                      <a:prstGeom prst="rect">
                        <a:avLst/>
                      </a:prstGeom>
                    </pic:spPr>
                  </pic:pic>
                </a:graphicData>
              </a:graphic>
            </wp:inline>
          </w:drawing>
        </w:r>
      </w:moveTo>
    </w:p>
    <w:p w14:paraId="10944E93" w14:textId="77777777" w:rsidR="00FE5FD0" w:rsidRDefault="00FE5FD0" w:rsidP="00FE5FD0">
      <w:pPr>
        <w:widowControl/>
        <w:ind w:firstLineChars="200" w:firstLine="422"/>
        <w:jc w:val="left"/>
        <w:rPr>
          <w:moveTo w:id="340" w:author="chunliu wang" w:date="2017-05-04T00:08:00Z"/>
          <w:rFonts w:ascii="Times" w:eastAsia="宋体" w:hAnsi="Times"/>
          <w:b/>
          <w:szCs w:val="21"/>
        </w:rPr>
      </w:pPr>
    </w:p>
    <w:p w14:paraId="249722DD" w14:textId="77777777" w:rsidR="00FE5FD0" w:rsidRDefault="00FE5FD0" w:rsidP="00FE5FD0">
      <w:pPr>
        <w:widowControl/>
        <w:ind w:firstLineChars="200" w:firstLine="420"/>
        <w:jc w:val="center"/>
        <w:rPr>
          <w:moveTo w:id="341" w:author="chunliu wang" w:date="2017-05-04T00:08:00Z"/>
          <w:rFonts w:ascii="Times" w:eastAsia="宋体" w:hAnsi="Times"/>
          <w:szCs w:val="21"/>
        </w:rPr>
      </w:pPr>
      <w:moveTo w:id="342" w:author="chunliu wang" w:date="2017-05-04T00:08:00Z">
        <w:r>
          <w:rPr>
            <w:rFonts w:ascii="Times" w:eastAsia="宋体" w:hAnsi="Times" w:hint="eastAsia"/>
            <w:szCs w:val="21"/>
          </w:rPr>
          <w:t>图</w:t>
        </w:r>
        <w:r>
          <w:rPr>
            <w:rFonts w:ascii="Times" w:eastAsia="宋体" w:hAnsi="Times" w:hint="eastAsia"/>
            <w:szCs w:val="21"/>
          </w:rPr>
          <w:t xml:space="preserve">4.1 </w:t>
        </w:r>
        <w:r>
          <w:rPr>
            <w:rFonts w:ascii="Times" w:eastAsia="宋体" w:hAnsi="Times" w:hint="eastAsia"/>
            <w:szCs w:val="21"/>
          </w:rPr>
          <w:t>模块和包机制用例图</w:t>
        </w:r>
      </w:moveTo>
    </w:p>
    <w:p w14:paraId="6D6697C3" w14:textId="77777777" w:rsidR="00FE5FD0" w:rsidRDefault="00FE5FD0" w:rsidP="00FE5FD0">
      <w:pPr>
        <w:pStyle w:val="13"/>
        <w:widowControl/>
        <w:numPr>
          <w:ilvl w:val="2"/>
          <w:numId w:val="1"/>
        </w:numPr>
        <w:ind w:firstLineChars="0"/>
        <w:outlineLvl w:val="2"/>
        <w:rPr>
          <w:moveTo w:id="343" w:author="chunliu wang" w:date="2017-05-04T00:10:00Z"/>
          <w:rFonts w:ascii="Times" w:eastAsia="宋体" w:hAnsi="Times"/>
          <w:b/>
          <w:sz w:val="28"/>
          <w:szCs w:val="28"/>
        </w:rPr>
      </w:pPr>
      <w:bookmarkStart w:id="344" w:name="_Toc481620436"/>
      <w:moveToRangeStart w:id="345" w:author="chunliu wang" w:date="2017-05-04T00:10:00Z" w:name="move481619939"/>
      <w:moveToRangeEnd w:id="335"/>
      <w:moveTo w:id="346" w:author="chunliu wang" w:date="2017-05-04T00:10:00Z">
        <w:r>
          <w:rPr>
            <w:rFonts w:ascii="Times" w:eastAsia="宋体" w:hAnsi="Times" w:hint="eastAsia"/>
            <w:b/>
            <w:sz w:val="28"/>
            <w:szCs w:val="28"/>
          </w:rPr>
          <w:lastRenderedPageBreak/>
          <w:t>创建和加载模块</w:t>
        </w:r>
        <w:bookmarkEnd w:id="344"/>
      </w:moveTo>
    </w:p>
    <w:p w14:paraId="13D9182B" w14:textId="77777777" w:rsidR="00FE5FD0" w:rsidRDefault="00FE5FD0" w:rsidP="00FE5FD0">
      <w:pPr>
        <w:widowControl/>
        <w:spacing w:line="360" w:lineRule="auto"/>
        <w:ind w:firstLineChars="200" w:firstLine="420"/>
        <w:rPr>
          <w:moveTo w:id="347" w:author="chunliu wang" w:date="2017-05-04T00:10:00Z"/>
          <w:rFonts w:ascii="Times" w:eastAsia="宋体" w:hAnsi="Times"/>
          <w:szCs w:val="21"/>
        </w:rPr>
      </w:pPr>
      <w:moveTo w:id="348" w:author="chunliu wang" w:date="2017-05-04T00:10:00Z">
        <w:r>
          <w:rPr>
            <w:rFonts w:ascii="Times" w:eastAsia="宋体" w:hAnsi="Times" w:hint="eastAsia"/>
            <w:szCs w:val="21"/>
          </w:rPr>
          <w:t>在</w:t>
        </w:r>
        <w:r>
          <w:rPr>
            <w:rFonts w:ascii="Times" w:eastAsia="宋体" w:hAnsi="Times" w:hint="eastAsia"/>
            <w:szCs w:val="21"/>
          </w:rPr>
          <w:t>Node.js</w:t>
        </w:r>
        <w:r>
          <w:rPr>
            <w:rFonts w:ascii="Times" w:eastAsia="宋体" w:hAnsi="Times" w:hint="eastAsia"/>
            <w:szCs w:val="21"/>
          </w:rPr>
          <w:t>中创建一个模块非常简单，因为一个文件就是一个模块。创建模块时需要一个对外公开的接口</w:t>
        </w:r>
        <w:r>
          <w:rPr>
            <w:rFonts w:ascii="Times" w:eastAsia="宋体" w:hAnsi="Times" w:hint="eastAsia"/>
            <w:szCs w:val="21"/>
          </w:rPr>
          <w:t>exports</w:t>
        </w:r>
        <w:r>
          <w:rPr>
            <w:rFonts w:ascii="Times" w:eastAsia="宋体" w:hAnsi="Times" w:hint="eastAsia"/>
            <w:szCs w:val="21"/>
          </w:rPr>
          <w:t>，外部加载模块时利用</w:t>
        </w:r>
        <w:r>
          <w:rPr>
            <w:rFonts w:ascii="Times" w:eastAsia="宋体" w:hAnsi="Times" w:hint="eastAsia"/>
            <w:szCs w:val="21"/>
          </w:rPr>
          <w:t>require</w:t>
        </w:r>
        <w:r>
          <w:rPr>
            <w:rFonts w:ascii="Times" w:eastAsia="宋体" w:hAnsi="Times" w:hint="eastAsia"/>
            <w:szCs w:val="21"/>
          </w:rPr>
          <w:t>获取该模块的接口。开发人员创建和加载模块的用例如</w:t>
        </w:r>
        <w:r>
          <w:rPr>
            <w:rFonts w:ascii="Times" w:eastAsia="宋体" w:hAnsi="Times" w:hint="eastAsia"/>
            <w:szCs w:val="21"/>
          </w:rPr>
          <w:t>3.2</w:t>
        </w:r>
        <w:r>
          <w:rPr>
            <w:rFonts w:ascii="Times" w:eastAsia="宋体" w:hAnsi="Times" w:hint="eastAsia"/>
            <w:szCs w:val="21"/>
          </w:rPr>
          <w:t>图和</w:t>
        </w:r>
        <w:r>
          <w:rPr>
            <w:rFonts w:ascii="Times" w:eastAsia="宋体" w:hAnsi="Times" w:hint="eastAsia"/>
            <w:szCs w:val="21"/>
          </w:rPr>
          <w:t>3.3</w:t>
        </w:r>
        <w:r>
          <w:rPr>
            <w:rFonts w:ascii="Times" w:eastAsia="宋体" w:hAnsi="Times" w:hint="eastAsia"/>
            <w:szCs w:val="21"/>
          </w:rPr>
          <w:t>图所示</w:t>
        </w:r>
        <w:r>
          <w:rPr>
            <w:rFonts w:ascii="Times" w:eastAsia="宋体" w:hAnsi="Times" w:hint="eastAsia"/>
            <w:szCs w:val="21"/>
            <w:vertAlign w:val="superscript"/>
          </w:rPr>
          <w:t>[1]</w:t>
        </w:r>
        <w:r>
          <w:rPr>
            <w:rFonts w:ascii="Times" w:eastAsia="宋体" w:hAnsi="Times" w:hint="eastAsia"/>
            <w:szCs w:val="21"/>
          </w:rPr>
          <w:t>。</w:t>
        </w:r>
      </w:moveTo>
    </w:p>
    <w:moveToRangeEnd w:id="345"/>
    <w:p w14:paraId="20D05BEC" w14:textId="77777777" w:rsidR="00FE5FD0" w:rsidRPr="00FE5FD0" w:rsidRDefault="00FE5FD0">
      <w:pPr>
        <w:widowControl/>
        <w:spacing w:line="360" w:lineRule="auto"/>
        <w:ind w:firstLineChars="200" w:firstLine="420"/>
        <w:rPr>
          <w:ins w:id="349" w:author="chunliu wang" w:date="2017-05-04T00:07:00Z"/>
          <w:rFonts w:ascii="Times" w:eastAsia="宋体" w:hAnsi="Times"/>
          <w:szCs w:val="21"/>
        </w:rPr>
      </w:pPr>
    </w:p>
    <w:p w14:paraId="29F44AC7" w14:textId="77777777" w:rsidR="00FE5FD0" w:rsidRDefault="00FE5FD0" w:rsidP="00FE5FD0">
      <w:pPr>
        <w:widowControl/>
        <w:jc w:val="center"/>
        <w:rPr>
          <w:ins w:id="350" w:author="chunliu wang" w:date="2017-05-04T00:07:00Z"/>
          <w:rFonts w:ascii="Times" w:eastAsia="宋体" w:hAnsi="Times"/>
          <w:szCs w:val="21"/>
        </w:rPr>
      </w:pPr>
      <w:ins w:id="351" w:author="chunliu wang" w:date="2017-05-04T00:07:00Z">
        <w:r>
          <w:rPr>
            <w:noProof/>
          </w:rPr>
          <w:drawing>
            <wp:inline distT="0" distB="0" distL="0" distR="0" wp14:anchorId="459D10B3" wp14:editId="35966BEF">
              <wp:extent cx="5052498" cy="614225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2498" cy="6142252"/>
                      </a:xfrm>
                      <a:prstGeom prst="rect">
                        <a:avLst/>
                      </a:prstGeom>
                    </pic:spPr>
                  </pic:pic>
                </a:graphicData>
              </a:graphic>
            </wp:inline>
          </w:drawing>
        </w:r>
      </w:ins>
    </w:p>
    <w:p w14:paraId="1BE574E2" w14:textId="77777777" w:rsidR="00FE5FD0" w:rsidRDefault="00FE5FD0" w:rsidP="00FE5FD0">
      <w:pPr>
        <w:widowControl/>
        <w:jc w:val="center"/>
        <w:rPr>
          <w:ins w:id="352" w:author="chunliu wang" w:date="2017-05-04T00:07:00Z"/>
          <w:rFonts w:ascii="Times" w:eastAsia="宋体" w:hAnsi="Times"/>
          <w:szCs w:val="21"/>
        </w:rPr>
      </w:pPr>
      <w:ins w:id="353" w:author="chunliu wang" w:date="2017-05-04T00:07:00Z">
        <w:r>
          <w:rPr>
            <w:rFonts w:ascii="Times" w:eastAsia="宋体" w:hAnsi="Times" w:hint="eastAsia"/>
            <w:szCs w:val="21"/>
          </w:rPr>
          <w:t>图</w:t>
        </w:r>
        <w:r>
          <w:rPr>
            <w:rFonts w:ascii="Times" w:eastAsia="宋体" w:hAnsi="Times" w:hint="eastAsia"/>
            <w:szCs w:val="21"/>
          </w:rPr>
          <w:t xml:space="preserve">4.2 </w:t>
        </w:r>
        <w:r>
          <w:rPr>
            <w:rFonts w:ascii="Times" w:eastAsia="宋体" w:hAnsi="Times" w:hint="eastAsia"/>
            <w:szCs w:val="21"/>
          </w:rPr>
          <w:t>创建模块用例描述</w:t>
        </w:r>
      </w:ins>
    </w:p>
    <w:p w14:paraId="4CC1CB9B" w14:textId="77777777" w:rsidR="00FE5FD0" w:rsidRDefault="00FE5FD0" w:rsidP="00FE5FD0">
      <w:pPr>
        <w:widowControl/>
        <w:rPr>
          <w:ins w:id="354" w:author="chunliu wang" w:date="2017-05-04T00:07:00Z"/>
          <w:rFonts w:ascii="Times" w:eastAsia="宋体" w:hAnsi="Times"/>
          <w:szCs w:val="21"/>
        </w:rPr>
      </w:pPr>
      <w:ins w:id="355" w:author="chunliu wang" w:date="2017-05-04T00:07:00Z">
        <w:r>
          <w:rPr>
            <w:noProof/>
          </w:rPr>
          <w:lastRenderedPageBreak/>
          <w:drawing>
            <wp:inline distT="0" distB="0" distL="0" distR="0" wp14:anchorId="66B77F8C" wp14:editId="28A501E4">
              <wp:extent cx="5274310" cy="640397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403975"/>
                      </a:xfrm>
                      <a:prstGeom prst="rect">
                        <a:avLst/>
                      </a:prstGeom>
                    </pic:spPr>
                  </pic:pic>
                </a:graphicData>
              </a:graphic>
            </wp:inline>
          </w:drawing>
        </w:r>
        <w:r>
          <w:rPr>
            <w:rFonts w:ascii="Times" w:eastAsia="宋体" w:hAnsi="Times"/>
            <w:noProof/>
          </w:rPr>
          <w:t xml:space="preserve"> </w:t>
        </w:r>
      </w:ins>
    </w:p>
    <w:p w14:paraId="41ACDA6A" w14:textId="77777777" w:rsidR="00FE5FD0" w:rsidRDefault="00FE5FD0" w:rsidP="00FE5FD0">
      <w:pPr>
        <w:widowControl/>
        <w:jc w:val="center"/>
        <w:rPr>
          <w:ins w:id="356" w:author="chunliu wang" w:date="2017-05-04T00:07:00Z"/>
          <w:rFonts w:ascii="Times" w:eastAsia="宋体" w:hAnsi="Times"/>
          <w:szCs w:val="21"/>
        </w:rPr>
      </w:pPr>
      <w:ins w:id="357" w:author="chunliu wang" w:date="2017-05-04T00:07:00Z">
        <w:r>
          <w:rPr>
            <w:rFonts w:ascii="Times" w:eastAsia="宋体" w:hAnsi="Times" w:hint="eastAsia"/>
            <w:szCs w:val="21"/>
          </w:rPr>
          <w:t>图</w:t>
        </w:r>
        <w:r>
          <w:rPr>
            <w:rFonts w:ascii="Times" w:eastAsia="宋体" w:hAnsi="Times" w:hint="eastAsia"/>
            <w:szCs w:val="21"/>
          </w:rPr>
          <w:t xml:space="preserve">4.3 </w:t>
        </w:r>
        <w:r>
          <w:rPr>
            <w:rFonts w:ascii="Times" w:eastAsia="宋体" w:hAnsi="Times" w:hint="eastAsia"/>
            <w:szCs w:val="21"/>
          </w:rPr>
          <w:t>加载模块用例描述</w:t>
        </w:r>
      </w:ins>
    </w:p>
    <w:p w14:paraId="1F43FDEF" w14:textId="77777777" w:rsidR="00FE5FD0" w:rsidRDefault="00FE5FD0" w:rsidP="00FE5FD0">
      <w:pPr>
        <w:pStyle w:val="13"/>
        <w:widowControl/>
        <w:numPr>
          <w:ilvl w:val="2"/>
          <w:numId w:val="1"/>
        </w:numPr>
        <w:ind w:firstLineChars="0"/>
        <w:outlineLvl w:val="2"/>
        <w:rPr>
          <w:ins w:id="358" w:author="chunliu wang" w:date="2017-05-04T00:07:00Z"/>
          <w:rFonts w:ascii="Times" w:eastAsia="宋体" w:hAnsi="Times"/>
          <w:b/>
          <w:sz w:val="28"/>
          <w:szCs w:val="28"/>
        </w:rPr>
      </w:pPr>
      <w:bookmarkStart w:id="359" w:name="_Toc481620437"/>
      <w:ins w:id="360" w:author="chunliu wang" w:date="2017-05-04T00:07:00Z">
        <w:r>
          <w:rPr>
            <w:rFonts w:ascii="Times" w:eastAsia="宋体" w:hAnsi="Times" w:hint="eastAsia"/>
            <w:b/>
            <w:sz w:val="28"/>
            <w:szCs w:val="28"/>
          </w:rPr>
          <w:t>创建和调用包</w:t>
        </w:r>
        <w:bookmarkEnd w:id="359"/>
      </w:ins>
    </w:p>
    <w:p w14:paraId="346C28A2" w14:textId="25DC2A5A" w:rsidR="00FE5FD0" w:rsidRDefault="00FE5FD0">
      <w:pPr>
        <w:widowControl/>
        <w:spacing w:line="360" w:lineRule="auto"/>
        <w:ind w:firstLineChars="200" w:firstLine="420"/>
        <w:jc w:val="left"/>
        <w:rPr>
          <w:ins w:id="361" w:author="chunliu wang" w:date="2017-05-04T00:12:00Z"/>
          <w:noProof/>
        </w:rPr>
        <w:pPrChange w:id="362" w:author="chunliu wang" w:date="2017-05-04T00:13:00Z">
          <w:pPr>
            <w:widowControl/>
            <w:spacing w:line="360" w:lineRule="auto"/>
            <w:ind w:firstLineChars="200" w:firstLine="420"/>
            <w:jc w:val="center"/>
          </w:pPr>
        </w:pPrChange>
      </w:pPr>
      <w:ins w:id="363" w:author="chunliu wang" w:date="2017-05-04T00:07:00Z">
        <w:r>
          <w:rPr>
            <w:rFonts w:ascii="Times" w:eastAsia="宋体" w:hAnsi="Times" w:hint="eastAsia"/>
            <w:szCs w:val="21"/>
          </w:rPr>
          <w:t>包通常是一些模块的集合，在模块的基础上提供了更高层的抽象，相当于提供了一些固定接口的函数库。创建包时需要有一个模块，或者在创建包之后在包内创建一个新的模块。调用时依旧使用</w:t>
        </w:r>
        <w:r>
          <w:rPr>
            <w:rFonts w:ascii="Times" w:eastAsia="宋体" w:hAnsi="Times" w:hint="eastAsia"/>
            <w:szCs w:val="21"/>
          </w:rPr>
          <w:t>require</w:t>
        </w:r>
        <w:r>
          <w:rPr>
            <w:rFonts w:ascii="Times" w:eastAsia="宋体" w:hAnsi="Times" w:hint="eastAsia"/>
            <w:szCs w:val="21"/>
          </w:rPr>
          <w:t>方法来获取包的接口。创建和调用包的用例如下图</w:t>
        </w:r>
        <w:r>
          <w:rPr>
            <w:rFonts w:ascii="Times" w:eastAsia="宋体" w:hAnsi="Times"/>
            <w:szCs w:val="21"/>
          </w:rPr>
          <w:t>4</w:t>
        </w:r>
        <w:r>
          <w:rPr>
            <w:rFonts w:ascii="Times" w:eastAsia="宋体" w:hAnsi="Times" w:hint="eastAsia"/>
            <w:szCs w:val="21"/>
          </w:rPr>
          <w:t>.4</w:t>
        </w:r>
        <w:r>
          <w:rPr>
            <w:rFonts w:ascii="Times" w:eastAsia="宋体" w:hAnsi="Times" w:hint="eastAsia"/>
            <w:szCs w:val="21"/>
          </w:rPr>
          <w:t>和</w:t>
        </w:r>
      </w:ins>
      <w:ins w:id="364" w:author="chunliu wang" w:date="2017-05-04T00:12:00Z">
        <w:r>
          <w:rPr>
            <w:rFonts w:ascii="Times" w:eastAsia="宋体" w:hAnsi="Times" w:hint="eastAsia"/>
            <w:szCs w:val="21"/>
          </w:rPr>
          <w:t>4</w:t>
        </w:r>
      </w:ins>
      <w:ins w:id="365" w:author="chunliu wang" w:date="2017-05-04T00:07:00Z">
        <w:r>
          <w:rPr>
            <w:rFonts w:ascii="Times" w:eastAsia="宋体" w:hAnsi="Times" w:hint="eastAsia"/>
            <w:szCs w:val="21"/>
          </w:rPr>
          <w:t>.5</w:t>
        </w:r>
        <w:r>
          <w:rPr>
            <w:rFonts w:ascii="Times" w:eastAsia="宋体" w:hAnsi="Times" w:hint="eastAsia"/>
            <w:szCs w:val="21"/>
          </w:rPr>
          <w:t>所示。</w:t>
        </w:r>
        <w:r w:rsidRPr="001F03AB">
          <w:rPr>
            <w:noProof/>
          </w:rPr>
          <w:t xml:space="preserve"> </w:t>
        </w:r>
      </w:ins>
    </w:p>
    <w:p w14:paraId="0E71831C" w14:textId="09585278" w:rsidR="00FE5FD0" w:rsidRDefault="00FE5FD0">
      <w:pPr>
        <w:widowControl/>
        <w:spacing w:line="360" w:lineRule="auto"/>
        <w:jc w:val="center"/>
        <w:rPr>
          <w:ins w:id="366" w:author="chunliu wang" w:date="2017-05-04T00:07:00Z"/>
          <w:rFonts w:ascii="Times" w:eastAsia="宋体" w:hAnsi="Times"/>
          <w:szCs w:val="21"/>
        </w:rPr>
        <w:pPrChange w:id="367" w:author="chunliu wang" w:date="2017-05-04T00:13:00Z">
          <w:pPr>
            <w:widowControl/>
            <w:spacing w:line="360" w:lineRule="auto"/>
            <w:ind w:firstLineChars="200" w:firstLine="420"/>
            <w:jc w:val="center"/>
          </w:pPr>
        </w:pPrChange>
      </w:pPr>
      <w:ins w:id="368" w:author="chunliu wang" w:date="2017-05-04T00:07:00Z">
        <w:r>
          <w:rPr>
            <w:noProof/>
          </w:rPr>
          <w:lastRenderedPageBreak/>
          <w:drawing>
            <wp:inline distT="0" distB="0" distL="0" distR="0" wp14:anchorId="5D464E1C" wp14:editId="6D2F708B">
              <wp:extent cx="5274310" cy="3026410"/>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026410"/>
                      </a:xfrm>
                      <a:prstGeom prst="rect">
                        <a:avLst/>
                      </a:prstGeom>
                    </pic:spPr>
                  </pic:pic>
                </a:graphicData>
              </a:graphic>
            </wp:inline>
          </w:drawing>
        </w:r>
        <w:r>
          <w:rPr>
            <w:rFonts w:ascii="Times" w:eastAsia="宋体" w:hAnsi="Times" w:hint="eastAsia"/>
            <w:szCs w:val="21"/>
          </w:rPr>
          <w:t>图</w:t>
        </w:r>
        <w:r>
          <w:rPr>
            <w:rFonts w:ascii="Times" w:eastAsia="宋体" w:hAnsi="Times" w:hint="eastAsia"/>
            <w:szCs w:val="21"/>
          </w:rPr>
          <w:t xml:space="preserve">4.4 </w:t>
        </w:r>
        <w:r>
          <w:rPr>
            <w:rFonts w:ascii="Times" w:eastAsia="宋体" w:hAnsi="Times" w:hint="eastAsia"/>
            <w:szCs w:val="21"/>
          </w:rPr>
          <w:t>创建包用例描述</w:t>
        </w:r>
      </w:ins>
    </w:p>
    <w:p w14:paraId="33BF6F03" w14:textId="77777777" w:rsidR="00FE5FD0" w:rsidRDefault="00FE5FD0" w:rsidP="00FE5FD0">
      <w:pPr>
        <w:widowControl/>
        <w:rPr>
          <w:ins w:id="369" w:author="chunliu wang" w:date="2017-05-04T00:07:00Z"/>
          <w:rFonts w:ascii="Times" w:eastAsia="宋体" w:hAnsi="Times"/>
          <w:szCs w:val="21"/>
        </w:rPr>
      </w:pPr>
      <w:ins w:id="370" w:author="chunliu wang" w:date="2017-05-04T00:07:00Z">
        <w:r>
          <w:rPr>
            <w:noProof/>
          </w:rPr>
          <w:drawing>
            <wp:inline distT="0" distB="0" distL="0" distR="0" wp14:anchorId="4FFD85AC" wp14:editId="4BFDF704">
              <wp:extent cx="4976291" cy="3977985"/>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76291" cy="3977985"/>
                      </a:xfrm>
                      <a:prstGeom prst="rect">
                        <a:avLst/>
                      </a:prstGeom>
                    </pic:spPr>
                  </pic:pic>
                </a:graphicData>
              </a:graphic>
            </wp:inline>
          </w:drawing>
        </w:r>
        <w:r>
          <w:rPr>
            <w:noProof/>
          </w:rPr>
          <w:t xml:space="preserve"> </w:t>
        </w:r>
      </w:ins>
    </w:p>
    <w:p w14:paraId="52129583" w14:textId="77777777" w:rsidR="00FE5FD0" w:rsidRDefault="00FE5FD0" w:rsidP="00FE5FD0">
      <w:pPr>
        <w:widowControl/>
        <w:jc w:val="center"/>
        <w:rPr>
          <w:ins w:id="371" w:author="chunliu wang" w:date="2017-05-04T00:07:00Z"/>
          <w:rFonts w:ascii="Times" w:eastAsia="宋体" w:hAnsi="Times"/>
          <w:szCs w:val="21"/>
        </w:rPr>
      </w:pPr>
      <w:ins w:id="372" w:author="chunliu wang" w:date="2017-05-04T00:07:00Z">
        <w:r>
          <w:rPr>
            <w:rFonts w:ascii="Times" w:eastAsia="宋体" w:hAnsi="Times" w:hint="eastAsia"/>
            <w:szCs w:val="21"/>
          </w:rPr>
          <w:t>图</w:t>
        </w:r>
        <w:r>
          <w:rPr>
            <w:rFonts w:ascii="Times" w:eastAsia="宋体" w:hAnsi="Times" w:hint="eastAsia"/>
            <w:szCs w:val="21"/>
          </w:rPr>
          <w:t xml:space="preserve">4.5 </w:t>
        </w:r>
        <w:r>
          <w:rPr>
            <w:rFonts w:ascii="Times" w:eastAsia="宋体" w:hAnsi="Times" w:hint="eastAsia"/>
            <w:szCs w:val="21"/>
          </w:rPr>
          <w:t>调用包用例描述</w:t>
        </w:r>
      </w:ins>
    </w:p>
    <w:p w14:paraId="2DFEB11C" w14:textId="77777777" w:rsidR="00FE5FD0" w:rsidRDefault="00FE5FD0" w:rsidP="00FE5FD0">
      <w:pPr>
        <w:pStyle w:val="13"/>
        <w:widowControl/>
        <w:numPr>
          <w:ilvl w:val="2"/>
          <w:numId w:val="1"/>
        </w:numPr>
        <w:ind w:firstLineChars="0"/>
        <w:outlineLvl w:val="2"/>
        <w:rPr>
          <w:ins w:id="373" w:author="chunliu wang" w:date="2017-05-04T00:07:00Z"/>
          <w:rFonts w:ascii="Times" w:eastAsia="宋体" w:hAnsi="Times"/>
          <w:b/>
          <w:sz w:val="28"/>
          <w:szCs w:val="28"/>
        </w:rPr>
      </w:pPr>
      <w:bookmarkStart w:id="374" w:name="_Toc481620438"/>
      <w:ins w:id="375" w:author="chunliu wang" w:date="2017-05-04T00:07:00Z">
        <w:r>
          <w:rPr>
            <w:rFonts w:ascii="Times" w:eastAsia="宋体" w:hAnsi="Times" w:hint="eastAsia"/>
            <w:b/>
            <w:sz w:val="28"/>
            <w:szCs w:val="28"/>
          </w:rPr>
          <w:t>管理包</w:t>
        </w:r>
        <w:bookmarkEnd w:id="374"/>
      </w:ins>
    </w:p>
    <w:p w14:paraId="1EDD55F1" w14:textId="77777777" w:rsidR="00FE5FD0" w:rsidRDefault="00FE5FD0" w:rsidP="00FE5FD0">
      <w:pPr>
        <w:widowControl/>
        <w:spacing w:line="360" w:lineRule="auto"/>
        <w:ind w:firstLineChars="200" w:firstLine="420"/>
        <w:rPr>
          <w:ins w:id="376" w:author="chunliu wang" w:date="2017-05-04T00:07:00Z"/>
          <w:rFonts w:ascii="Times" w:eastAsia="宋体" w:hAnsi="Times"/>
          <w:szCs w:val="21"/>
        </w:rPr>
      </w:pPr>
      <w:ins w:id="377" w:author="chunliu wang" w:date="2017-05-04T00:07:00Z">
        <w:r>
          <w:rPr>
            <w:rFonts w:ascii="Times" w:eastAsia="宋体" w:hAnsi="Times"/>
            <w:szCs w:val="21"/>
          </w:rPr>
          <w:t>N</w:t>
        </w:r>
        <w:r>
          <w:rPr>
            <w:rFonts w:ascii="Times" w:eastAsia="宋体" w:hAnsi="Times" w:hint="eastAsia"/>
            <w:szCs w:val="21"/>
          </w:rPr>
          <w:t>PM</w:t>
        </w:r>
        <w:r>
          <w:rPr>
            <w:rFonts w:ascii="Times" w:eastAsia="宋体" w:hAnsi="Times" w:hint="eastAsia"/>
            <w:szCs w:val="21"/>
          </w:rPr>
          <w:t>是</w:t>
        </w:r>
        <w:r>
          <w:rPr>
            <w:rFonts w:ascii="Times" w:eastAsia="宋体" w:hAnsi="Times" w:hint="eastAsia"/>
            <w:szCs w:val="21"/>
          </w:rPr>
          <w:t>Node.js</w:t>
        </w:r>
        <w:r>
          <w:rPr>
            <w:rFonts w:ascii="Times" w:eastAsia="宋体" w:hAnsi="Times" w:hint="eastAsia"/>
            <w:szCs w:val="21"/>
          </w:rPr>
          <w:t>发布的包管理工具，用于包的发布、传播、依赖控制。</w:t>
        </w:r>
        <w:r>
          <w:rPr>
            <w:rFonts w:ascii="Times" w:eastAsia="宋体" w:hAnsi="Times"/>
            <w:szCs w:val="21"/>
          </w:rPr>
          <w:t>NPM</w:t>
        </w:r>
        <w:r>
          <w:rPr>
            <w:rFonts w:ascii="Times" w:eastAsia="宋体" w:hAnsi="Times" w:hint="eastAsia"/>
            <w:szCs w:val="21"/>
          </w:rPr>
          <w:t>提供了命令行工具，使用户方便地下载、安装、升级、删除包，也可以让开发者发布并维护包。</w:t>
        </w:r>
      </w:ins>
    </w:p>
    <w:p w14:paraId="2C36BF11" w14:textId="77777777" w:rsidR="00FE5FD0" w:rsidRDefault="00FE5FD0" w:rsidP="00FE5FD0">
      <w:pPr>
        <w:widowControl/>
        <w:spacing w:line="360" w:lineRule="auto"/>
        <w:rPr>
          <w:ins w:id="378" w:author="chunliu wang" w:date="2017-05-04T00:07:00Z"/>
          <w:rFonts w:ascii="Times" w:eastAsia="宋体" w:hAnsi="Times"/>
          <w:szCs w:val="21"/>
        </w:rPr>
      </w:pPr>
      <w:ins w:id="379" w:author="chunliu wang" w:date="2017-05-04T00:07:00Z">
        <w:r>
          <w:rPr>
            <w:noProof/>
          </w:rPr>
          <w:lastRenderedPageBreak/>
          <w:drawing>
            <wp:inline distT="0" distB="0" distL="0" distR="0" wp14:anchorId="68FA44FE" wp14:editId="6435BDBB">
              <wp:extent cx="5014395" cy="3215919"/>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4395" cy="3215919"/>
                      </a:xfrm>
                      <a:prstGeom prst="rect">
                        <a:avLst/>
                      </a:prstGeom>
                    </pic:spPr>
                  </pic:pic>
                </a:graphicData>
              </a:graphic>
            </wp:inline>
          </w:drawing>
        </w:r>
        <w:r>
          <w:rPr>
            <w:rFonts w:ascii="Times" w:eastAsia="宋体" w:hAnsi="Times"/>
            <w:noProof/>
          </w:rPr>
          <w:t xml:space="preserve"> </w:t>
        </w:r>
      </w:ins>
    </w:p>
    <w:p w14:paraId="4B4CB1B6" w14:textId="77777777" w:rsidR="00FE5FD0" w:rsidRDefault="00FE5FD0" w:rsidP="00FE5FD0">
      <w:pPr>
        <w:widowControl/>
        <w:jc w:val="center"/>
        <w:rPr>
          <w:ins w:id="380" w:author="chunliu wang" w:date="2017-05-04T00:07:00Z"/>
          <w:rFonts w:ascii="Times" w:eastAsia="宋体" w:hAnsi="Times"/>
          <w:szCs w:val="21"/>
        </w:rPr>
      </w:pPr>
      <w:ins w:id="381" w:author="chunliu wang" w:date="2017-05-04T00:07:00Z">
        <w:r>
          <w:rPr>
            <w:rFonts w:ascii="Times" w:eastAsia="宋体" w:hAnsi="Times" w:hint="eastAsia"/>
            <w:szCs w:val="21"/>
          </w:rPr>
          <w:t>图</w:t>
        </w:r>
        <w:r>
          <w:rPr>
            <w:rFonts w:ascii="Times" w:eastAsia="宋体" w:hAnsi="Times" w:hint="eastAsia"/>
            <w:szCs w:val="21"/>
          </w:rPr>
          <w:t>4.</w:t>
        </w:r>
        <w:r>
          <w:rPr>
            <w:rFonts w:ascii="Times" w:eastAsia="宋体" w:hAnsi="Times"/>
            <w:szCs w:val="21"/>
          </w:rPr>
          <w:t>6</w:t>
        </w:r>
        <w:r>
          <w:rPr>
            <w:rFonts w:ascii="Times" w:eastAsia="宋体" w:hAnsi="Times" w:hint="eastAsia"/>
            <w:szCs w:val="21"/>
          </w:rPr>
          <w:t xml:space="preserve"> </w:t>
        </w:r>
        <w:r>
          <w:rPr>
            <w:rFonts w:ascii="Times" w:eastAsia="宋体" w:hAnsi="Times" w:hint="eastAsia"/>
            <w:szCs w:val="21"/>
          </w:rPr>
          <w:t>包管理用例描述</w:t>
        </w:r>
      </w:ins>
    </w:p>
    <w:p w14:paraId="584A7858" w14:textId="77777777" w:rsidR="00FE5FD0" w:rsidRDefault="00FE5FD0" w:rsidP="00FE5FD0">
      <w:pPr>
        <w:pStyle w:val="13"/>
        <w:widowControl/>
        <w:numPr>
          <w:ilvl w:val="1"/>
          <w:numId w:val="1"/>
        </w:numPr>
        <w:ind w:firstLineChars="0"/>
        <w:jc w:val="left"/>
        <w:outlineLvl w:val="1"/>
        <w:rPr>
          <w:ins w:id="382" w:author="chunliu wang" w:date="2017-05-04T00:07:00Z"/>
          <w:rFonts w:ascii="Times" w:eastAsia="宋体" w:hAnsi="Times"/>
          <w:b/>
          <w:sz w:val="32"/>
          <w:szCs w:val="32"/>
        </w:rPr>
      </w:pPr>
      <w:bookmarkStart w:id="383" w:name="_Toc481620439"/>
      <w:ins w:id="384" w:author="chunliu wang" w:date="2017-05-04T00:07:00Z">
        <w:r>
          <w:rPr>
            <w:rFonts w:ascii="Times" w:eastAsia="宋体" w:hAnsi="Times" w:hint="eastAsia"/>
            <w:b/>
            <w:sz w:val="32"/>
            <w:szCs w:val="32"/>
          </w:rPr>
          <w:t>网络通信</w:t>
        </w:r>
        <w:bookmarkEnd w:id="383"/>
      </w:ins>
    </w:p>
    <w:p w14:paraId="3BF7B105" w14:textId="77777777" w:rsidR="00FE5FD0" w:rsidRDefault="00FE5FD0" w:rsidP="00FE5FD0">
      <w:pPr>
        <w:widowControl/>
        <w:spacing w:line="360" w:lineRule="auto"/>
        <w:ind w:firstLineChars="200" w:firstLine="420"/>
        <w:jc w:val="left"/>
        <w:rPr>
          <w:ins w:id="385" w:author="chunliu wang" w:date="2017-05-04T00:07:00Z"/>
          <w:rFonts w:ascii="Times" w:eastAsia="宋体" w:hAnsi="Times"/>
          <w:szCs w:val="21"/>
        </w:rPr>
      </w:pPr>
      <w:ins w:id="386" w:author="chunliu wang" w:date="2017-05-04T00:07:00Z">
        <w:r>
          <w:rPr>
            <w:rFonts w:ascii="Times" w:eastAsia="宋体" w:hAnsi="Times" w:hint="eastAsia"/>
            <w:szCs w:val="21"/>
          </w:rPr>
          <w:t>在使用</w:t>
        </w:r>
        <w:r>
          <w:rPr>
            <w:rFonts w:ascii="Times" w:eastAsia="宋体" w:hAnsi="Times" w:hint="eastAsia"/>
            <w:szCs w:val="21"/>
          </w:rPr>
          <w:t>PHP</w:t>
        </w:r>
        <w:r>
          <w:rPr>
            <w:rFonts w:ascii="Times" w:eastAsia="宋体" w:hAnsi="Times" w:hint="eastAsia"/>
            <w:szCs w:val="21"/>
          </w:rPr>
          <w:t>等脚本语言开发网站时，必须先搭建一个</w:t>
        </w:r>
        <w:r>
          <w:rPr>
            <w:rFonts w:ascii="Times" w:eastAsia="宋体" w:hAnsi="Times" w:cs="Times New Roman" w:hint="eastAsia"/>
            <w:szCs w:val="21"/>
          </w:rPr>
          <w:t>Apache</w:t>
        </w:r>
        <w:r>
          <w:rPr>
            <w:rFonts w:ascii="Times" w:eastAsia="宋体" w:hAnsi="Times" w:hint="eastAsia"/>
            <w:szCs w:val="21"/>
          </w:rPr>
          <w:t>之类的</w:t>
        </w:r>
        <w:r>
          <w:rPr>
            <w:rFonts w:ascii="Times" w:eastAsia="宋体" w:hAnsi="Times" w:hint="eastAsia"/>
            <w:szCs w:val="21"/>
          </w:rPr>
          <w:t>HTTP</w:t>
        </w:r>
        <w:r>
          <w:rPr>
            <w:rFonts w:ascii="Times" w:eastAsia="宋体" w:hAnsi="Times" w:hint="eastAsia"/>
            <w:szCs w:val="21"/>
          </w:rPr>
          <w:t>服务器，然后通过</w:t>
        </w:r>
        <w:r>
          <w:rPr>
            <w:rFonts w:ascii="Times" w:eastAsia="宋体" w:hAnsi="Times" w:hint="eastAsia"/>
            <w:szCs w:val="21"/>
          </w:rPr>
          <w:t>HTTP</w:t>
        </w:r>
        <w:r>
          <w:rPr>
            <w:rFonts w:ascii="Times" w:eastAsia="宋体" w:hAnsi="Times" w:hint="eastAsia"/>
            <w:szCs w:val="21"/>
          </w:rPr>
          <w:t>服务器的模块加载或</w:t>
        </w:r>
        <w:r>
          <w:rPr>
            <w:rFonts w:ascii="Times" w:eastAsia="宋体" w:hAnsi="Times" w:hint="eastAsia"/>
            <w:szCs w:val="21"/>
          </w:rPr>
          <w:t>CGI</w:t>
        </w:r>
        <w:r>
          <w:rPr>
            <w:rFonts w:ascii="Times" w:eastAsia="宋体" w:hAnsi="Times" w:hint="eastAsia"/>
            <w:szCs w:val="21"/>
          </w:rPr>
          <w:t>调用，才能将</w:t>
        </w:r>
        <w:r>
          <w:rPr>
            <w:rFonts w:ascii="Times" w:eastAsia="宋体" w:hAnsi="Times" w:hint="eastAsia"/>
            <w:szCs w:val="21"/>
          </w:rPr>
          <w:t>PHP</w:t>
        </w:r>
        <w:r>
          <w:rPr>
            <w:rFonts w:ascii="Times" w:eastAsia="宋体" w:hAnsi="Times" w:hint="eastAsia"/>
            <w:szCs w:val="21"/>
          </w:rPr>
          <w:t>脚本执行结果呈现给用户。这种调用方式打破了过去</w:t>
        </w:r>
        <w:r>
          <w:rPr>
            <w:rFonts w:ascii="Times" w:eastAsia="宋体" w:hAnsi="Times" w:hint="eastAsia"/>
            <w:szCs w:val="21"/>
          </w:rPr>
          <w:t>js</w:t>
        </w:r>
        <w:r>
          <w:rPr>
            <w:rFonts w:ascii="Times" w:eastAsia="宋体" w:hAnsi="Times" w:hint="eastAsia"/>
            <w:szCs w:val="21"/>
          </w:rPr>
          <w:t>只能在浏览器运行的局面，前后端实现了统一。</w:t>
        </w:r>
        <w:r>
          <w:rPr>
            <w:rFonts w:ascii="Times" w:eastAsia="宋体" w:hAnsi="Times" w:cs="Times New Roman" w:hint="eastAsia"/>
            <w:szCs w:val="21"/>
          </w:rPr>
          <w:t>Node.js</w:t>
        </w:r>
        <w:r>
          <w:rPr>
            <w:rFonts w:ascii="Times" w:eastAsia="宋体" w:hAnsi="Times" w:hint="eastAsia"/>
            <w:szCs w:val="21"/>
          </w:rPr>
          <w:t>提供了</w:t>
        </w:r>
        <w:r>
          <w:rPr>
            <w:rFonts w:ascii="Times" w:eastAsia="宋体" w:hAnsi="Times" w:cs="Times New Roman" w:hint="eastAsia"/>
            <w:szCs w:val="21"/>
          </w:rPr>
          <w:t>net</w:t>
        </w:r>
        <w:r>
          <w:rPr>
            <w:rFonts w:ascii="Times" w:eastAsia="宋体" w:hAnsi="Times" w:cs="Times New Roman" w:hint="eastAsia"/>
            <w:szCs w:val="21"/>
          </w:rPr>
          <w:t>、</w:t>
        </w:r>
        <w:r>
          <w:rPr>
            <w:rFonts w:ascii="Times" w:eastAsia="宋体" w:hAnsi="Times" w:cs="Times New Roman" w:hint="eastAsia"/>
            <w:szCs w:val="21"/>
          </w:rPr>
          <w:t>dgram</w:t>
        </w:r>
        <w:r>
          <w:rPr>
            <w:rFonts w:ascii="Times" w:eastAsia="宋体" w:hAnsi="Times" w:cs="Times New Roman" w:hint="eastAsia"/>
            <w:szCs w:val="21"/>
          </w:rPr>
          <w:t>、</w:t>
        </w:r>
        <w:r>
          <w:rPr>
            <w:rFonts w:ascii="Times" w:eastAsia="宋体" w:hAnsi="Times" w:cs="Times New Roman" w:hint="eastAsia"/>
            <w:szCs w:val="21"/>
          </w:rPr>
          <w:t>http</w:t>
        </w:r>
        <w:r>
          <w:rPr>
            <w:rFonts w:ascii="Times" w:eastAsia="宋体" w:hAnsi="Times" w:cs="Times New Roman" w:hint="eastAsia"/>
            <w:szCs w:val="21"/>
          </w:rPr>
          <w:t>、</w:t>
        </w:r>
        <w:r>
          <w:rPr>
            <w:rFonts w:ascii="Times" w:eastAsia="宋体" w:hAnsi="Times" w:cs="Times New Roman" w:hint="eastAsia"/>
            <w:szCs w:val="21"/>
          </w:rPr>
          <w:t>https</w:t>
        </w:r>
        <w:r>
          <w:rPr>
            <w:rFonts w:ascii="Times" w:eastAsia="宋体" w:hAnsi="Times" w:hint="eastAsia"/>
            <w:szCs w:val="21"/>
          </w:rPr>
          <w:t>这</w:t>
        </w:r>
        <w:r>
          <w:rPr>
            <w:rFonts w:ascii="Times" w:eastAsia="宋体" w:hAnsi="Times" w:hint="eastAsia"/>
            <w:szCs w:val="21"/>
          </w:rPr>
          <w:t>4</w:t>
        </w:r>
        <w:r>
          <w:rPr>
            <w:rFonts w:ascii="Times" w:eastAsia="宋体" w:hAnsi="Times" w:hint="eastAsia"/>
            <w:szCs w:val="21"/>
          </w:rPr>
          <w:t>个模块，分别用于处理</w:t>
        </w:r>
        <w:r>
          <w:rPr>
            <w:rFonts w:ascii="Times" w:eastAsia="宋体" w:hAnsi="Times" w:cs="Times New Roman" w:hint="eastAsia"/>
            <w:szCs w:val="21"/>
          </w:rPr>
          <w:t>TCP</w:t>
        </w:r>
        <w:r>
          <w:rPr>
            <w:rFonts w:ascii="Times" w:eastAsia="宋体" w:hAnsi="Times" w:cs="Times New Roman" w:hint="eastAsia"/>
            <w:szCs w:val="21"/>
          </w:rPr>
          <w:t>、</w:t>
        </w:r>
        <w:r>
          <w:rPr>
            <w:rFonts w:ascii="Times" w:eastAsia="宋体" w:hAnsi="Times" w:cs="Times New Roman" w:hint="eastAsia"/>
            <w:szCs w:val="21"/>
          </w:rPr>
          <w:t>UDP</w:t>
        </w:r>
        <w:r>
          <w:rPr>
            <w:rFonts w:ascii="Times" w:eastAsia="宋体" w:hAnsi="Times" w:cs="Times New Roman" w:hint="eastAsia"/>
            <w:szCs w:val="21"/>
          </w:rPr>
          <w:t>、</w:t>
        </w:r>
        <w:r>
          <w:rPr>
            <w:rFonts w:ascii="Times" w:eastAsia="宋体" w:hAnsi="Times" w:cs="Times New Roman" w:hint="eastAsia"/>
            <w:szCs w:val="21"/>
          </w:rPr>
          <w:t>HTTP</w:t>
        </w:r>
        <w:r>
          <w:rPr>
            <w:rFonts w:ascii="Times" w:eastAsia="宋体" w:hAnsi="Times" w:cs="Times New Roman" w:hint="eastAsia"/>
            <w:szCs w:val="21"/>
          </w:rPr>
          <w:t>、</w:t>
        </w:r>
        <w:r>
          <w:rPr>
            <w:rFonts w:ascii="Times" w:eastAsia="宋体" w:hAnsi="Times" w:cs="Times New Roman" w:hint="eastAsia"/>
            <w:szCs w:val="21"/>
          </w:rPr>
          <w:t>HTTPS</w:t>
        </w:r>
        <w:r>
          <w:rPr>
            <w:rFonts w:ascii="Times" w:eastAsia="宋体" w:hAnsi="Times" w:hint="eastAsia"/>
            <w:szCs w:val="21"/>
          </w:rPr>
          <w:t>，适用于服务端和客户端。</w:t>
        </w:r>
      </w:ins>
    </w:p>
    <w:p w14:paraId="284ED99F" w14:textId="77777777" w:rsidR="00FE5FD0" w:rsidRDefault="00FE5FD0" w:rsidP="00FE5FD0">
      <w:pPr>
        <w:widowControl/>
        <w:spacing w:line="360" w:lineRule="auto"/>
        <w:jc w:val="center"/>
        <w:rPr>
          <w:ins w:id="387" w:author="chunliu wang" w:date="2017-05-04T00:07:00Z"/>
          <w:rFonts w:ascii="Times" w:eastAsia="宋体" w:hAnsi="Times"/>
          <w:szCs w:val="21"/>
        </w:rPr>
      </w:pPr>
      <w:ins w:id="388" w:author="chunliu wang" w:date="2017-05-04T00:07:00Z">
        <w:r>
          <w:rPr>
            <w:noProof/>
          </w:rPr>
          <w:drawing>
            <wp:inline distT="0" distB="0" distL="0" distR="0" wp14:anchorId="7CBC99A1" wp14:editId="6A5EA880">
              <wp:extent cx="4905375" cy="31337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05375" cy="3133725"/>
                      </a:xfrm>
                      <a:prstGeom prst="rect">
                        <a:avLst/>
                      </a:prstGeom>
                    </pic:spPr>
                  </pic:pic>
                </a:graphicData>
              </a:graphic>
            </wp:inline>
          </w:drawing>
        </w:r>
      </w:ins>
    </w:p>
    <w:p w14:paraId="73FF6334" w14:textId="77777777" w:rsidR="00FE5FD0" w:rsidRDefault="00FE5FD0" w:rsidP="00FE5FD0">
      <w:pPr>
        <w:widowControl/>
        <w:ind w:firstLineChars="200" w:firstLine="420"/>
        <w:jc w:val="center"/>
        <w:rPr>
          <w:ins w:id="389" w:author="chunliu wang" w:date="2017-05-04T00:07:00Z"/>
          <w:rFonts w:ascii="Times" w:eastAsia="宋体" w:hAnsi="Times"/>
          <w:szCs w:val="21"/>
        </w:rPr>
      </w:pPr>
      <w:ins w:id="390" w:author="chunliu wang" w:date="2017-05-04T00:07:00Z">
        <w:r>
          <w:rPr>
            <w:rFonts w:ascii="Times" w:eastAsia="宋体" w:hAnsi="Times" w:hint="eastAsia"/>
            <w:szCs w:val="21"/>
          </w:rPr>
          <w:t>图</w:t>
        </w:r>
        <w:r>
          <w:rPr>
            <w:rFonts w:ascii="Times" w:eastAsia="宋体" w:hAnsi="Times" w:hint="eastAsia"/>
            <w:szCs w:val="21"/>
          </w:rPr>
          <w:t>4.</w:t>
        </w:r>
        <w:r>
          <w:rPr>
            <w:rFonts w:ascii="Times" w:eastAsia="宋体" w:hAnsi="Times"/>
            <w:szCs w:val="21"/>
          </w:rPr>
          <w:t>7</w:t>
        </w:r>
        <w:r>
          <w:rPr>
            <w:rFonts w:ascii="Times" w:eastAsia="宋体" w:hAnsi="Times" w:hint="eastAsia"/>
            <w:szCs w:val="21"/>
          </w:rPr>
          <w:t xml:space="preserve"> </w:t>
        </w:r>
        <w:r>
          <w:rPr>
            <w:rFonts w:ascii="Times" w:eastAsia="宋体" w:hAnsi="Times" w:hint="eastAsia"/>
            <w:szCs w:val="21"/>
          </w:rPr>
          <w:t>创建服务器用例图</w:t>
        </w:r>
      </w:ins>
    </w:p>
    <w:p w14:paraId="278DB5CE" w14:textId="77777777" w:rsidR="00FE5FD0" w:rsidRDefault="00FE5FD0" w:rsidP="00FE5FD0">
      <w:pPr>
        <w:pStyle w:val="13"/>
        <w:widowControl/>
        <w:numPr>
          <w:ilvl w:val="2"/>
          <w:numId w:val="1"/>
        </w:numPr>
        <w:ind w:firstLineChars="0"/>
        <w:jc w:val="left"/>
        <w:outlineLvl w:val="2"/>
        <w:rPr>
          <w:ins w:id="391" w:author="chunliu wang" w:date="2017-05-04T00:07:00Z"/>
          <w:rFonts w:ascii="Times" w:eastAsia="宋体" w:hAnsi="Times"/>
          <w:b/>
          <w:sz w:val="28"/>
          <w:szCs w:val="28"/>
        </w:rPr>
      </w:pPr>
      <w:bookmarkStart w:id="392" w:name="_Toc481620440"/>
      <w:ins w:id="393" w:author="chunliu wang" w:date="2017-05-04T00:07:00Z">
        <w:r>
          <w:rPr>
            <w:rFonts w:ascii="Times" w:eastAsia="宋体" w:hAnsi="Times" w:hint="eastAsia"/>
            <w:b/>
            <w:sz w:val="28"/>
            <w:szCs w:val="28"/>
          </w:rPr>
          <w:lastRenderedPageBreak/>
          <w:t>构建</w:t>
        </w:r>
        <w:r>
          <w:rPr>
            <w:rFonts w:ascii="Times" w:eastAsia="宋体" w:hAnsi="Times" w:hint="eastAsia"/>
            <w:b/>
            <w:sz w:val="28"/>
            <w:szCs w:val="28"/>
          </w:rPr>
          <w:t>TCP</w:t>
        </w:r>
        <w:r>
          <w:rPr>
            <w:rFonts w:ascii="Times" w:eastAsia="宋体" w:hAnsi="Times" w:hint="eastAsia"/>
            <w:b/>
            <w:sz w:val="28"/>
            <w:szCs w:val="28"/>
          </w:rPr>
          <w:t>服务器</w:t>
        </w:r>
        <w:bookmarkEnd w:id="392"/>
      </w:ins>
    </w:p>
    <w:p w14:paraId="028479AE" w14:textId="77777777" w:rsidR="00FE5FD0" w:rsidRDefault="00FE5FD0" w:rsidP="00FE5FD0">
      <w:pPr>
        <w:widowControl/>
        <w:spacing w:line="360" w:lineRule="auto"/>
        <w:ind w:firstLineChars="200" w:firstLine="420"/>
        <w:jc w:val="left"/>
        <w:rPr>
          <w:ins w:id="394" w:author="chunliu wang" w:date="2017-05-04T00:07:00Z"/>
          <w:rFonts w:ascii="Times" w:eastAsia="宋体" w:hAnsi="Times"/>
          <w:szCs w:val="21"/>
        </w:rPr>
      </w:pPr>
      <w:ins w:id="395" w:author="chunliu wang" w:date="2017-05-04T00:07:00Z">
        <w:r>
          <w:rPr>
            <w:rFonts w:ascii="Times" w:eastAsia="宋体" w:hAnsi="Times" w:hint="eastAsia"/>
            <w:szCs w:val="21"/>
          </w:rPr>
          <w:t>通过</w:t>
        </w:r>
        <w:r>
          <w:rPr>
            <w:rFonts w:ascii="Times" w:eastAsia="宋体" w:hAnsi="Times" w:cs="Times New Roman" w:hint="eastAsia"/>
            <w:szCs w:val="21"/>
          </w:rPr>
          <w:t>net.createServer(listener)</w:t>
        </w:r>
        <w:r>
          <w:rPr>
            <w:rFonts w:ascii="Times" w:eastAsia="宋体" w:hAnsi="Times" w:hint="eastAsia"/>
            <w:szCs w:val="21"/>
          </w:rPr>
          <w:t>即可创建一个</w:t>
        </w:r>
        <w:r>
          <w:rPr>
            <w:rFonts w:ascii="Times" w:eastAsia="宋体" w:hAnsi="Times" w:hint="eastAsia"/>
            <w:szCs w:val="21"/>
          </w:rPr>
          <w:t>TCP</w:t>
        </w:r>
        <w:r>
          <w:rPr>
            <w:rFonts w:ascii="Times" w:eastAsia="宋体" w:hAnsi="Times" w:hint="eastAsia"/>
            <w:szCs w:val="21"/>
          </w:rPr>
          <w:t>服务器，</w:t>
        </w:r>
        <w:r>
          <w:rPr>
            <w:rFonts w:ascii="Times" w:eastAsia="宋体" w:hAnsi="Times" w:cs="Times New Roman" w:hint="eastAsia"/>
            <w:szCs w:val="21"/>
          </w:rPr>
          <w:t>listener</w:t>
        </w:r>
        <w:r>
          <w:rPr>
            <w:rFonts w:ascii="Times" w:eastAsia="宋体" w:hAnsi="Times" w:hint="eastAsia"/>
            <w:szCs w:val="21"/>
          </w:rPr>
          <w:t>是连接事件</w:t>
        </w:r>
        <w:r>
          <w:rPr>
            <w:rFonts w:ascii="Times" w:eastAsia="宋体" w:hAnsi="Times" w:cs="Times New Roman" w:hint="eastAsia"/>
            <w:szCs w:val="21"/>
          </w:rPr>
          <w:t>connection</w:t>
        </w:r>
        <w:r>
          <w:rPr>
            <w:rFonts w:ascii="Times" w:eastAsia="宋体" w:hAnsi="Times" w:hint="eastAsia"/>
            <w:szCs w:val="21"/>
          </w:rPr>
          <w:t>的侦听器。服务器可以同时和多个客户端保持连接，</w:t>
        </w:r>
        <w:r>
          <w:rPr>
            <w:rFonts w:ascii="Times" w:eastAsia="宋体" w:hAnsi="Times" w:cs="Times New Roman" w:hint="eastAsia"/>
            <w:szCs w:val="21"/>
          </w:rPr>
          <w:t>stream</w:t>
        </w:r>
        <w:r>
          <w:rPr>
            <w:rFonts w:ascii="Times" w:eastAsia="宋体" w:hAnsi="Times" w:hint="eastAsia"/>
            <w:szCs w:val="21"/>
          </w:rPr>
          <w:t>对象用于服务器端和客户端的通信。</w:t>
        </w:r>
      </w:ins>
    </w:p>
    <w:p w14:paraId="2F3CB385" w14:textId="77777777" w:rsidR="00FE5FD0" w:rsidRDefault="00FE5FD0" w:rsidP="00FE5FD0">
      <w:pPr>
        <w:widowControl/>
        <w:spacing w:line="360" w:lineRule="auto"/>
        <w:ind w:firstLineChars="200" w:firstLine="420"/>
        <w:jc w:val="left"/>
        <w:rPr>
          <w:ins w:id="396" w:author="chunliu wang" w:date="2017-05-04T00:07:00Z"/>
          <w:rFonts w:ascii="Times" w:eastAsia="宋体" w:hAnsi="Times"/>
          <w:sz w:val="24"/>
          <w:szCs w:val="24"/>
        </w:rPr>
      </w:pPr>
      <w:ins w:id="397" w:author="chunliu wang" w:date="2017-05-04T00:07:00Z">
        <w:r w:rsidRPr="001F03AB">
          <w:rPr>
            <w:noProof/>
          </w:rPr>
          <w:t xml:space="preserve"> </w:t>
        </w:r>
        <w:r>
          <w:rPr>
            <w:noProof/>
          </w:rPr>
          <w:drawing>
            <wp:inline distT="0" distB="0" distL="0" distR="0" wp14:anchorId="4C732FCF" wp14:editId="79FDF4F5">
              <wp:extent cx="5274310" cy="306768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067685"/>
                      </a:xfrm>
                      <a:prstGeom prst="rect">
                        <a:avLst/>
                      </a:prstGeom>
                    </pic:spPr>
                  </pic:pic>
                </a:graphicData>
              </a:graphic>
            </wp:inline>
          </w:drawing>
        </w:r>
      </w:ins>
    </w:p>
    <w:p w14:paraId="46BFCEB5" w14:textId="77777777" w:rsidR="00FE5FD0" w:rsidRDefault="00FE5FD0" w:rsidP="00FE5FD0">
      <w:pPr>
        <w:widowControl/>
        <w:ind w:firstLineChars="200" w:firstLine="420"/>
        <w:jc w:val="center"/>
        <w:rPr>
          <w:ins w:id="398" w:author="chunliu wang" w:date="2017-05-04T00:07:00Z"/>
          <w:rFonts w:ascii="Times" w:eastAsia="宋体" w:hAnsi="Times"/>
          <w:szCs w:val="21"/>
        </w:rPr>
      </w:pPr>
      <w:ins w:id="399" w:author="chunliu wang" w:date="2017-05-04T00:07:00Z">
        <w:r>
          <w:rPr>
            <w:rFonts w:ascii="Times" w:eastAsia="宋体" w:hAnsi="Times" w:hint="eastAsia"/>
            <w:szCs w:val="21"/>
          </w:rPr>
          <w:t>图</w:t>
        </w:r>
        <w:r>
          <w:rPr>
            <w:rFonts w:ascii="Times" w:eastAsia="宋体" w:hAnsi="Times" w:hint="eastAsia"/>
            <w:szCs w:val="21"/>
          </w:rPr>
          <w:t>4.</w:t>
        </w:r>
        <w:r>
          <w:rPr>
            <w:rFonts w:ascii="Times" w:eastAsia="宋体" w:hAnsi="Times"/>
            <w:szCs w:val="21"/>
          </w:rPr>
          <w:t>8</w:t>
        </w:r>
        <w:r>
          <w:rPr>
            <w:rFonts w:ascii="Times" w:eastAsia="宋体" w:hAnsi="Times" w:hint="eastAsia"/>
            <w:szCs w:val="21"/>
          </w:rPr>
          <w:t xml:space="preserve"> </w:t>
        </w:r>
        <w:r>
          <w:rPr>
            <w:rFonts w:ascii="Times" w:eastAsia="宋体" w:hAnsi="Times" w:hint="eastAsia"/>
            <w:szCs w:val="21"/>
          </w:rPr>
          <w:t>构建</w:t>
        </w:r>
        <w:r>
          <w:rPr>
            <w:rFonts w:ascii="Times" w:eastAsia="宋体" w:hAnsi="Times" w:hint="eastAsia"/>
            <w:szCs w:val="21"/>
          </w:rPr>
          <w:t>TCP</w:t>
        </w:r>
        <w:r>
          <w:rPr>
            <w:rFonts w:ascii="Times" w:eastAsia="宋体" w:hAnsi="Times" w:hint="eastAsia"/>
            <w:szCs w:val="21"/>
          </w:rPr>
          <w:t>服务器用例描述</w:t>
        </w:r>
      </w:ins>
    </w:p>
    <w:p w14:paraId="4769DAFB" w14:textId="77777777" w:rsidR="00FE5FD0" w:rsidRDefault="00FE5FD0" w:rsidP="00FE5FD0">
      <w:pPr>
        <w:pStyle w:val="13"/>
        <w:widowControl/>
        <w:numPr>
          <w:ilvl w:val="2"/>
          <w:numId w:val="1"/>
        </w:numPr>
        <w:ind w:firstLineChars="0"/>
        <w:jc w:val="left"/>
        <w:outlineLvl w:val="2"/>
        <w:rPr>
          <w:ins w:id="400" w:author="chunliu wang" w:date="2017-05-04T00:07:00Z"/>
          <w:rFonts w:ascii="Times" w:eastAsia="宋体" w:hAnsi="Times"/>
          <w:b/>
          <w:sz w:val="28"/>
          <w:szCs w:val="28"/>
        </w:rPr>
      </w:pPr>
      <w:bookmarkStart w:id="401" w:name="_Toc481620441"/>
      <w:ins w:id="402" w:author="chunliu wang" w:date="2017-05-04T00:07:00Z">
        <w:r>
          <w:rPr>
            <w:rFonts w:ascii="Times" w:eastAsia="宋体" w:hAnsi="Times" w:hint="eastAsia"/>
            <w:b/>
            <w:sz w:val="28"/>
            <w:szCs w:val="28"/>
          </w:rPr>
          <w:t>构建</w:t>
        </w:r>
        <w:r>
          <w:rPr>
            <w:rFonts w:ascii="Times" w:eastAsia="宋体" w:hAnsi="Times" w:hint="eastAsia"/>
            <w:b/>
            <w:sz w:val="28"/>
            <w:szCs w:val="28"/>
          </w:rPr>
          <w:t>UDP</w:t>
        </w:r>
        <w:r>
          <w:rPr>
            <w:rFonts w:ascii="Times" w:eastAsia="宋体" w:hAnsi="Times" w:hint="eastAsia"/>
            <w:b/>
            <w:sz w:val="28"/>
            <w:szCs w:val="28"/>
          </w:rPr>
          <w:t>服务器</w:t>
        </w:r>
        <w:bookmarkEnd w:id="401"/>
      </w:ins>
    </w:p>
    <w:p w14:paraId="4302B83C" w14:textId="77777777" w:rsidR="00FE5FD0" w:rsidRDefault="00FE5FD0" w:rsidP="00FE5FD0">
      <w:pPr>
        <w:widowControl/>
        <w:spacing w:line="360" w:lineRule="auto"/>
        <w:ind w:firstLineChars="200" w:firstLine="420"/>
        <w:jc w:val="left"/>
        <w:rPr>
          <w:ins w:id="403" w:author="chunliu wang" w:date="2017-05-04T00:07:00Z"/>
          <w:rFonts w:ascii="Times" w:eastAsia="宋体" w:hAnsi="Times"/>
          <w:szCs w:val="21"/>
        </w:rPr>
      </w:pPr>
      <w:ins w:id="404" w:author="chunliu wang" w:date="2017-05-04T00:07:00Z">
        <w:r>
          <w:rPr>
            <w:rFonts w:ascii="Times" w:eastAsia="宋体" w:hAnsi="Times" w:hint="eastAsia"/>
            <w:szCs w:val="21"/>
          </w:rPr>
          <w:t>通过</w:t>
        </w:r>
        <w:r>
          <w:rPr>
            <w:rFonts w:ascii="Times" w:eastAsia="宋体" w:hAnsi="Times" w:cs="Times New Roman" w:hint="eastAsia"/>
            <w:szCs w:val="21"/>
          </w:rPr>
          <w:t>dgram.createSocket(</w:t>
        </w:r>
        <w:r>
          <w:rPr>
            <w:rFonts w:ascii="Times" w:eastAsia="宋体" w:hAnsi="Times" w:cs="Times New Roman" w:hint="eastAsia"/>
            <w:szCs w:val="21"/>
          </w:rPr>
          <w:t>“</w:t>
        </w:r>
        <w:r>
          <w:rPr>
            <w:rFonts w:ascii="Times" w:eastAsia="宋体" w:hAnsi="Times" w:cs="Times New Roman" w:hint="eastAsia"/>
            <w:szCs w:val="21"/>
          </w:rPr>
          <w:t>Udp4</w:t>
        </w:r>
        <w:r>
          <w:rPr>
            <w:rFonts w:ascii="Times" w:eastAsia="宋体" w:hAnsi="Times" w:cs="Times New Roman" w:hint="eastAsia"/>
            <w:szCs w:val="21"/>
          </w:rPr>
          <w:t>”</w:t>
        </w:r>
        <w:r>
          <w:rPr>
            <w:rFonts w:ascii="Times" w:eastAsia="宋体" w:hAnsi="Times" w:cs="Times New Roman" w:hint="eastAsia"/>
            <w:szCs w:val="21"/>
          </w:rPr>
          <w:t>)</w:t>
        </w:r>
        <w:r>
          <w:rPr>
            <w:rFonts w:ascii="Times" w:eastAsia="宋体" w:hAnsi="Times" w:hint="eastAsia"/>
            <w:szCs w:val="21"/>
          </w:rPr>
          <w:t>即可创建</w:t>
        </w:r>
        <w:r>
          <w:rPr>
            <w:rFonts w:ascii="Times" w:eastAsia="宋体" w:hAnsi="Times" w:hint="eastAsia"/>
            <w:szCs w:val="21"/>
          </w:rPr>
          <w:t>UDP</w:t>
        </w:r>
        <w:r>
          <w:rPr>
            <w:rFonts w:ascii="Times" w:eastAsia="宋体" w:hAnsi="Times" w:hint="eastAsia"/>
            <w:szCs w:val="21"/>
          </w:rPr>
          <w:t>套接字。若想让</w:t>
        </w:r>
        <w:r>
          <w:rPr>
            <w:rFonts w:ascii="Times" w:eastAsia="宋体" w:hAnsi="Times" w:hint="eastAsia"/>
            <w:szCs w:val="21"/>
          </w:rPr>
          <w:t>UDP</w:t>
        </w:r>
        <w:r>
          <w:rPr>
            <w:rFonts w:ascii="Times" w:eastAsia="宋体" w:hAnsi="Times" w:hint="eastAsia"/>
            <w:szCs w:val="21"/>
          </w:rPr>
          <w:t>套接字接收网络消息，只需要调用</w:t>
        </w:r>
        <w:r>
          <w:rPr>
            <w:rFonts w:ascii="Times" w:eastAsia="宋体" w:hAnsi="Times" w:cs="Times New Roman" w:hint="eastAsia"/>
            <w:szCs w:val="21"/>
          </w:rPr>
          <w:t>dgram.bind()</w:t>
        </w:r>
        <w:r>
          <w:rPr>
            <w:rFonts w:ascii="Times" w:eastAsia="宋体" w:hAnsi="Times" w:hint="eastAsia"/>
            <w:szCs w:val="21"/>
          </w:rPr>
          <w:t>方法对网卡和端口进行绑定即可，这就完成了</w:t>
        </w:r>
        <w:r>
          <w:rPr>
            <w:rFonts w:ascii="Times" w:eastAsia="宋体" w:hAnsi="Times" w:hint="eastAsia"/>
            <w:szCs w:val="21"/>
          </w:rPr>
          <w:t>UDP</w:t>
        </w:r>
        <w:r>
          <w:rPr>
            <w:rFonts w:ascii="Times" w:eastAsia="宋体" w:hAnsi="Times" w:hint="eastAsia"/>
            <w:szCs w:val="21"/>
          </w:rPr>
          <w:t>服务器端的创建。以后我们可以创建一个客户端和服务器端进行对话。</w:t>
        </w:r>
      </w:ins>
    </w:p>
    <w:p w14:paraId="5A62A299" w14:textId="77777777" w:rsidR="00FE5FD0" w:rsidRDefault="00FE5FD0" w:rsidP="00FE5FD0">
      <w:pPr>
        <w:widowControl/>
        <w:spacing w:line="360" w:lineRule="auto"/>
        <w:jc w:val="left"/>
        <w:rPr>
          <w:ins w:id="405" w:author="chunliu wang" w:date="2017-05-04T00:07:00Z"/>
          <w:rFonts w:ascii="Times" w:eastAsia="宋体" w:hAnsi="Times"/>
          <w:sz w:val="24"/>
          <w:szCs w:val="24"/>
        </w:rPr>
      </w:pPr>
      <w:ins w:id="406" w:author="chunliu wang" w:date="2017-05-04T00:07:00Z">
        <w:r>
          <w:rPr>
            <w:noProof/>
          </w:rPr>
          <w:lastRenderedPageBreak/>
          <w:drawing>
            <wp:inline distT="0" distB="0" distL="0" distR="0" wp14:anchorId="1EAB5643" wp14:editId="2E191A8A">
              <wp:extent cx="5274310" cy="3690620"/>
              <wp:effectExtent l="0" t="0" r="254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690620"/>
                      </a:xfrm>
                      <a:prstGeom prst="rect">
                        <a:avLst/>
                      </a:prstGeom>
                    </pic:spPr>
                  </pic:pic>
                </a:graphicData>
              </a:graphic>
            </wp:inline>
          </w:drawing>
        </w:r>
      </w:ins>
    </w:p>
    <w:p w14:paraId="1504A864" w14:textId="77777777" w:rsidR="00FE5FD0" w:rsidRDefault="00FE5FD0" w:rsidP="00FE5FD0">
      <w:pPr>
        <w:widowControl/>
        <w:ind w:firstLineChars="200" w:firstLine="420"/>
        <w:jc w:val="center"/>
        <w:rPr>
          <w:ins w:id="407" w:author="chunliu wang" w:date="2017-05-04T00:07:00Z"/>
          <w:rFonts w:ascii="Times" w:eastAsia="宋体" w:hAnsi="Times"/>
          <w:szCs w:val="21"/>
        </w:rPr>
      </w:pPr>
      <w:ins w:id="408" w:author="chunliu wang" w:date="2017-05-04T00:07:00Z">
        <w:r>
          <w:rPr>
            <w:rFonts w:ascii="Times" w:eastAsia="宋体" w:hAnsi="Times" w:hint="eastAsia"/>
            <w:szCs w:val="21"/>
          </w:rPr>
          <w:t>图</w:t>
        </w:r>
        <w:r>
          <w:rPr>
            <w:rFonts w:ascii="Times" w:eastAsia="宋体" w:hAnsi="Times" w:hint="eastAsia"/>
            <w:szCs w:val="21"/>
          </w:rPr>
          <w:t xml:space="preserve">4.9  </w:t>
        </w:r>
        <w:r>
          <w:rPr>
            <w:rFonts w:ascii="Times" w:eastAsia="宋体" w:hAnsi="Times" w:hint="eastAsia"/>
            <w:szCs w:val="21"/>
          </w:rPr>
          <w:t>构建</w:t>
        </w:r>
        <w:r>
          <w:rPr>
            <w:rFonts w:ascii="Times" w:eastAsia="宋体" w:hAnsi="Times" w:hint="eastAsia"/>
            <w:szCs w:val="21"/>
          </w:rPr>
          <w:t>UDP</w:t>
        </w:r>
        <w:r>
          <w:rPr>
            <w:rFonts w:ascii="Times" w:eastAsia="宋体" w:hAnsi="Times" w:hint="eastAsia"/>
            <w:szCs w:val="21"/>
          </w:rPr>
          <w:t>服务器用例描述</w:t>
        </w:r>
      </w:ins>
    </w:p>
    <w:p w14:paraId="6EBCD1E0" w14:textId="77777777" w:rsidR="00FE5FD0" w:rsidRDefault="00FE5FD0" w:rsidP="00FE5FD0">
      <w:pPr>
        <w:pStyle w:val="13"/>
        <w:widowControl/>
        <w:numPr>
          <w:ilvl w:val="2"/>
          <w:numId w:val="1"/>
        </w:numPr>
        <w:ind w:firstLineChars="0"/>
        <w:jc w:val="left"/>
        <w:outlineLvl w:val="2"/>
        <w:rPr>
          <w:ins w:id="409" w:author="chunliu wang" w:date="2017-05-04T00:07:00Z"/>
          <w:rFonts w:ascii="Times" w:eastAsia="宋体" w:hAnsi="Times"/>
          <w:b/>
          <w:sz w:val="28"/>
          <w:szCs w:val="28"/>
        </w:rPr>
      </w:pPr>
      <w:bookmarkStart w:id="410" w:name="_Toc481620442"/>
      <w:ins w:id="411" w:author="chunliu wang" w:date="2017-05-04T00:07:00Z">
        <w:r>
          <w:rPr>
            <w:rFonts w:ascii="Times" w:eastAsia="宋体" w:hAnsi="Times" w:hint="eastAsia"/>
            <w:b/>
            <w:sz w:val="28"/>
            <w:szCs w:val="28"/>
          </w:rPr>
          <w:t>构建</w:t>
        </w:r>
        <w:r>
          <w:rPr>
            <w:rFonts w:ascii="Times" w:eastAsia="宋体" w:hAnsi="Times" w:hint="eastAsia"/>
            <w:b/>
            <w:sz w:val="28"/>
            <w:szCs w:val="28"/>
          </w:rPr>
          <w:t>HTTP</w:t>
        </w:r>
        <w:r>
          <w:rPr>
            <w:rFonts w:ascii="Times" w:eastAsia="宋体" w:hAnsi="Times" w:hint="eastAsia"/>
            <w:b/>
            <w:sz w:val="28"/>
            <w:szCs w:val="28"/>
          </w:rPr>
          <w:t>服务器</w:t>
        </w:r>
        <w:bookmarkEnd w:id="410"/>
      </w:ins>
    </w:p>
    <w:p w14:paraId="5CCC7E80" w14:textId="77777777" w:rsidR="00FE5FD0" w:rsidRDefault="00FE5FD0" w:rsidP="00FE5FD0">
      <w:pPr>
        <w:widowControl/>
        <w:spacing w:line="360" w:lineRule="auto"/>
        <w:ind w:firstLineChars="200" w:firstLine="420"/>
        <w:jc w:val="left"/>
        <w:rPr>
          <w:ins w:id="412" w:author="chunliu wang" w:date="2017-05-04T00:07:00Z"/>
          <w:rFonts w:ascii="Times" w:eastAsia="宋体" w:hAnsi="Times"/>
          <w:szCs w:val="21"/>
        </w:rPr>
      </w:pPr>
      <w:ins w:id="413" w:author="chunliu wang" w:date="2017-05-04T00:07:00Z">
        <w:r>
          <w:rPr>
            <w:rFonts w:ascii="Times" w:eastAsia="宋体" w:hAnsi="Times" w:hint="eastAsia"/>
            <w:szCs w:val="21"/>
          </w:rPr>
          <w:t>通过</w:t>
        </w:r>
        <w:r>
          <w:rPr>
            <w:rFonts w:ascii="Times" w:eastAsia="宋体" w:hAnsi="Times" w:cs="Times New Roman"/>
            <w:szCs w:val="21"/>
          </w:rPr>
          <w:t>http. createServer</w:t>
        </w:r>
        <w:r>
          <w:rPr>
            <w:rFonts w:ascii="Times" w:eastAsia="宋体" w:hAnsi="Times" w:hint="eastAsia"/>
            <w:szCs w:val="21"/>
          </w:rPr>
          <w:t>()</w:t>
        </w:r>
        <w:r>
          <w:rPr>
            <w:rFonts w:ascii="Times" w:eastAsia="宋体" w:hAnsi="Times" w:hint="eastAsia"/>
            <w:szCs w:val="21"/>
          </w:rPr>
          <w:t>方法即可实现一个</w:t>
        </w:r>
        <w:r>
          <w:rPr>
            <w:rFonts w:ascii="Times" w:eastAsia="宋体" w:hAnsi="Times" w:hint="eastAsia"/>
            <w:szCs w:val="21"/>
          </w:rPr>
          <w:t>HTTP</w:t>
        </w:r>
        <w:r>
          <w:rPr>
            <w:rFonts w:ascii="Times" w:eastAsia="宋体" w:hAnsi="Times" w:hint="eastAsia"/>
            <w:szCs w:val="21"/>
          </w:rPr>
          <w:t>服务器。对于</w:t>
        </w:r>
        <w:r>
          <w:rPr>
            <w:rFonts w:ascii="Times" w:eastAsia="宋体" w:hAnsi="Times" w:hint="eastAsia"/>
            <w:szCs w:val="21"/>
          </w:rPr>
          <w:t>TCP</w:t>
        </w:r>
        <w:r>
          <w:rPr>
            <w:rFonts w:ascii="Times" w:eastAsia="宋体" w:hAnsi="Times" w:hint="eastAsia"/>
            <w:szCs w:val="21"/>
          </w:rPr>
          <w:t>连接的读操作，</w:t>
        </w:r>
        <w:r>
          <w:rPr>
            <w:rFonts w:ascii="Times" w:eastAsia="宋体" w:hAnsi="Times" w:hint="eastAsia"/>
            <w:szCs w:val="21"/>
          </w:rPr>
          <w:t>http</w:t>
        </w:r>
        <w:r>
          <w:rPr>
            <w:rFonts w:ascii="Times" w:eastAsia="宋体" w:hAnsi="Times" w:hint="eastAsia"/>
            <w:szCs w:val="21"/>
          </w:rPr>
          <w:t>模块将其封装为</w:t>
        </w:r>
        <w:r>
          <w:rPr>
            <w:rFonts w:ascii="Times" w:eastAsia="宋体" w:hAnsi="Times" w:cs="Times New Roman" w:hint="eastAsia"/>
            <w:szCs w:val="21"/>
          </w:rPr>
          <w:t>ServerRequest</w:t>
        </w:r>
        <w:r>
          <w:rPr>
            <w:rFonts w:ascii="Times" w:eastAsia="宋体" w:hAnsi="Times" w:hint="eastAsia"/>
            <w:szCs w:val="21"/>
          </w:rPr>
          <w:t>对象。</w:t>
        </w:r>
        <w:r>
          <w:rPr>
            <w:rFonts w:ascii="Times" w:eastAsia="宋体" w:hAnsi="Times" w:hint="eastAsia"/>
            <w:szCs w:val="21"/>
          </w:rPr>
          <w:t>HTTP</w:t>
        </w:r>
        <w:r>
          <w:rPr>
            <w:rFonts w:ascii="Times" w:eastAsia="宋体" w:hAnsi="Times" w:hint="eastAsia"/>
            <w:szCs w:val="21"/>
          </w:rPr>
          <w:t>的相应机制封装了对底层连接的写操作，将其看成一个可写的流对象。对于报头的写入，分为</w:t>
        </w:r>
        <w:r>
          <w:rPr>
            <w:rFonts w:ascii="Times" w:eastAsia="宋体" w:hAnsi="Times" w:cs="Times New Roman" w:hint="eastAsia"/>
            <w:szCs w:val="21"/>
          </w:rPr>
          <w:t>setHeader()</w:t>
        </w:r>
        <w:r>
          <w:rPr>
            <w:rFonts w:ascii="Times" w:eastAsia="宋体" w:hAnsi="Times" w:hint="eastAsia"/>
            <w:szCs w:val="21"/>
          </w:rPr>
          <w:t>和</w:t>
        </w:r>
        <w:r>
          <w:rPr>
            <w:rFonts w:ascii="Times" w:eastAsia="宋体" w:hAnsi="Times" w:cs="Times New Roman" w:hint="eastAsia"/>
            <w:szCs w:val="21"/>
          </w:rPr>
          <w:t>writeHead()</w:t>
        </w:r>
        <w:r>
          <w:rPr>
            <w:rFonts w:ascii="Times" w:eastAsia="宋体" w:hAnsi="Times" w:hint="eastAsia"/>
            <w:szCs w:val="21"/>
          </w:rPr>
          <w:t>两个步骤。报文体部分则是调用</w:t>
        </w:r>
        <w:r>
          <w:rPr>
            <w:rFonts w:ascii="Times" w:eastAsia="宋体" w:hAnsi="Times" w:cs="Times New Roman" w:hint="eastAsia"/>
            <w:szCs w:val="21"/>
          </w:rPr>
          <w:t>res.write()</w:t>
        </w:r>
        <w:r>
          <w:rPr>
            <w:rFonts w:ascii="Times" w:eastAsia="宋体" w:hAnsi="Times" w:hint="eastAsia"/>
            <w:szCs w:val="21"/>
          </w:rPr>
          <w:t>和</w:t>
        </w:r>
        <w:r>
          <w:rPr>
            <w:rFonts w:ascii="Times" w:eastAsia="宋体" w:hAnsi="Times" w:cs="Times New Roman" w:hint="eastAsia"/>
            <w:szCs w:val="21"/>
          </w:rPr>
          <w:t>res.end()</w:t>
        </w:r>
        <w:r>
          <w:rPr>
            <w:rFonts w:ascii="Times" w:eastAsia="宋体" w:hAnsi="Times" w:hint="eastAsia"/>
            <w:szCs w:val="21"/>
          </w:rPr>
          <w:t>方法实现。客户端的实现同服务器端</w:t>
        </w:r>
        <w:r>
          <w:rPr>
            <w:rFonts w:ascii="Times" w:eastAsia="宋体" w:hAnsi="Times" w:hint="eastAsia"/>
            <w:szCs w:val="21"/>
            <w:vertAlign w:val="superscript"/>
          </w:rPr>
          <w:t>[2]</w:t>
        </w:r>
        <w:r>
          <w:rPr>
            <w:rFonts w:ascii="Times" w:eastAsia="宋体" w:hAnsi="Times" w:hint="eastAsia"/>
            <w:szCs w:val="21"/>
          </w:rPr>
          <w:t>。</w:t>
        </w:r>
      </w:ins>
    </w:p>
    <w:p w14:paraId="2C1DE5B8" w14:textId="77777777" w:rsidR="00FE5FD0" w:rsidRDefault="00FE5FD0" w:rsidP="00FE5FD0">
      <w:pPr>
        <w:widowControl/>
        <w:spacing w:line="360" w:lineRule="auto"/>
        <w:jc w:val="left"/>
        <w:rPr>
          <w:ins w:id="414" w:author="chunliu wang" w:date="2017-05-04T00:07:00Z"/>
          <w:rFonts w:ascii="Times" w:eastAsia="宋体" w:hAnsi="Times"/>
          <w:sz w:val="24"/>
          <w:szCs w:val="24"/>
        </w:rPr>
      </w:pPr>
      <w:ins w:id="415" w:author="chunliu wang" w:date="2017-05-04T00:07:00Z">
        <w:r>
          <w:rPr>
            <w:noProof/>
          </w:rPr>
          <w:drawing>
            <wp:inline distT="0" distB="0" distL="0" distR="0" wp14:anchorId="141BDD94" wp14:editId="0C102826">
              <wp:extent cx="5274310" cy="3210560"/>
              <wp:effectExtent l="0" t="0" r="254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10560"/>
                      </a:xfrm>
                      <a:prstGeom prst="rect">
                        <a:avLst/>
                      </a:prstGeom>
                    </pic:spPr>
                  </pic:pic>
                </a:graphicData>
              </a:graphic>
            </wp:inline>
          </w:drawing>
        </w:r>
      </w:ins>
    </w:p>
    <w:p w14:paraId="120288EE" w14:textId="77777777" w:rsidR="00FE5FD0" w:rsidRDefault="00FE5FD0" w:rsidP="00FE5FD0">
      <w:pPr>
        <w:widowControl/>
        <w:ind w:firstLineChars="200" w:firstLine="420"/>
        <w:jc w:val="center"/>
        <w:rPr>
          <w:ins w:id="416" w:author="chunliu wang" w:date="2017-05-04T00:07:00Z"/>
          <w:rFonts w:ascii="Times" w:eastAsia="宋体" w:hAnsi="Times"/>
          <w:szCs w:val="21"/>
        </w:rPr>
      </w:pPr>
      <w:ins w:id="417" w:author="chunliu wang" w:date="2017-05-04T00:07:00Z">
        <w:r>
          <w:rPr>
            <w:rFonts w:ascii="Times" w:eastAsia="宋体" w:hAnsi="Times" w:hint="eastAsia"/>
            <w:szCs w:val="21"/>
          </w:rPr>
          <w:lastRenderedPageBreak/>
          <w:t>图</w:t>
        </w:r>
        <w:r>
          <w:rPr>
            <w:rFonts w:ascii="Times" w:eastAsia="宋体" w:hAnsi="Times" w:hint="eastAsia"/>
            <w:szCs w:val="21"/>
          </w:rPr>
          <w:t>4.</w:t>
        </w:r>
        <w:r>
          <w:rPr>
            <w:rFonts w:ascii="Times" w:eastAsia="宋体" w:hAnsi="Times"/>
            <w:szCs w:val="21"/>
          </w:rPr>
          <w:t>10</w:t>
        </w:r>
        <w:r>
          <w:rPr>
            <w:rFonts w:ascii="Times" w:eastAsia="宋体" w:hAnsi="Times" w:hint="eastAsia"/>
            <w:szCs w:val="21"/>
          </w:rPr>
          <w:t xml:space="preserve"> </w:t>
        </w:r>
        <w:r>
          <w:rPr>
            <w:rFonts w:ascii="Times" w:eastAsia="宋体" w:hAnsi="Times" w:hint="eastAsia"/>
            <w:szCs w:val="21"/>
          </w:rPr>
          <w:t>构建</w:t>
        </w:r>
        <w:r>
          <w:rPr>
            <w:rFonts w:ascii="Times" w:eastAsia="宋体" w:hAnsi="Times" w:hint="eastAsia"/>
            <w:szCs w:val="21"/>
          </w:rPr>
          <w:t>HTTP</w:t>
        </w:r>
        <w:r>
          <w:rPr>
            <w:rFonts w:ascii="Times" w:eastAsia="宋体" w:hAnsi="Times" w:hint="eastAsia"/>
            <w:szCs w:val="21"/>
          </w:rPr>
          <w:t>服务器用例描述</w:t>
        </w:r>
      </w:ins>
    </w:p>
    <w:p w14:paraId="064BD813" w14:textId="77777777" w:rsidR="00FE5FD0" w:rsidRDefault="00FE5FD0" w:rsidP="00FE5FD0">
      <w:pPr>
        <w:widowControl/>
        <w:rPr>
          <w:ins w:id="418" w:author="chunliu wang" w:date="2017-05-04T00:07:00Z"/>
          <w:rFonts w:ascii="Times" w:eastAsia="宋体" w:hAnsi="Times"/>
          <w:szCs w:val="21"/>
        </w:rPr>
      </w:pPr>
      <w:ins w:id="419" w:author="chunliu wang" w:date="2017-05-04T00:07:00Z">
        <w:r w:rsidRPr="001F0265">
          <w:rPr>
            <w:noProof/>
          </w:rPr>
          <w:t xml:space="preserve"> </w:t>
        </w:r>
        <w:r>
          <w:rPr>
            <w:noProof/>
          </w:rPr>
          <w:drawing>
            <wp:inline distT="0" distB="0" distL="0" distR="0" wp14:anchorId="62E0E1D1" wp14:editId="6843E89D">
              <wp:extent cx="5274310" cy="297370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73705"/>
                      </a:xfrm>
                      <a:prstGeom prst="rect">
                        <a:avLst/>
                      </a:prstGeom>
                    </pic:spPr>
                  </pic:pic>
                </a:graphicData>
              </a:graphic>
            </wp:inline>
          </w:drawing>
        </w:r>
      </w:ins>
    </w:p>
    <w:p w14:paraId="26ACFA90" w14:textId="77777777" w:rsidR="00FE5FD0" w:rsidRDefault="00FE5FD0" w:rsidP="00FE5FD0">
      <w:pPr>
        <w:widowControl/>
        <w:ind w:firstLineChars="200" w:firstLine="420"/>
        <w:jc w:val="center"/>
        <w:rPr>
          <w:ins w:id="420" w:author="chunliu wang" w:date="2017-05-04T00:07:00Z"/>
          <w:rFonts w:ascii="Times" w:eastAsia="宋体" w:hAnsi="Times"/>
          <w:szCs w:val="21"/>
        </w:rPr>
      </w:pPr>
      <w:ins w:id="421" w:author="chunliu wang" w:date="2017-05-04T00:07:00Z">
        <w:r>
          <w:rPr>
            <w:rFonts w:ascii="Times" w:eastAsia="宋体" w:hAnsi="Times" w:hint="eastAsia"/>
            <w:szCs w:val="21"/>
          </w:rPr>
          <w:t>图</w:t>
        </w:r>
        <w:r>
          <w:rPr>
            <w:rFonts w:ascii="Times" w:eastAsia="宋体" w:hAnsi="Times" w:hint="eastAsia"/>
            <w:szCs w:val="21"/>
          </w:rPr>
          <w:t>4.</w:t>
        </w:r>
        <w:r>
          <w:rPr>
            <w:rFonts w:ascii="Times" w:eastAsia="宋体" w:hAnsi="Times"/>
            <w:szCs w:val="21"/>
          </w:rPr>
          <w:t>11</w:t>
        </w:r>
        <w:r>
          <w:rPr>
            <w:rFonts w:ascii="Times" w:eastAsia="宋体" w:hAnsi="Times" w:hint="eastAsia"/>
            <w:szCs w:val="21"/>
          </w:rPr>
          <w:t xml:space="preserve"> </w:t>
        </w:r>
        <w:r>
          <w:rPr>
            <w:rFonts w:ascii="Times" w:eastAsia="宋体" w:hAnsi="Times" w:hint="eastAsia"/>
            <w:szCs w:val="21"/>
          </w:rPr>
          <w:t>构建</w:t>
        </w:r>
        <w:r>
          <w:rPr>
            <w:rFonts w:ascii="Times" w:eastAsia="宋体" w:hAnsi="Times" w:hint="eastAsia"/>
            <w:szCs w:val="21"/>
          </w:rPr>
          <w:t>HTTP</w:t>
        </w:r>
        <w:r>
          <w:rPr>
            <w:rFonts w:ascii="Times" w:eastAsia="宋体" w:hAnsi="Times"/>
            <w:szCs w:val="21"/>
          </w:rPr>
          <w:t>S</w:t>
        </w:r>
        <w:r>
          <w:rPr>
            <w:rFonts w:ascii="Times" w:eastAsia="宋体" w:hAnsi="Times" w:hint="eastAsia"/>
            <w:szCs w:val="21"/>
          </w:rPr>
          <w:t>服务器用例描述</w:t>
        </w:r>
      </w:ins>
    </w:p>
    <w:p w14:paraId="55153FDA" w14:textId="77777777" w:rsidR="00FE5FD0" w:rsidRDefault="00FE5FD0" w:rsidP="00FE5FD0">
      <w:pPr>
        <w:widowControl/>
        <w:ind w:firstLineChars="200" w:firstLine="420"/>
        <w:jc w:val="center"/>
        <w:rPr>
          <w:ins w:id="422" w:author="chunliu wang" w:date="2017-05-04T00:07:00Z"/>
          <w:rFonts w:ascii="Times" w:eastAsia="宋体" w:hAnsi="Times"/>
          <w:szCs w:val="21"/>
        </w:rPr>
      </w:pPr>
    </w:p>
    <w:p w14:paraId="2B3F6A5C" w14:textId="77777777" w:rsidR="00FE5FD0" w:rsidRDefault="00FE5FD0" w:rsidP="00FE5FD0">
      <w:pPr>
        <w:pStyle w:val="13"/>
        <w:widowControl/>
        <w:numPr>
          <w:ilvl w:val="2"/>
          <w:numId w:val="1"/>
        </w:numPr>
        <w:ind w:firstLineChars="0"/>
        <w:jc w:val="left"/>
        <w:outlineLvl w:val="2"/>
        <w:rPr>
          <w:ins w:id="423" w:author="chunliu wang" w:date="2017-05-04T00:07:00Z"/>
          <w:rFonts w:ascii="Times" w:eastAsia="宋体" w:hAnsi="Times"/>
          <w:b/>
          <w:sz w:val="28"/>
          <w:szCs w:val="28"/>
        </w:rPr>
      </w:pPr>
      <w:bookmarkStart w:id="424" w:name="_Toc481620443"/>
      <w:ins w:id="425" w:author="chunliu wang" w:date="2017-05-04T00:07:00Z">
        <w:r>
          <w:rPr>
            <w:rFonts w:ascii="Times" w:eastAsia="宋体" w:hAnsi="Times" w:hint="eastAsia"/>
            <w:b/>
            <w:sz w:val="28"/>
            <w:szCs w:val="28"/>
          </w:rPr>
          <w:t>构建</w:t>
        </w:r>
        <w:r>
          <w:rPr>
            <w:rFonts w:ascii="Times" w:eastAsia="宋体" w:hAnsi="Times" w:hint="eastAsia"/>
            <w:b/>
            <w:sz w:val="28"/>
            <w:szCs w:val="28"/>
          </w:rPr>
          <w:t>WebSocket</w:t>
        </w:r>
        <w:r>
          <w:rPr>
            <w:rFonts w:ascii="Times" w:eastAsia="宋体" w:hAnsi="Times" w:hint="eastAsia"/>
            <w:b/>
            <w:sz w:val="28"/>
            <w:szCs w:val="28"/>
          </w:rPr>
          <w:t>服务器</w:t>
        </w:r>
        <w:bookmarkEnd w:id="424"/>
      </w:ins>
    </w:p>
    <w:p w14:paraId="3AE00EEF" w14:textId="77777777" w:rsidR="00FE5FD0" w:rsidRDefault="00FE5FD0" w:rsidP="00FE5FD0">
      <w:pPr>
        <w:widowControl/>
        <w:spacing w:line="360" w:lineRule="auto"/>
        <w:ind w:firstLineChars="200" w:firstLine="420"/>
        <w:jc w:val="left"/>
        <w:rPr>
          <w:ins w:id="426" w:author="chunliu wang" w:date="2017-05-04T00:07:00Z"/>
          <w:rFonts w:ascii="Times" w:eastAsia="宋体" w:hAnsi="Times"/>
          <w:szCs w:val="21"/>
        </w:rPr>
      </w:pPr>
      <w:ins w:id="427" w:author="chunliu wang" w:date="2017-05-04T00:07:00Z">
        <w:r>
          <w:rPr>
            <w:rFonts w:ascii="Times" w:eastAsia="宋体" w:hAnsi="Times" w:hint="eastAsia"/>
            <w:szCs w:val="21"/>
          </w:rPr>
          <w:t>首先</w:t>
        </w:r>
        <w:r>
          <w:rPr>
            <w:rFonts w:ascii="Times" w:eastAsia="宋体" w:hAnsi="Times" w:hint="eastAsia"/>
            <w:szCs w:val="21"/>
          </w:rPr>
          <w:t>new WebSocket()</w:t>
        </w:r>
        <w:r>
          <w:rPr>
            <w:rFonts w:ascii="Times" w:eastAsia="宋体" w:hAnsi="Times" w:hint="eastAsia"/>
            <w:szCs w:val="21"/>
          </w:rPr>
          <w:t>新建一个</w:t>
        </w:r>
        <w:r>
          <w:rPr>
            <w:rFonts w:ascii="Times" w:eastAsia="宋体" w:hAnsi="Times" w:hint="eastAsia"/>
            <w:szCs w:val="21"/>
          </w:rPr>
          <w:t>WebSocket,</w:t>
        </w:r>
        <w:r>
          <w:rPr>
            <w:rFonts w:ascii="Times" w:eastAsia="宋体" w:hAnsi="Times" w:hint="eastAsia"/>
            <w:szCs w:val="21"/>
          </w:rPr>
          <w:t>然后用</w:t>
        </w:r>
        <w:r>
          <w:rPr>
            <w:rFonts w:ascii="Times" w:eastAsia="宋体" w:hAnsi="Times" w:hint="eastAsia"/>
            <w:szCs w:val="21"/>
          </w:rPr>
          <w:t>socket.onopen()</w:t>
        </w:r>
        <w:r>
          <w:rPr>
            <w:rFonts w:ascii="Times" w:eastAsia="宋体" w:hAnsi="Times" w:hint="eastAsia"/>
            <w:szCs w:val="21"/>
          </w:rPr>
          <w:t>方法在浏览器与服务器端创建</w:t>
        </w:r>
        <w:r>
          <w:rPr>
            <w:rFonts w:ascii="Times" w:eastAsia="宋体" w:hAnsi="Times" w:hint="eastAsia"/>
            <w:szCs w:val="21"/>
          </w:rPr>
          <w:t>WebSocket</w:t>
        </w:r>
        <w:r>
          <w:rPr>
            <w:rFonts w:ascii="Times" w:eastAsia="宋体" w:hAnsi="Times" w:hint="eastAsia"/>
            <w:szCs w:val="21"/>
          </w:rPr>
          <w:t>协议请求，并规定向服务器端发送数据的时间。同时可以通过</w:t>
        </w:r>
        <w:r>
          <w:rPr>
            <w:rFonts w:ascii="Times" w:eastAsia="宋体" w:hAnsi="Times" w:hint="eastAsia"/>
            <w:szCs w:val="21"/>
          </w:rPr>
          <w:t>onmessage()</w:t>
        </w:r>
        <w:r>
          <w:rPr>
            <w:rFonts w:ascii="Times" w:eastAsia="宋体" w:hAnsi="Times" w:hint="eastAsia"/>
            <w:szCs w:val="21"/>
          </w:rPr>
          <w:t>方法接收客户端传来的数据，</w:t>
        </w:r>
        <w:r>
          <w:rPr>
            <w:rFonts w:ascii="Times" w:eastAsia="宋体" w:hAnsi="Times" w:hint="eastAsia"/>
            <w:szCs w:val="21"/>
          </w:rPr>
          <w:t>send()</w:t>
        </w:r>
        <w:r>
          <w:rPr>
            <w:rFonts w:ascii="Times" w:eastAsia="宋体" w:hAnsi="Times" w:hint="eastAsia"/>
            <w:szCs w:val="21"/>
          </w:rPr>
          <w:t>方法向客户端发送数据。</w:t>
        </w:r>
      </w:ins>
    </w:p>
    <w:p w14:paraId="40A9B38D" w14:textId="77777777" w:rsidR="00FE5FD0" w:rsidRDefault="00FE5FD0" w:rsidP="00FE5FD0">
      <w:pPr>
        <w:widowControl/>
        <w:spacing w:line="360" w:lineRule="auto"/>
        <w:ind w:firstLineChars="200" w:firstLine="420"/>
        <w:jc w:val="left"/>
        <w:rPr>
          <w:ins w:id="428" w:author="chunliu wang" w:date="2017-05-04T00:07:00Z"/>
          <w:rFonts w:ascii="Times" w:eastAsia="宋体" w:hAnsi="Times"/>
          <w:sz w:val="24"/>
          <w:szCs w:val="24"/>
        </w:rPr>
      </w:pPr>
      <w:ins w:id="429" w:author="chunliu wang" w:date="2017-05-04T00:07:00Z">
        <w:r>
          <w:rPr>
            <w:noProof/>
          </w:rPr>
          <w:lastRenderedPageBreak/>
          <w:drawing>
            <wp:inline distT="0" distB="0" distL="0" distR="0" wp14:anchorId="103FB923" wp14:editId="77AE2EFB">
              <wp:extent cx="4633362" cy="534208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33362" cy="5342083"/>
                      </a:xfrm>
                      <a:prstGeom prst="rect">
                        <a:avLst/>
                      </a:prstGeom>
                    </pic:spPr>
                  </pic:pic>
                </a:graphicData>
              </a:graphic>
            </wp:inline>
          </w:drawing>
        </w:r>
      </w:ins>
    </w:p>
    <w:p w14:paraId="495A0210" w14:textId="77777777" w:rsidR="00FE5FD0" w:rsidRDefault="00FE5FD0" w:rsidP="00FE5FD0">
      <w:pPr>
        <w:widowControl/>
        <w:ind w:firstLineChars="200" w:firstLine="420"/>
        <w:jc w:val="center"/>
        <w:rPr>
          <w:ins w:id="430" w:author="chunliu wang" w:date="2017-05-04T00:07:00Z"/>
          <w:rFonts w:ascii="Times" w:eastAsia="宋体" w:hAnsi="Times"/>
          <w:szCs w:val="21"/>
        </w:rPr>
      </w:pPr>
      <w:ins w:id="431" w:author="chunliu wang" w:date="2017-05-04T00:07:00Z">
        <w:r>
          <w:rPr>
            <w:rFonts w:ascii="Times" w:eastAsia="宋体" w:hAnsi="Times" w:hint="eastAsia"/>
            <w:szCs w:val="21"/>
          </w:rPr>
          <w:t>图</w:t>
        </w:r>
        <w:r>
          <w:rPr>
            <w:rFonts w:ascii="Times" w:eastAsia="宋体" w:hAnsi="Times" w:hint="eastAsia"/>
            <w:szCs w:val="21"/>
          </w:rPr>
          <w:t>4.1</w:t>
        </w:r>
        <w:r>
          <w:rPr>
            <w:rFonts w:ascii="Times" w:eastAsia="宋体" w:hAnsi="Times"/>
            <w:szCs w:val="21"/>
          </w:rPr>
          <w:t>2</w:t>
        </w:r>
        <w:r>
          <w:rPr>
            <w:rFonts w:ascii="Times" w:eastAsia="宋体" w:hAnsi="Times" w:hint="eastAsia"/>
            <w:szCs w:val="21"/>
          </w:rPr>
          <w:t xml:space="preserve"> </w:t>
        </w:r>
        <w:r>
          <w:rPr>
            <w:rFonts w:ascii="Times" w:eastAsia="宋体" w:hAnsi="Times" w:hint="eastAsia"/>
            <w:szCs w:val="21"/>
          </w:rPr>
          <w:t>构建</w:t>
        </w:r>
        <w:r>
          <w:rPr>
            <w:rFonts w:ascii="Times" w:eastAsia="宋体" w:hAnsi="Times" w:hint="eastAsia"/>
            <w:szCs w:val="21"/>
          </w:rPr>
          <w:t>WebSocket</w:t>
        </w:r>
        <w:r>
          <w:rPr>
            <w:rFonts w:ascii="Times" w:eastAsia="宋体" w:hAnsi="Times" w:hint="eastAsia"/>
            <w:szCs w:val="21"/>
          </w:rPr>
          <w:t>服务器用例描述</w:t>
        </w:r>
      </w:ins>
    </w:p>
    <w:p w14:paraId="1D0DF17D" w14:textId="77777777" w:rsidR="00FE5FD0" w:rsidRDefault="00FE5FD0" w:rsidP="00FE5FD0">
      <w:pPr>
        <w:pStyle w:val="13"/>
        <w:widowControl/>
        <w:numPr>
          <w:ilvl w:val="1"/>
          <w:numId w:val="1"/>
        </w:numPr>
        <w:ind w:firstLineChars="0"/>
        <w:jc w:val="left"/>
        <w:outlineLvl w:val="1"/>
        <w:rPr>
          <w:ins w:id="432" w:author="chunliu wang" w:date="2017-05-04T00:07:00Z"/>
          <w:rFonts w:ascii="Times" w:eastAsia="宋体" w:hAnsi="Times"/>
          <w:b/>
          <w:sz w:val="32"/>
          <w:szCs w:val="32"/>
        </w:rPr>
      </w:pPr>
      <w:bookmarkStart w:id="433" w:name="_Toc481620444"/>
      <w:ins w:id="434" w:author="chunliu wang" w:date="2017-05-04T00:07:00Z">
        <w:r>
          <w:rPr>
            <w:rFonts w:ascii="Times" w:eastAsia="宋体" w:hAnsi="Times" w:hint="eastAsia"/>
            <w:b/>
            <w:sz w:val="32"/>
            <w:szCs w:val="32"/>
          </w:rPr>
          <w:t>文件系统</w:t>
        </w:r>
        <w:bookmarkEnd w:id="433"/>
      </w:ins>
    </w:p>
    <w:p w14:paraId="3AF5FB70" w14:textId="77777777" w:rsidR="00FE5FD0" w:rsidRDefault="00FE5FD0" w:rsidP="00FE5FD0">
      <w:pPr>
        <w:widowControl/>
        <w:spacing w:line="360" w:lineRule="auto"/>
        <w:ind w:firstLineChars="200" w:firstLine="420"/>
        <w:jc w:val="left"/>
        <w:rPr>
          <w:ins w:id="435" w:author="chunliu wang" w:date="2017-05-04T00:07:00Z"/>
          <w:rFonts w:ascii="Times" w:eastAsia="宋体" w:hAnsi="Times"/>
          <w:szCs w:val="21"/>
        </w:rPr>
      </w:pPr>
      <w:ins w:id="436" w:author="chunliu wang" w:date="2017-05-04T00:07:00Z">
        <w:r>
          <w:rPr>
            <w:rFonts w:ascii="Times" w:eastAsia="宋体" w:hAnsi="Times" w:hint="eastAsia"/>
            <w:szCs w:val="21"/>
          </w:rPr>
          <w:t>文件系统是文件操作的封装，它提供了文件的读取、写入、更名、删除等文件操作。</w:t>
        </w:r>
        <w:r>
          <w:rPr>
            <w:rFonts w:ascii="Times" w:eastAsia="宋体" w:hAnsi="Times"/>
            <w:szCs w:val="21"/>
          </w:rPr>
          <w:t>文件</w:t>
        </w:r>
        <w:r>
          <w:rPr>
            <w:rFonts w:ascii="Times" w:eastAsia="宋体" w:hAnsi="Times"/>
            <w:szCs w:val="21"/>
          </w:rPr>
          <w:t xml:space="preserve">I/O </w:t>
        </w:r>
        <w:r>
          <w:rPr>
            <w:rFonts w:ascii="Times" w:eastAsia="宋体" w:hAnsi="Times"/>
            <w:szCs w:val="21"/>
          </w:rPr>
          <w:t>是由简单封装的标准</w:t>
        </w:r>
        <w:r>
          <w:rPr>
            <w:rFonts w:ascii="Times" w:eastAsia="宋体" w:hAnsi="Times"/>
            <w:szCs w:val="21"/>
          </w:rPr>
          <w:t xml:space="preserve"> POSIX </w:t>
        </w:r>
        <w:r>
          <w:rPr>
            <w:rFonts w:ascii="Times" w:eastAsia="宋体" w:hAnsi="Times"/>
            <w:szCs w:val="21"/>
          </w:rPr>
          <w:t>函数提供的。通过</w:t>
        </w:r>
        <w:r>
          <w:rPr>
            <w:rFonts w:ascii="Times" w:eastAsia="宋体" w:hAnsi="Times" w:hint="eastAsia"/>
            <w:szCs w:val="21"/>
          </w:rPr>
          <w:t>require(</w:t>
        </w:r>
        <w:r>
          <w:rPr>
            <w:rFonts w:ascii="Times" w:eastAsia="宋体" w:hAnsi="Times"/>
            <w:szCs w:val="21"/>
          </w:rPr>
          <w:t>‘</w:t>
        </w:r>
        <w:r>
          <w:rPr>
            <w:rFonts w:ascii="Times" w:eastAsia="宋体" w:hAnsi="Times" w:hint="eastAsia"/>
            <w:szCs w:val="21"/>
          </w:rPr>
          <w:t>fs</w:t>
        </w:r>
        <w:r>
          <w:rPr>
            <w:rFonts w:ascii="Times" w:eastAsia="宋体" w:hAnsi="Times"/>
            <w:szCs w:val="21"/>
          </w:rPr>
          <w:t>’</w:t>
        </w:r>
        <w:r>
          <w:rPr>
            <w:rFonts w:ascii="Times" w:eastAsia="宋体" w:hAnsi="Times" w:hint="eastAsia"/>
            <w:szCs w:val="21"/>
          </w:rPr>
          <w:t>)</w:t>
        </w:r>
        <w:r>
          <w:rPr>
            <w:rFonts w:ascii="Times" w:eastAsia="宋体" w:hAnsi="Times"/>
            <w:szCs w:val="21"/>
          </w:rPr>
          <w:t>使用该模块。</w:t>
        </w:r>
        <w:r>
          <w:rPr>
            <w:rFonts w:ascii="Times" w:eastAsia="宋体" w:hAnsi="Times"/>
            <w:szCs w:val="21"/>
          </w:rPr>
          <w:t xml:space="preserve"> </w:t>
        </w:r>
        <w:r>
          <w:rPr>
            <w:rFonts w:ascii="Times" w:eastAsia="宋体" w:hAnsi="Times"/>
            <w:szCs w:val="21"/>
          </w:rPr>
          <w:t>所有的方法都有异步和同步的形式。异步形式始终以完成回调作为它最后一个参数。传给完成回调的参数取决于具体方法，但第一个参数总是留给异常。如果操作成功完成，则第一个参数会是</w:t>
        </w:r>
        <w:r>
          <w:rPr>
            <w:rFonts w:ascii="Times" w:eastAsia="宋体" w:hAnsi="Times" w:hint="eastAsia"/>
            <w:szCs w:val="21"/>
          </w:rPr>
          <w:t>null</w:t>
        </w:r>
        <w:r>
          <w:rPr>
            <w:rFonts w:ascii="Times" w:eastAsia="宋体" w:hAnsi="Times"/>
            <w:szCs w:val="21"/>
          </w:rPr>
          <w:t>或</w:t>
        </w:r>
        <w:r>
          <w:rPr>
            <w:rFonts w:ascii="Times" w:eastAsia="宋体" w:hAnsi="Times" w:hint="eastAsia"/>
            <w:szCs w:val="21"/>
          </w:rPr>
          <w:t>undefined</w:t>
        </w:r>
        <w:r>
          <w:rPr>
            <w:rFonts w:ascii="Times" w:eastAsia="宋体" w:hAnsi="Times" w:hint="eastAsia"/>
            <w:szCs w:val="21"/>
          </w:rPr>
          <w:t>。</w:t>
        </w:r>
        <w:r>
          <w:rPr>
            <w:rFonts w:ascii="Times" w:eastAsia="宋体" w:hAnsi="Times"/>
            <w:szCs w:val="21"/>
          </w:rPr>
          <w:t>当使用同步形式时，任何异常都会被立即抛出。</w:t>
        </w:r>
        <w:r>
          <w:rPr>
            <w:rFonts w:ascii="Times" w:eastAsia="宋体" w:hAnsi="Times"/>
            <w:szCs w:val="21"/>
          </w:rPr>
          <w:t xml:space="preserve"> </w:t>
        </w:r>
        <w:r>
          <w:rPr>
            <w:rFonts w:ascii="Times" w:eastAsia="宋体" w:hAnsi="Times"/>
            <w:szCs w:val="21"/>
          </w:rPr>
          <w:t>可以使用</w:t>
        </w:r>
        <w:r>
          <w:rPr>
            <w:rFonts w:ascii="Times" w:eastAsia="宋体" w:hAnsi="Times"/>
            <w:szCs w:val="21"/>
          </w:rPr>
          <w:t xml:space="preserve">try/catch </w:t>
        </w:r>
        <w:r>
          <w:rPr>
            <w:rFonts w:ascii="Times" w:eastAsia="宋体" w:hAnsi="Times"/>
            <w:szCs w:val="21"/>
          </w:rPr>
          <w:t>来处理异常，或让它们往上冒泡。</w:t>
        </w:r>
      </w:ins>
    </w:p>
    <w:p w14:paraId="09BBC5EB" w14:textId="77777777" w:rsidR="00FE5FD0" w:rsidRDefault="00FE5FD0" w:rsidP="00FE5FD0">
      <w:pPr>
        <w:pStyle w:val="aa"/>
        <w:shd w:val="clear" w:color="auto" w:fill="FFFFFF"/>
        <w:spacing w:before="0" w:beforeAutospacing="0" w:after="0" w:afterAutospacing="0" w:line="360" w:lineRule="auto"/>
        <w:jc w:val="center"/>
        <w:rPr>
          <w:ins w:id="437" w:author="chunliu wang" w:date="2017-05-04T00:07:00Z"/>
          <w:rFonts w:ascii="Times" w:hAnsi="Times"/>
          <w:color w:val="333333"/>
          <w:sz w:val="21"/>
          <w:szCs w:val="21"/>
        </w:rPr>
      </w:pPr>
      <w:ins w:id="438" w:author="chunliu wang" w:date="2017-05-04T00:07:00Z">
        <w:r>
          <w:rPr>
            <w:noProof/>
          </w:rPr>
          <w:lastRenderedPageBreak/>
          <w:drawing>
            <wp:inline distT="0" distB="0" distL="0" distR="0" wp14:anchorId="704D4705" wp14:editId="5FAA8420">
              <wp:extent cx="3381375" cy="36195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81375" cy="3619500"/>
                      </a:xfrm>
                      <a:prstGeom prst="rect">
                        <a:avLst/>
                      </a:prstGeom>
                    </pic:spPr>
                  </pic:pic>
                </a:graphicData>
              </a:graphic>
            </wp:inline>
          </w:drawing>
        </w:r>
      </w:ins>
    </w:p>
    <w:p w14:paraId="03A46DC4" w14:textId="77777777" w:rsidR="00FE5FD0" w:rsidRDefault="00FE5FD0" w:rsidP="00FE5FD0">
      <w:pPr>
        <w:widowControl/>
        <w:ind w:firstLineChars="200" w:firstLine="420"/>
        <w:jc w:val="center"/>
        <w:rPr>
          <w:ins w:id="439" w:author="chunliu wang" w:date="2017-05-04T00:07:00Z"/>
          <w:rFonts w:ascii="Times" w:eastAsia="宋体" w:hAnsi="Times"/>
          <w:szCs w:val="21"/>
        </w:rPr>
      </w:pPr>
      <w:ins w:id="440" w:author="chunliu wang" w:date="2017-05-04T00:07:00Z">
        <w:r>
          <w:rPr>
            <w:rFonts w:ascii="Times" w:eastAsia="宋体" w:hAnsi="Times" w:hint="eastAsia"/>
            <w:szCs w:val="21"/>
          </w:rPr>
          <w:t>图</w:t>
        </w:r>
        <w:r>
          <w:rPr>
            <w:rFonts w:ascii="Times" w:eastAsia="宋体" w:hAnsi="Times" w:hint="eastAsia"/>
            <w:szCs w:val="21"/>
          </w:rPr>
          <w:t>4.1</w:t>
        </w:r>
        <w:r>
          <w:rPr>
            <w:rFonts w:ascii="Times" w:eastAsia="宋体" w:hAnsi="Times"/>
            <w:szCs w:val="21"/>
          </w:rPr>
          <w:t xml:space="preserve">3 </w:t>
        </w:r>
        <w:r>
          <w:rPr>
            <w:rFonts w:ascii="Times" w:eastAsia="宋体" w:hAnsi="Times" w:hint="eastAsia"/>
            <w:szCs w:val="21"/>
          </w:rPr>
          <w:t>文件系统用例图</w:t>
        </w:r>
      </w:ins>
    </w:p>
    <w:p w14:paraId="56139DD1" w14:textId="77777777" w:rsidR="00FE5FD0" w:rsidRDefault="00FE5FD0" w:rsidP="00FE5FD0">
      <w:pPr>
        <w:pStyle w:val="13"/>
        <w:widowControl/>
        <w:numPr>
          <w:ilvl w:val="2"/>
          <w:numId w:val="1"/>
        </w:numPr>
        <w:ind w:firstLineChars="0"/>
        <w:outlineLvl w:val="2"/>
        <w:rPr>
          <w:ins w:id="441" w:author="chunliu wang" w:date="2017-05-04T00:07:00Z"/>
          <w:rFonts w:ascii="Times" w:eastAsia="宋体" w:hAnsi="Times"/>
          <w:b/>
          <w:sz w:val="28"/>
          <w:szCs w:val="28"/>
        </w:rPr>
      </w:pPr>
      <w:bookmarkStart w:id="442" w:name="_Toc481620445"/>
      <w:ins w:id="443" w:author="chunliu wang" w:date="2017-05-04T00:07:00Z">
        <w:r>
          <w:rPr>
            <w:rFonts w:ascii="Times" w:eastAsia="宋体" w:hAnsi="Times" w:hint="eastAsia"/>
            <w:b/>
            <w:sz w:val="28"/>
            <w:szCs w:val="28"/>
          </w:rPr>
          <w:t>文件操作</w:t>
        </w:r>
        <w:bookmarkEnd w:id="442"/>
      </w:ins>
    </w:p>
    <w:p w14:paraId="499A3BCF" w14:textId="77777777" w:rsidR="00FE5FD0" w:rsidRDefault="00FE5FD0" w:rsidP="00FE5FD0">
      <w:pPr>
        <w:pStyle w:val="aa"/>
        <w:shd w:val="clear" w:color="auto" w:fill="FFFFFF"/>
        <w:spacing w:before="0" w:beforeAutospacing="0" w:after="0" w:afterAutospacing="0" w:line="360" w:lineRule="auto"/>
        <w:ind w:firstLineChars="200" w:firstLine="420"/>
        <w:rPr>
          <w:ins w:id="444" w:author="chunliu wang" w:date="2017-05-04T00:07:00Z"/>
          <w:rFonts w:ascii="Times" w:hAnsi="Times" w:cstheme="minorBidi"/>
          <w:kern w:val="2"/>
          <w:sz w:val="21"/>
          <w:szCs w:val="21"/>
        </w:rPr>
      </w:pPr>
      <w:ins w:id="445" w:author="chunliu wang" w:date="2017-05-04T00:07:00Z">
        <w:r>
          <w:rPr>
            <w:rFonts w:ascii="Times" w:hAnsi="Times" w:hint="eastAsia"/>
            <w:sz w:val="21"/>
            <w:szCs w:val="21"/>
          </w:rPr>
          <w:t>f</w:t>
        </w:r>
        <w:r>
          <w:rPr>
            <w:rFonts w:ascii="Times" w:hAnsi="Times" w:cstheme="minorBidi" w:hint="eastAsia"/>
            <w:kern w:val="2"/>
            <w:sz w:val="21"/>
            <w:szCs w:val="21"/>
          </w:rPr>
          <w:t>s</w:t>
        </w:r>
        <w:r>
          <w:rPr>
            <w:rFonts w:ascii="Times" w:hAnsi="Times" w:cstheme="minorBidi" w:hint="eastAsia"/>
            <w:kern w:val="2"/>
            <w:sz w:val="21"/>
            <w:szCs w:val="21"/>
          </w:rPr>
          <w:t>提供文件的读取、写入、更名、删除、遍历目录、链接等文件操作。每种操作都有异步和同步两种形式。例如，读文件可以用</w:t>
        </w:r>
        <w:r>
          <w:rPr>
            <w:rFonts w:ascii="Times" w:hAnsi="Times" w:cstheme="minorBidi" w:hint="eastAsia"/>
            <w:kern w:val="2"/>
            <w:sz w:val="21"/>
            <w:szCs w:val="21"/>
          </w:rPr>
          <w:t>fs.open()</w:t>
        </w:r>
        <w:r>
          <w:rPr>
            <w:rFonts w:ascii="Times" w:hAnsi="Times" w:cstheme="minorBidi" w:hint="eastAsia"/>
            <w:kern w:val="2"/>
            <w:sz w:val="21"/>
            <w:szCs w:val="21"/>
          </w:rPr>
          <w:t>和</w:t>
        </w:r>
        <w:r>
          <w:rPr>
            <w:rFonts w:ascii="Times" w:hAnsi="Times" w:cstheme="minorBidi" w:hint="eastAsia"/>
            <w:kern w:val="2"/>
            <w:sz w:val="21"/>
            <w:szCs w:val="21"/>
          </w:rPr>
          <w:t>fs.read()</w:t>
        </w:r>
        <w:r>
          <w:rPr>
            <w:rFonts w:ascii="Times" w:hAnsi="Times" w:cstheme="minorBidi" w:hint="eastAsia"/>
            <w:kern w:val="2"/>
            <w:sz w:val="21"/>
            <w:szCs w:val="21"/>
          </w:rPr>
          <w:t>来实现，也可以用</w:t>
        </w:r>
        <w:r>
          <w:rPr>
            <w:rFonts w:ascii="Times" w:hAnsi="Times" w:cstheme="minorBidi" w:hint="eastAsia"/>
            <w:kern w:val="2"/>
            <w:sz w:val="21"/>
            <w:szCs w:val="21"/>
          </w:rPr>
          <w:t>fs.readFile()</w:t>
        </w:r>
        <w:r>
          <w:rPr>
            <w:rFonts w:ascii="Times" w:hAnsi="Times" w:cstheme="minorBidi" w:hint="eastAsia"/>
            <w:kern w:val="2"/>
            <w:sz w:val="21"/>
            <w:szCs w:val="21"/>
          </w:rPr>
          <w:t>来实现。前者相比于后者提供了更底层的接口</w:t>
        </w:r>
        <w:r>
          <w:rPr>
            <w:rFonts w:ascii="Times" w:hAnsi="Times" w:cstheme="minorBidi" w:hint="eastAsia"/>
            <w:kern w:val="2"/>
            <w:sz w:val="21"/>
            <w:szCs w:val="21"/>
            <w:vertAlign w:val="superscript"/>
          </w:rPr>
          <w:t>[1]</w:t>
        </w:r>
        <w:r>
          <w:rPr>
            <w:rFonts w:ascii="Times" w:hAnsi="Times" w:cstheme="minorBidi" w:hint="eastAsia"/>
            <w:kern w:val="2"/>
            <w:sz w:val="21"/>
            <w:szCs w:val="21"/>
          </w:rPr>
          <w:t>。</w:t>
        </w:r>
      </w:ins>
    </w:p>
    <w:p w14:paraId="3CF548B8" w14:textId="77777777" w:rsidR="00FE5FD0" w:rsidRDefault="00FE5FD0" w:rsidP="00FE5FD0">
      <w:pPr>
        <w:pStyle w:val="aa"/>
        <w:shd w:val="clear" w:color="auto" w:fill="FFFFFF"/>
        <w:spacing w:before="0" w:beforeAutospacing="0" w:after="0" w:afterAutospacing="0" w:line="360" w:lineRule="auto"/>
        <w:rPr>
          <w:ins w:id="446" w:author="chunliu wang" w:date="2017-05-04T00:07:00Z"/>
          <w:rFonts w:ascii="Times" w:hAnsi="Times" w:cstheme="minorBidi"/>
          <w:kern w:val="2"/>
          <w:sz w:val="21"/>
          <w:szCs w:val="21"/>
        </w:rPr>
      </w:pPr>
      <w:ins w:id="447" w:author="chunliu wang" w:date="2017-05-04T00:07:00Z">
        <w:r>
          <w:rPr>
            <w:rFonts w:ascii="Times" w:hAnsi="Times"/>
            <w:noProof/>
          </w:rPr>
          <w:drawing>
            <wp:inline distT="0" distB="0" distL="0" distR="0" wp14:anchorId="2B9B9C76" wp14:editId="0BCE36BC">
              <wp:extent cx="5113020" cy="25527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5"/>
                      <a:stretch>
                        <a:fillRect/>
                      </a:stretch>
                    </pic:blipFill>
                    <pic:spPr>
                      <a:xfrm>
                        <a:off x="0" y="0"/>
                        <a:ext cx="5113463" cy="2552921"/>
                      </a:xfrm>
                      <a:prstGeom prst="rect">
                        <a:avLst/>
                      </a:prstGeom>
                    </pic:spPr>
                  </pic:pic>
                </a:graphicData>
              </a:graphic>
            </wp:inline>
          </w:drawing>
        </w:r>
      </w:ins>
    </w:p>
    <w:p w14:paraId="28F3907D" w14:textId="77777777" w:rsidR="00FE5FD0" w:rsidRDefault="00FE5FD0" w:rsidP="00FE5FD0">
      <w:pPr>
        <w:widowControl/>
        <w:ind w:firstLineChars="200" w:firstLine="420"/>
        <w:jc w:val="center"/>
        <w:rPr>
          <w:ins w:id="448" w:author="chunliu wang" w:date="2017-05-04T00:07:00Z"/>
          <w:rFonts w:ascii="Times" w:eastAsia="宋体" w:hAnsi="Times"/>
          <w:szCs w:val="21"/>
        </w:rPr>
      </w:pPr>
      <w:ins w:id="449" w:author="chunliu wang" w:date="2017-05-04T00:07:00Z">
        <w:r>
          <w:rPr>
            <w:rFonts w:ascii="Times" w:eastAsia="宋体" w:hAnsi="Times" w:hint="eastAsia"/>
            <w:szCs w:val="21"/>
          </w:rPr>
          <w:t>图</w:t>
        </w:r>
        <w:r>
          <w:rPr>
            <w:rFonts w:ascii="Times" w:eastAsia="宋体" w:hAnsi="Times" w:hint="eastAsia"/>
            <w:szCs w:val="21"/>
          </w:rPr>
          <w:t>4.1</w:t>
        </w:r>
        <w:r>
          <w:rPr>
            <w:rFonts w:ascii="Times" w:eastAsia="宋体" w:hAnsi="Times"/>
            <w:szCs w:val="21"/>
          </w:rPr>
          <w:t xml:space="preserve">4 </w:t>
        </w:r>
        <w:r>
          <w:rPr>
            <w:rFonts w:ascii="Times" w:eastAsia="宋体" w:hAnsi="Times" w:hint="eastAsia"/>
            <w:szCs w:val="21"/>
          </w:rPr>
          <w:t xml:space="preserve"> </w:t>
        </w:r>
        <w:r>
          <w:rPr>
            <w:rFonts w:ascii="Times" w:eastAsia="宋体" w:hAnsi="Times" w:hint="eastAsia"/>
            <w:szCs w:val="21"/>
          </w:rPr>
          <w:t>写入文件用例描述</w:t>
        </w:r>
      </w:ins>
    </w:p>
    <w:p w14:paraId="22FAD67E" w14:textId="77777777" w:rsidR="00FE5FD0" w:rsidRDefault="00FE5FD0" w:rsidP="00FE5FD0">
      <w:pPr>
        <w:pStyle w:val="aa"/>
        <w:shd w:val="clear" w:color="auto" w:fill="FFFFFF"/>
        <w:spacing w:before="0" w:beforeAutospacing="0" w:after="0" w:afterAutospacing="0" w:line="360" w:lineRule="auto"/>
        <w:rPr>
          <w:ins w:id="450" w:author="chunliu wang" w:date="2017-05-04T00:07:00Z"/>
          <w:rFonts w:ascii="Times" w:hAnsi="Times" w:cstheme="minorBidi"/>
          <w:kern w:val="2"/>
          <w:sz w:val="21"/>
          <w:szCs w:val="21"/>
        </w:rPr>
      </w:pPr>
      <w:ins w:id="451" w:author="chunliu wang" w:date="2017-05-04T00:07:00Z">
        <w:r>
          <w:rPr>
            <w:noProof/>
          </w:rPr>
          <w:lastRenderedPageBreak/>
          <w:drawing>
            <wp:inline distT="0" distB="0" distL="0" distR="0" wp14:anchorId="011671F0" wp14:editId="551DBB09">
              <wp:extent cx="5075360" cy="328450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75360" cy="3284505"/>
                      </a:xfrm>
                      <a:prstGeom prst="rect">
                        <a:avLst/>
                      </a:prstGeom>
                    </pic:spPr>
                  </pic:pic>
                </a:graphicData>
              </a:graphic>
            </wp:inline>
          </w:drawing>
        </w:r>
      </w:ins>
    </w:p>
    <w:p w14:paraId="0C035367" w14:textId="77777777" w:rsidR="00FE5FD0" w:rsidRDefault="00FE5FD0" w:rsidP="00FE5FD0">
      <w:pPr>
        <w:widowControl/>
        <w:ind w:firstLineChars="200" w:firstLine="420"/>
        <w:jc w:val="center"/>
        <w:rPr>
          <w:ins w:id="452" w:author="chunliu wang" w:date="2017-05-04T00:07:00Z"/>
          <w:rFonts w:ascii="Times" w:eastAsia="宋体" w:hAnsi="Times"/>
          <w:szCs w:val="21"/>
        </w:rPr>
      </w:pPr>
      <w:ins w:id="453" w:author="chunliu wang" w:date="2017-05-04T00:07:00Z">
        <w:r>
          <w:rPr>
            <w:rFonts w:ascii="Times" w:eastAsia="宋体" w:hAnsi="Times" w:hint="eastAsia"/>
            <w:szCs w:val="21"/>
          </w:rPr>
          <w:t>图</w:t>
        </w:r>
        <w:r>
          <w:rPr>
            <w:rFonts w:ascii="Times" w:eastAsia="宋体" w:hAnsi="Times" w:hint="eastAsia"/>
            <w:szCs w:val="21"/>
          </w:rPr>
          <w:t>4.1</w:t>
        </w:r>
        <w:r>
          <w:rPr>
            <w:rFonts w:ascii="Times" w:eastAsia="宋体" w:hAnsi="Times"/>
            <w:szCs w:val="21"/>
          </w:rPr>
          <w:t xml:space="preserve">5 </w:t>
        </w:r>
        <w:r>
          <w:rPr>
            <w:rFonts w:ascii="Times" w:eastAsia="宋体" w:hAnsi="Times" w:hint="eastAsia"/>
            <w:szCs w:val="21"/>
          </w:rPr>
          <w:t xml:space="preserve"> </w:t>
        </w:r>
        <w:r>
          <w:rPr>
            <w:rFonts w:ascii="Times" w:eastAsia="宋体" w:hAnsi="Times" w:hint="eastAsia"/>
            <w:szCs w:val="21"/>
          </w:rPr>
          <w:t>读取文件用例描述</w:t>
        </w:r>
      </w:ins>
    </w:p>
    <w:p w14:paraId="76A34FA9" w14:textId="77777777" w:rsidR="00FE5FD0" w:rsidRDefault="00FE5FD0">
      <w:pPr>
        <w:pStyle w:val="aa"/>
        <w:shd w:val="clear" w:color="auto" w:fill="FFFFFF"/>
        <w:spacing w:before="0" w:beforeAutospacing="0" w:after="0" w:afterAutospacing="0" w:line="360" w:lineRule="auto"/>
        <w:rPr>
          <w:ins w:id="454" w:author="chunliu wang" w:date="2017-05-04T00:07:00Z"/>
          <w:rFonts w:ascii="Times" w:hAnsi="Times" w:cstheme="minorBidi"/>
          <w:kern w:val="2"/>
          <w:sz w:val="21"/>
          <w:szCs w:val="21"/>
        </w:rPr>
        <w:pPrChange w:id="455" w:author="chunliu wang" w:date="2017-05-04T00:13:00Z">
          <w:pPr>
            <w:pStyle w:val="aa"/>
            <w:shd w:val="clear" w:color="auto" w:fill="FFFFFF"/>
            <w:spacing w:before="0" w:beforeAutospacing="0" w:after="0" w:afterAutospacing="0" w:line="360" w:lineRule="auto"/>
            <w:jc w:val="center"/>
          </w:pPr>
        </w:pPrChange>
      </w:pPr>
      <w:ins w:id="456" w:author="chunliu wang" w:date="2017-05-04T00:07:00Z">
        <w:r>
          <w:rPr>
            <w:noProof/>
          </w:rPr>
          <w:drawing>
            <wp:inline distT="0" distB="0" distL="0" distR="0" wp14:anchorId="709D209C" wp14:editId="56F8EBE5">
              <wp:extent cx="5243014" cy="327688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43014" cy="3276884"/>
                      </a:xfrm>
                      <a:prstGeom prst="rect">
                        <a:avLst/>
                      </a:prstGeom>
                    </pic:spPr>
                  </pic:pic>
                </a:graphicData>
              </a:graphic>
            </wp:inline>
          </w:drawing>
        </w:r>
      </w:ins>
    </w:p>
    <w:p w14:paraId="7233FDE7" w14:textId="77777777" w:rsidR="00FE5FD0" w:rsidRDefault="00FE5FD0" w:rsidP="00FE5FD0">
      <w:pPr>
        <w:widowControl/>
        <w:ind w:firstLineChars="200" w:firstLine="420"/>
        <w:jc w:val="center"/>
        <w:rPr>
          <w:ins w:id="457" w:author="chunliu wang" w:date="2017-05-04T00:07:00Z"/>
          <w:rFonts w:ascii="Times" w:eastAsia="宋体" w:hAnsi="Times"/>
          <w:szCs w:val="21"/>
        </w:rPr>
      </w:pPr>
      <w:ins w:id="458" w:author="chunliu wang" w:date="2017-05-04T00:07:00Z">
        <w:r>
          <w:rPr>
            <w:rFonts w:ascii="Times" w:eastAsia="宋体" w:hAnsi="Times" w:hint="eastAsia"/>
            <w:szCs w:val="21"/>
          </w:rPr>
          <w:t>图</w:t>
        </w:r>
        <w:r>
          <w:rPr>
            <w:rFonts w:ascii="Times" w:eastAsia="宋体" w:hAnsi="Times" w:hint="eastAsia"/>
            <w:szCs w:val="21"/>
          </w:rPr>
          <w:t>4.1</w:t>
        </w:r>
        <w:r>
          <w:rPr>
            <w:rFonts w:ascii="Times" w:eastAsia="宋体" w:hAnsi="Times"/>
            <w:szCs w:val="21"/>
          </w:rPr>
          <w:t xml:space="preserve">6 </w:t>
        </w:r>
        <w:r>
          <w:rPr>
            <w:rFonts w:ascii="Times" w:eastAsia="宋体" w:hAnsi="Times" w:hint="eastAsia"/>
            <w:szCs w:val="21"/>
          </w:rPr>
          <w:t xml:space="preserve"> </w:t>
        </w:r>
        <w:r>
          <w:rPr>
            <w:rFonts w:ascii="Times" w:eastAsia="宋体" w:hAnsi="Times" w:hint="eastAsia"/>
            <w:szCs w:val="21"/>
          </w:rPr>
          <w:t>更名文件用例描述</w:t>
        </w:r>
      </w:ins>
    </w:p>
    <w:p w14:paraId="4FA07C54" w14:textId="77777777" w:rsidR="00FE5FD0" w:rsidRDefault="00FE5FD0" w:rsidP="00FE5FD0">
      <w:pPr>
        <w:widowControl/>
        <w:rPr>
          <w:ins w:id="459" w:author="chunliu wang" w:date="2017-05-04T00:07:00Z"/>
          <w:rFonts w:ascii="Times" w:eastAsia="宋体" w:hAnsi="Times"/>
          <w:szCs w:val="21"/>
        </w:rPr>
      </w:pPr>
      <w:ins w:id="460" w:author="chunliu wang" w:date="2017-05-04T00:07:00Z">
        <w:r>
          <w:rPr>
            <w:noProof/>
          </w:rPr>
          <w:lastRenderedPageBreak/>
          <w:drawing>
            <wp:inline distT="0" distB="0" distL="0" distR="0" wp14:anchorId="267E8756" wp14:editId="5F1AAB3B">
              <wp:extent cx="5098222" cy="3292125"/>
              <wp:effectExtent l="0" t="0" r="762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98222" cy="3292125"/>
                      </a:xfrm>
                      <a:prstGeom prst="rect">
                        <a:avLst/>
                      </a:prstGeom>
                    </pic:spPr>
                  </pic:pic>
                </a:graphicData>
              </a:graphic>
            </wp:inline>
          </w:drawing>
        </w:r>
      </w:ins>
    </w:p>
    <w:p w14:paraId="5ACE94A1" w14:textId="77777777" w:rsidR="00FE5FD0" w:rsidRDefault="00FE5FD0" w:rsidP="00FE5FD0">
      <w:pPr>
        <w:widowControl/>
        <w:ind w:firstLineChars="200" w:firstLine="420"/>
        <w:jc w:val="center"/>
        <w:rPr>
          <w:ins w:id="461" w:author="chunliu wang" w:date="2017-05-04T00:07:00Z"/>
        </w:rPr>
      </w:pPr>
      <w:ins w:id="462" w:author="chunliu wang" w:date="2017-05-04T00:07:00Z">
        <w:r>
          <w:rPr>
            <w:rFonts w:ascii="Times" w:eastAsia="宋体" w:hAnsi="Times" w:hint="eastAsia"/>
            <w:szCs w:val="21"/>
          </w:rPr>
          <w:t>图</w:t>
        </w:r>
        <w:r>
          <w:rPr>
            <w:rFonts w:ascii="Times" w:eastAsia="宋体" w:hAnsi="Times" w:hint="eastAsia"/>
            <w:szCs w:val="21"/>
          </w:rPr>
          <w:t>4.1</w:t>
        </w:r>
        <w:r>
          <w:rPr>
            <w:rFonts w:ascii="Times" w:eastAsia="宋体" w:hAnsi="Times"/>
            <w:szCs w:val="21"/>
          </w:rPr>
          <w:t xml:space="preserve">7 </w:t>
        </w:r>
        <w:r>
          <w:rPr>
            <w:rFonts w:ascii="Times" w:eastAsia="宋体" w:hAnsi="Times" w:hint="eastAsia"/>
            <w:szCs w:val="21"/>
          </w:rPr>
          <w:t xml:space="preserve"> </w:t>
        </w:r>
        <w:r>
          <w:rPr>
            <w:rFonts w:ascii="Times" w:eastAsia="宋体" w:hAnsi="Times" w:hint="eastAsia"/>
            <w:szCs w:val="21"/>
          </w:rPr>
          <w:t>删除文件用例描述</w:t>
        </w:r>
      </w:ins>
    </w:p>
    <w:p w14:paraId="4228D6D4" w14:textId="77777777" w:rsidR="00FE5FD0" w:rsidRDefault="00FE5FD0" w:rsidP="00FE5FD0">
      <w:pPr>
        <w:pStyle w:val="aa"/>
        <w:shd w:val="clear" w:color="auto" w:fill="FFFFFF"/>
        <w:spacing w:before="0" w:beforeAutospacing="0" w:after="0" w:afterAutospacing="0" w:line="360" w:lineRule="auto"/>
        <w:rPr>
          <w:ins w:id="463" w:author="chunliu wang" w:date="2017-05-04T00:07:00Z"/>
          <w:rFonts w:ascii="Times" w:hAnsi="Times" w:cstheme="minorBidi"/>
          <w:kern w:val="2"/>
          <w:sz w:val="21"/>
          <w:szCs w:val="21"/>
        </w:rPr>
      </w:pPr>
      <w:ins w:id="464" w:author="chunliu wang" w:date="2017-05-04T00:07:00Z">
        <w:r>
          <w:rPr>
            <w:noProof/>
          </w:rPr>
          <w:drawing>
            <wp:inline distT="0" distB="0" distL="0" distR="0" wp14:anchorId="1D27F118" wp14:editId="2058E676">
              <wp:extent cx="5274310" cy="3216275"/>
              <wp:effectExtent l="0" t="0" r="2540"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216275"/>
                      </a:xfrm>
                      <a:prstGeom prst="rect">
                        <a:avLst/>
                      </a:prstGeom>
                    </pic:spPr>
                  </pic:pic>
                </a:graphicData>
              </a:graphic>
            </wp:inline>
          </w:drawing>
        </w:r>
      </w:ins>
    </w:p>
    <w:p w14:paraId="33C663E6" w14:textId="77777777" w:rsidR="00FE5FD0" w:rsidRDefault="00FE5FD0" w:rsidP="00FE5FD0">
      <w:pPr>
        <w:widowControl/>
        <w:ind w:firstLineChars="200" w:firstLine="420"/>
        <w:jc w:val="center"/>
        <w:rPr>
          <w:ins w:id="465" w:author="chunliu wang" w:date="2017-05-04T00:07:00Z"/>
          <w:rFonts w:ascii="Times" w:eastAsia="宋体" w:hAnsi="Times"/>
          <w:szCs w:val="21"/>
        </w:rPr>
      </w:pPr>
      <w:ins w:id="466" w:author="chunliu wang" w:date="2017-05-04T00:07:00Z">
        <w:r>
          <w:rPr>
            <w:rFonts w:ascii="Times" w:eastAsia="宋体" w:hAnsi="Times" w:hint="eastAsia"/>
            <w:szCs w:val="21"/>
          </w:rPr>
          <w:t>图</w:t>
        </w:r>
        <w:r>
          <w:rPr>
            <w:rFonts w:ascii="Times" w:eastAsia="宋体" w:hAnsi="Times" w:hint="eastAsia"/>
            <w:szCs w:val="21"/>
          </w:rPr>
          <w:t>4.1</w:t>
        </w:r>
        <w:r>
          <w:rPr>
            <w:rFonts w:ascii="Times" w:eastAsia="宋体" w:hAnsi="Times"/>
            <w:szCs w:val="21"/>
          </w:rPr>
          <w:t xml:space="preserve">8  </w:t>
        </w:r>
        <w:r>
          <w:rPr>
            <w:rFonts w:ascii="Times" w:eastAsia="宋体" w:hAnsi="Times" w:hint="eastAsia"/>
            <w:szCs w:val="21"/>
          </w:rPr>
          <w:t>创建目录用例描述</w:t>
        </w:r>
      </w:ins>
    </w:p>
    <w:p w14:paraId="5CF34313" w14:textId="77777777" w:rsidR="00FE5FD0" w:rsidRDefault="00FE5FD0" w:rsidP="00FE5FD0">
      <w:pPr>
        <w:pStyle w:val="aa"/>
        <w:shd w:val="clear" w:color="auto" w:fill="FFFFFF"/>
        <w:spacing w:before="0" w:beforeAutospacing="0" w:after="0" w:afterAutospacing="0" w:line="360" w:lineRule="auto"/>
        <w:rPr>
          <w:ins w:id="467" w:author="chunliu wang" w:date="2017-05-04T00:07:00Z"/>
          <w:rFonts w:ascii="Times" w:hAnsi="Times" w:cstheme="minorBidi"/>
          <w:kern w:val="2"/>
          <w:sz w:val="21"/>
          <w:szCs w:val="21"/>
        </w:rPr>
      </w:pPr>
      <w:ins w:id="468" w:author="chunliu wang" w:date="2017-05-04T00:07:00Z">
        <w:r>
          <w:rPr>
            <w:noProof/>
          </w:rPr>
          <w:lastRenderedPageBreak/>
          <w:drawing>
            <wp:inline distT="0" distB="0" distL="0" distR="0" wp14:anchorId="0D8DEDF3" wp14:editId="18EE35C8">
              <wp:extent cx="5159187" cy="3307367"/>
              <wp:effectExtent l="0" t="0" r="381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59187" cy="3307367"/>
                      </a:xfrm>
                      <a:prstGeom prst="rect">
                        <a:avLst/>
                      </a:prstGeom>
                    </pic:spPr>
                  </pic:pic>
                </a:graphicData>
              </a:graphic>
            </wp:inline>
          </w:drawing>
        </w:r>
      </w:ins>
    </w:p>
    <w:p w14:paraId="7B61058B" w14:textId="77777777" w:rsidR="00FE5FD0" w:rsidRDefault="00FE5FD0" w:rsidP="00FE5FD0">
      <w:pPr>
        <w:widowControl/>
        <w:ind w:firstLineChars="200" w:firstLine="420"/>
        <w:jc w:val="center"/>
        <w:rPr>
          <w:ins w:id="469" w:author="chunliu wang" w:date="2017-05-04T00:07:00Z"/>
          <w:rFonts w:ascii="Times" w:eastAsia="宋体" w:hAnsi="Times"/>
          <w:szCs w:val="21"/>
        </w:rPr>
      </w:pPr>
      <w:ins w:id="470" w:author="chunliu wang" w:date="2017-05-04T00:07:00Z">
        <w:r>
          <w:rPr>
            <w:rFonts w:ascii="Times" w:eastAsia="宋体" w:hAnsi="Times" w:hint="eastAsia"/>
            <w:szCs w:val="21"/>
          </w:rPr>
          <w:t>图</w:t>
        </w:r>
        <w:r>
          <w:rPr>
            <w:rFonts w:ascii="Times" w:eastAsia="宋体" w:hAnsi="Times" w:hint="eastAsia"/>
            <w:szCs w:val="21"/>
          </w:rPr>
          <w:t>4.1</w:t>
        </w:r>
        <w:r>
          <w:rPr>
            <w:rFonts w:ascii="Times" w:eastAsia="宋体" w:hAnsi="Times"/>
            <w:szCs w:val="21"/>
          </w:rPr>
          <w:t xml:space="preserve">9  </w:t>
        </w:r>
        <w:r>
          <w:rPr>
            <w:rFonts w:ascii="Times" w:eastAsia="宋体" w:hAnsi="Times" w:hint="eastAsia"/>
            <w:szCs w:val="21"/>
          </w:rPr>
          <w:t>删除目录用例描述</w:t>
        </w:r>
      </w:ins>
    </w:p>
    <w:p w14:paraId="541E96F0" w14:textId="77777777" w:rsidR="00FE5FD0" w:rsidRDefault="00FE5FD0" w:rsidP="00FE5FD0">
      <w:pPr>
        <w:pStyle w:val="13"/>
        <w:widowControl/>
        <w:numPr>
          <w:ilvl w:val="0"/>
          <w:numId w:val="1"/>
        </w:numPr>
        <w:ind w:firstLineChars="0"/>
        <w:jc w:val="left"/>
        <w:outlineLvl w:val="0"/>
        <w:rPr>
          <w:ins w:id="471" w:author="chunliu wang" w:date="2017-05-04T00:07:00Z"/>
          <w:rFonts w:ascii="Times" w:eastAsia="宋体" w:hAnsi="Times"/>
          <w:b/>
          <w:sz w:val="44"/>
          <w:szCs w:val="44"/>
        </w:rPr>
      </w:pPr>
      <w:bookmarkStart w:id="472" w:name="_Toc481620446"/>
      <w:ins w:id="473" w:author="chunliu wang" w:date="2017-05-04T00:07:00Z">
        <w:r>
          <w:rPr>
            <w:rFonts w:ascii="Times" w:eastAsia="宋体" w:hAnsi="Times" w:hint="eastAsia"/>
            <w:b/>
            <w:sz w:val="44"/>
            <w:szCs w:val="44"/>
          </w:rPr>
          <w:t>数据需求</w:t>
        </w:r>
        <w:bookmarkEnd w:id="472"/>
      </w:ins>
    </w:p>
    <w:p w14:paraId="34914F54" w14:textId="77777777" w:rsidR="00FE5FD0" w:rsidRDefault="00FE5FD0" w:rsidP="00FE5FD0">
      <w:pPr>
        <w:pStyle w:val="13"/>
        <w:widowControl/>
        <w:spacing w:line="360" w:lineRule="auto"/>
        <w:ind w:left="720" w:firstLineChars="0" w:firstLine="0"/>
        <w:jc w:val="left"/>
        <w:rPr>
          <w:ins w:id="474" w:author="chunliu wang" w:date="2017-05-04T00:07:00Z"/>
          <w:rFonts w:ascii="Times" w:eastAsia="宋体" w:hAnsi="Times"/>
          <w:szCs w:val="21"/>
        </w:rPr>
      </w:pPr>
      <w:ins w:id="475" w:author="chunliu wang" w:date="2017-05-04T00:07:00Z">
        <w:r>
          <w:rPr>
            <w:rFonts w:ascii="Times" w:eastAsia="宋体" w:hAnsi="Times" w:hint="eastAsia"/>
            <w:szCs w:val="21"/>
          </w:rPr>
          <w:t>暂无</w:t>
        </w:r>
      </w:ins>
    </w:p>
    <w:p w14:paraId="3E163E22" w14:textId="557A756C" w:rsidR="00FE5FD0" w:rsidDel="00FE5FD0" w:rsidRDefault="00FE5FD0">
      <w:pPr>
        <w:widowControl/>
        <w:spacing w:line="360" w:lineRule="auto"/>
        <w:ind w:firstLineChars="200" w:firstLine="420"/>
        <w:rPr>
          <w:moveFrom w:id="476" w:author="chunliu wang" w:date="2017-05-04T00:08:00Z"/>
          <w:rFonts w:ascii="Times" w:eastAsia="宋体" w:hAnsi="Times"/>
          <w:szCs w:val="21"/>
        </w:rPr>
      </w:pPr>
      <w:bookmarkStart w:id="477" w:name="_Toc481620343"/>
      <w:bookmarkStart w:id="478" w:name="_Toc481620447"/>
      <w:bookmarkEnd w:id="477"/>
      <w:bookmarkEnd w:id="478"/>
      <w:moveFromRangeStart w:id="479" w:author="chunliu wang" w:date="2017-05-04T00:08:00Z" w:name="move481619833"/>
    </w:p>
    <w:p w14:paraId="6C5428C8" w14:textId="615EA90B" w:rsidR="0073245C" w:rsidDel="00FE5FD0" w:rsidRDefault="00A33A88">
      <w:pPr>
        <w:widowControl/>
        <w:spacing w:line="360" w:lineRule="auto"/>
        <w:ind w:firstLineChars="200" w:firstLine="420"/>
        <w:rPr>
          <w:moveFrom w:id="480" w:author="chunliu wang" w:date="2017-05-04T00:08:00Z"/>
          <w:rFonts w:ascii="Times" w:eastAsia="宋体" w:hAnsi="Times"/>
          <w:szCs w:val="21"/>
        </w:rPr>
      </w:pPr>
      <w:moveFrom w:id="481" w:author="chunliu wang" w:date="2017-05-04T00:08:00Z">
        <w:r w:rsidDel="00FE5FD0">
          <w:rPr>
            <w:rFonts w:ascii="Times" w:eastAsia="宋体" w:hAnsi="Times" w:hint="eastAsia"/>
            <w:szCs w:val="21"/>
          </w:rPr>
          <w:t>Node.js</w:t>
        </w:r>
        <w:r w:rsidDel="00FE5FD0">
          <w:rPr>
            <w:rFonts w:ascii="Times" w:eastAsia="宋体" w:hAnsi="Times" w:hint="eastAsia"/>
            <w:szCs w:val="21"/>
          </w:rPr>
          <w:t>摒弃了</w:t>
        </w:r>
        <w:r w:rsidDel="00FE5FD0">
          <w:rPr>
            <w:rFonts w:ascii="Times" w:eastAsia="宋体" w:hAnsi="Times" w:hint="eastAsia"/>
            <w:szCs w:val="21"/>
          </w:rPr>
          <w:t>js</w:t>
        </w:r>
        <w:r w:rsidDel="00FE5FD0">
          <w:rPr>
            <w:rFonts w:ascii="Times" w:eastAsia="宋体" w:hAnsi="Times" w:hint="eastAsia"/>
            <w:szCs w:val="21"/>
          </w:rPr>
          <w:t>在全局定义上的缺点，引入了模块和包机制，使得用户完全不必考虑变量污染、命名空间等问题。</w:t>
        </w:r>
        <w:r w:rsidDel="00FE5FD0">
          <w:rPr>
            <w:rFonts w:ascii="Times" w:eastAsia="宋体" w:hAnsi="Times" w:hint="eastAsia"/>
            <w:szCs w:val="21"/>
          </w:rPr>
          <w:t>Node.js</w:t>
        </w:r>
        <w:r w:rsidDel="00FE5FD0">
          <w:rPr>
            <w:rFonts w:ascii="Times" w:eastAsia="宋体" w:hAnsi="Times" w:hint="eastAsia"/>
            <w:szCs w:val="21"/>
          </w:rPr>
          <w:t>中模块和包机制的用例图如图</w:t>
        </w:r>
        <w:r w:rsidDel="00FE5FD0">
          <w:rPr>
            <w:rFonts w:ascii="Times" w:eastAsia="宋体" w:hAnsi="Times" w:hint="eastAsia"/>
            <w:szCs w:val="21"/>
          </w:rPr>
          <w:t>3.1</w:t>
        </w:r>
        <w:r w:rsidDel="00FE5FD0">
          <w:rPr>
            <w:rFonts w:ascii="Times" w:eastAsia="宋体" w:hAnsi="Times" w:hint="eastAsia"/>
            <w:szCs w:val="21"/>
          </w:rPr>
          <w:t>所示。</w:t>
        </w:r>
        <w:bookmarkStart w:id="482" w:name="_Toc481620344"/>
        <w:bookmarkStart w:id="483" w:name="_Toc481620448"/>
        <w:bookmarkEnd w:id="482"/>
        <w:bookmarkEnd w:id="483"/>
      </w:moveFrom>
    </w:p>
    <w:p w14:paraId="73AD63DC" w14:textId="0473CB22" w:rsidR="0073245C" w:rsidDel="00FE5FD0" w:rsidRDefault="00B500F5">
      <w:pPr>
        <w:widowControl/>
        <w:ind w:firstLineChars="200" w:firstLine="420"/>
        <w:jc w:val="left"/>
        <w:rPr>
          <w:moveFrom w:id="484" w:author="chunliu wang" w:date="2017-05-04T00:08:00Z"/>
          <w:rFonts w:ascii="Times" w:eastAsia="宋体" w:hAnsi="Times"/>
          <w:b/>
          <w:szCs w:val="21"/>
        </w:rPr>
      </w:pPr>
      <w:moveFrom w:id="485" w:author="chunliu wang" w:date="2017-05-04T00:08:00Z">
        <w:r w:rsidDel="00FE5FD0">
          <w:rPr>
            <w:noProof/>
          </w:rPr>
          <w:drawing>
            <wp:inline distT="0" distB="0" distL="0" distR="0" wp14:anchorId="10799027" wp14:editId="4BBAD17E">
              <wp:extent cx="5274310" cy="394843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948430"/>
                      </a:xfrm>
                      <a:prstGeom prst="rect">
                        <a:avLst/>
                      </a:prstGeom>
                    </pic:spPr>
                  </pic:pic>
                </a:graphicData>
              </a:graphic>
            </wp:inline>
          </w:drawing>
        </w:r>
        <w:bookmarkStart w:id="486" w:name="_Toc481620345"/>
        <w:bookmarkStart w:id="487" w:name="_Toc481620449"/>
        <w:bookmarkEnd w:id="486"/>
        <w:bookmarkEnd w:id="487"/>
      </w:moveFrom>
    </w:p>
    <w:p w14:paraId="5DDCE72E" w14:textId="69E78FE4" w:rsidR="0073245C" w:rsidDel="00FE5FD0" w:rsidRDefault="0073245C">
      <w:pPr>
        <w:widowControl/>
        <w:ind w:firstLineChars="200" w:firstLine="422"/>
        <w:jc w:val="left"/>
        <w:rPr>
          <w:moveFrom w:id="488" w:author="chunliu wang" w:date="2017-05-04T00:08:00Z"/>
          <w:rFonts w:ascii="Times" w:eastAsia="宋体" w:hAnsi="Times"/>
          <w:b/>
          <w:szCs w:val="21"/>
        </w:rPr>
      </w:pPr>
      <w:bookmarkStart w:id="489" w:name="_Toc481620346"/>
      <w:bookmarkStart w:id="490" w:name="_Toc481620450"/>
      <w:bookmarkEnd w:id="489"/>
      <w:bookmarkEnd w:id="490"/>
    </w:p>
    <w:p w14:paraId="7E9DBE14" w14:textId="5D59076F" w:rsidR="0073245C" w:rsidDel="00FE5FD0" w:rsidRDefault="00A33A88">
      <w:pPr>
        <w:widowControl/>
        <w:ind w:firstLineChars="200" w:firstLine="420"/>
        <w:jc w:val="center"/>
        <w:rPr>
          <w:moveFrom w:id="491" w:author="chunliu wang" w:date="2017-05-04T00:08:00Z"/>
          <w:rFonts w:ascii="Times" w:eastAsia="宋体" w:hAnsi="Times"/>
          <w:szCs w:val="21"/>
        </w:rPr>
      </w:pPr>
      <w:moveFrom w:id="492" w:author="chunliu wang" w:date="2017-05-04T00:08:00Z">
        <w:r w:rsidDel="00FE5FD0">
          <w:rPr>
            <w:rFonts w:ascii="Times" w:eastAsia="宋体" w:hAnsi="Times" w:hint="eastAsia"/>
            <w:szCs w:val="21"/>
          </w:rPr>
          <w:t>图</w:t>
        </w:r>
        <w:r w:rsidDel="00FE5FD0">
          <w:rPr>
            <w:rFonts w:ascii="Times" w:eastAsia="宋体" w:hAnsi="Times" w:hint="eastAsia"/>
            <w:szCs w:val="21"/>
          </w:rPr>
          <w:t xml:space="preserve">4.1 </w:t>
        </w:r>
        <w:r w:rsidDel="00FE5FD0">
          <w:rPr>
            <w:rFonts w:ascii="Times" w:eastAsia="宋体" w:hAnsi="Times" w:hint="eastAsia"/>
            <w:szCs w:val="21"/>
          </w:rPr>
          <w:t>模块和包机制用例图</w:t>
        </w:r>
        <w:bookmarkStart w:id="493" w:name="_Toc481620347"/>
        <w:bookmarkStart w:id="494" w:name="_Toc481620451"/>
        <w:bookmarkEnd w:id="493"/>
        <w:bookmarkEnd w:id="494"/>
      </w:moveFrom>
    </w:p>
    <w:p w14:paraId="0491F477" w14:textId="61AEE643" w:rsidR="0073245C" w:rsidDel="00FE5FD0" w:rsidRDefault="00A33A88">
      <w:pPr>
        <w:pStyle w:val="13"/>
        <w:widowControl/>
        <w:numPr>
          <w:ilvl w:val="2"/>
          <w:numId w:val="1"/>
        </w:numPr>
        <w:ind w:firstLineChars="0"/>
        <w:outlineLvl w:val="2"/>
        <w:rPr>
          <w:moveFrom w:id="495" w:author="chunliu wang" w:date="2017-05-04T00:10:00Z"/>
          <w:rFonts w:ascii="Times" w:eastAsia="宋体" w:hAnsi="Times"/>
          <w:b/>
          <w:sz w:val="28"/>
          <w:szCs w:val="28"/>
        </w:rPr>
      </w:pPr>
      <w:bookmarkStart w:id="496" w:name="_Toc480713707"/>
      <w:moveFromRangeStart w:id="497" w:author="chunliu wang" w:date="2017-05-04T00:10:00Z" w:name="move481619939"/>
      <w:moveFromRangeEnd w:id="479"/>
      <w:moveFrom w:id="498" w:author="chunliu wang" w:date="2017-05-04T00:10:00Z">
        <w:r w:rsidDel="00FE5FD0">
          <w:rPr>
            <w:rFonts w:ascii="Times" w:eastAsia="宋体" w:hAnsi="Times" w:hint="eastAsia"/>
            <w:b/>
            <w:sz w:val="28"/>
            <w:szCs w:val="28"/>
          </w:rPr>
          <w:t>创建和加载模块</w:t>
        </w:r>
        <w:bookmarkStart w:id="499" w:name="_Toc481620348"/>
        <w:bookmarkStart w:id="500" w:name="_Toc481620452"/>
        <w:bookmarkEnd w:id="496"/>
        <w:bookmarkEnd w:id="499"/>
        <w:bookmarkEnd w:id="500"/>
      </w:moveFrom>
    </w:p>
    <w:p w14:paraId="6E5C1B9F" w14:textId="12A6ED60" w:rsidR="0073245C" w:rsidDel="00FE5FD0" w:rsidRDefault="00A33A88">
      <w:pPr>
        <w:widowControl/>
        <w:spacing w:line="360" w:lineRule="auto"/>
        <w:ind w:firstLineChars="200" w:firstLine="420"/>
        <w:rPr>
          <w:moveFrom w:id="501" w:author="chunliu wang" w:date="2017-05-04T00:10:00Z"/>
          <w:rFonts w:ascii="Times" w:eastAsia="宋体" w:hAnsi="Times"/>
          <w:szCs w:val="21"/>
        </w:rPr>
      </w:pPr>
      <w:moveFrom w:id="502" w:author="chunliu wang" w:date="2017-05-04T00:10:00Z">
        <w:r w:rsidDel="00FE5FD0">
          <w:rPr>
            <w:rFonts w:ascii="Times" w:eastAsia="宋体" w:hAnsi="Times" w:hint="eastAsia"/>
            <w:szCs w:val="21"/>
          </w:rPr>
          <w:t>在</w:t>
        </w:r>
        <w:r w:rsidDel="00FE5FD0">
          <w:rPr>
            <w:rFonts w:ascii="Times" w:eastAsia="宋体" w:hAnsi="Times" w:hint="eastAsia"/>
            <w:szCs w:val="21"/>
          </w:rPr>
          <w:t>Node.js</w:t>
        </w:r>
        <w:r w:rsidDel="00FE5FD0">
          <w:rPr>
            <w:rFonts w:ascii="Times" w:eastAsia="宋体" w:hAnsi="Times" w:hint="eastAsia"/>
            <w:szCs w:val="21"/>
          </w:rPr>
          <w:t>中创建一个模块非常简单，因为一个文件就是一个模块。创建模块时需要一个对外公开的接口</w:t>
        </w:r>
        <w:r w:rsidDel="00FE5FD0">
          <w:rPr>
            <w:rFonts w:ascii="Times" w:eastAsia="宋体" w:hAnsi="Times" w:hint="eastAsia"/>
            <w:szCs w:val="21"/>
          </w:rPr>
          <w:t>exports</w:t>
        </w:r>
        <w:r w:rsidDel="00FE5FD0">
          <w:rPr>
            <w:rFonts w:ascii="Times" w:eastAsia="宋体" w:hAnsi="Times" w:hint="eastAsia"/>
            <w:szCs w:val="21"/>
          </w:rPr>
          <w:t>，外部加载模块时利用</w:t>
        </w:r>
        <w:r w:rsidDel="00FE5FD0">
          <w:rPr>
            <w:rFonts w:ascii="Times" w:eastAsia="宋体" w:hAnsi="Times" w:hint="eastAsia"/>
            <w:szCs w:val="21"/>
          </w:rPr>
          <w:t>require</w:t>
        </w:r>
        <w:r w:rsidDel="00FE5FD0">
          <w:rPr>
            <w:rFonts w:ascii="Times" w:eastAsia="宋体" w:hAnsi="Times" w:hint="eastAsia"/>
            <w:szCs w:val="21"/>
          </w:rPr>
          <w:t>获取该模块的接口。开发人员创建和加载模块的用例如</w:t>
        </w:r>
        <w:r w:rsidDel="00FE5FD0">
          <w:rPr>
            <w:rFonts w:ascii="Times" w:eastAsia="宋体" w:hAnsi="Times" w:hint="eastAsia"/>
            <w:szCs w:val="21"/>
          </w:rPr>
          <w:t>3.2</w:t>
        </w:r>
        <w:r w:rsidDel="00FE5FD0">
          <w:rPr>
            <w:rFonts w:ascii="Times" w:eastAsia="宋体" w:hAnsi="Times" w:hint="eastAsia"/>
            <w:szCs w:val="21"/>
          </w:rPr>
          <w:t>图和</w:t>
        </w:r>
        <w:r w:rsidDel="00FE5FD0">
          <w:rPr>
            <w:rFonts w:ascii="Times" w:eastAsia="宋体" w:hAnsi="Times" w:hint="eastAsia"/>
            <w:szCs w:val="21"/>
          </w:rPr>
          <w:t>3.3</w:t>
        </w:r>
        <w:r w:rsidDel="00FE5FD0">
          <w:rPr>
            <w:rFonts w:ascii="Times" w:eastAsia="宋体" w:hAnsi="Times" w:hint="eastAsia"/>
            <w:szCs w:val="21"/>
          </w:rPr>
          <w:t>图所示</w:t>
        </w:r>
        <w:r w:rsidDel="00FE5FD0">
          <w:rPr>
            <w:rFonts w:ascii="Times" w:eastAsia="宋体" w:hAnsi="Times" w:hint="eastAsia"/>
            <w:szCs w:val="21"/>
            <w:vertAlign w:val="superscript"/>
          </w:rPr>
          <w:t>[1]</w:t>
        </w:r>
        <w:r w:rsidDel="00FE5FD0">
          <w:rPr>
            <w:rFonts w:ascii="Times" w:eastAsia="宋体" w:hAnsi="Times" w:hint="eastAsia"/>
            <w:szCs w:val="21"/>
          </w:rPr>
          <w:t>。</w:t>
        </w:r>
        <w:bookmarkStart w:id="503" w:name="_Toc481620349"/>
        <w:bookmarkStart w:id="504" w:name="_Toc481620453"/>
        <w:bookmarkEnd w:id="503"/>
        <w:bookmarkEnd w:id="504"/>
      </w:moveFrom>
    </w:p>
    <w:moveFromRangeEnd w:id="497"/>
    <w:p w14:paraId="5E9C8AE9" w14:textId="4142F893" w:rsidR="0073245C" w:rsidDel="00FE5FD0" w:rsidRDefault="00A33A88">
      <w:pPr>
        <w:widowControl/>
        <w:spacing w:line="360" w:lineRule="auto"/>
        <w:ind w:firstLineChars="200" w:firstLine="420"/>
        <w:rPr>
          <w:del w:id="505" w:author="chunliu wang" w:date="2017-05-04T00:07:00Z"/>
          <w:rFonts w:ascii="Times" w:eastAsia="宋体" w:hAnsi="Times"/>
          <w:sz w:val="24"/>
          <w:szCs w:val="24"/>
        </w:rPr>
      </w:pPr>
      <w:del w:id="506" w:author="chunliu wang" w:date="2017-05-04T00:07:00Z">
        <w:r w:rsidDel="00FE5FD0">
          <w:rPr>
            <w:rFonts w:ascii="Times" w:eastAsia="宋体" w:hAnsi="Times"/>
            <w:noProof/>
          </w:rPr>
          <w:drawing>
            <wp:inline distT="0" distB="0" distL="0" distR="0" wp14:anchorId="173DC379" wp14:editId="3780BE0B">
              <wp:extent cx="5274310" cy="45859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1"/>
                      <a:stretch>
                        <a:fillRect/>
                      </a:stretch>
                    </pic:blipFill>
                    <pic:spPr>
                      <a:xfrm>
                        <a:off x="0" y="0"/>
                        <a:ext cx="5274310" cy="4585970"/>
                      </a:xfrm>
                      <a:prstGeom prst="rect">
                        <a:avLst/>
                      </a:prstGeom>
                    </pic:spPr>
                  </pic:pic>
                </a:graphicData>
              </a:graphic>
            </wp:inline>
          </w:drawing>
        </w:r>
        <w:bookmarkStart w:id="507" w:name="_Toc481620350"/>
        <w:bookmarkStart w:id="508" w:name="_Toc481620454"/>
        <w:bookmarkEnd w:id="507"/>
        <w:bookmarkEnd w:id="508"/>
      </w:del>
    </w:p>
    <w:p w14:paraId="3689F911" w14:textId="4BD81D53" w:rsidR="0073245C" w:rsidDel="00FE5FD0" w:rsidRDefault="00A33A88">
      <w:pPr>
        <w:widowControl/>
        <w:jc w:val="center"/>
        <w:rPr>
          <w:del w:id="509" w:author="chunliu wang" w:date="2017-05-04T00:07:00Z"/>
          <w:rFonts w:ascii="Times" w:eastAsia="宋体" w:hAnsi="Times"/>
          <w:szCs w:val="21"/>
        </w:rPr>
      </w:pPr>
      <w:commentRangeStart w:id="510"/>
      <w:del w:id="511" w:author="chunliu wang" w:date="2017-05-04T00:07:00Z">
        <w:r w:rsidDel="00FE5FD0">
          <w:rPr>
            <w:rFonts w:ascii="Times" w:eastAsia="宋体" w:hAnsi="Times" w:hint="eastAsia"/>
            <w:szCs w:val="21"/>
          </w:rPr>
          <w:delText>图</w:delText>
        </w:r>
        <w:r w:rsidDel="00FE5FD0">
          <w:rPr>
            <w:rFonts w:ascii="Times" w:eastAsia="宋体" w:hAnsi="Times" w:hint="eastAsia"/>
            <w:szCs w:val="21"/>
          </w:rPr>
          <w:delText xml:space="preserve">4.2 </w:delText>
        </w:r>
        <w:r w:rsidDel="00FE5FD0">
          <w:rPr>
            <w:rFonts w:ascii="Times" w:eastAsia="宋体" w:hAnsi="Times" w:hint="eastAsia"/>
            <w:szCs w:val="21"/>
          </w:rPr>
          <w:delText>创建模块用例描述</w:delText>
        </w:r>
        <w:commentRangeEnd w:id="510"/>
        <w:r w:rsidR="00F81C89" w:rsidDel="00FE5FD0">
          <w:rPr>
            <w:rStyle w:val="af"/>
          </w:rPr>
          <w:commentReference w:id="510"/>
        </w:r>
        <w:bookmarkStart w:id="512" w:name="_Toc481620351"/>
        <w:bookmarkStart w:id="513" w:name="_Toc481620455"/>
        <w:bookmarkEnd w:id="512"/>
        <w:bookmarkEnd w:id="513"/>
      </w:del>
    </w:p>
    <w:p w14:paraId="6624D4A5" w14:textId="744CC98B" w:rsidR="0073245C" w:rsidDel="00FE5FD0" w:rsidRDefault="00A33A88">
      <w:pPr>
        <w:widowControl/>
        <w:rPr>
          <w:del w:id="514" w:author="chunliu wang" w:date="2017-05-04T00:07:00Z"/>
          <w:rFonts w:ascii="Times" w:eastAsia="宋体" w:hAnsi="Times"/>
          <w:szCs w:val="21"/>
        </w:rPr>
      </w:pPr>
      <w:del w:id="515" w:author="chunliu wang" w:date="2017-05-04T00:07:00Z">
        <w:r w:rsidDel="00FE5FD0">
          <w:rPr>
            <w:rFonts w:ascii="Times" w:eastAsia="宋体" w:hAnsi="Times"/>
            <w:noProof/>
          </w:rPr>
          <w:drawing>
            <wp:inline distT="0" distB="0" distL="0" distR="0" wp14:anchorId="6107719A" wp14:editId="759E1754">
              <wp:extent cx="5274310" cy="549211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2"/>
                      <a:stretch>
                        <a:fillRect/>
                      </a:stretch>
                    </pic:blipFill>
                    <pic:spPr>
                      <a:xfrm>
                        <a:off x="0" y="0"/>
                        <a:ext cx="5274310" cy="5492115"/>
                      </a:xfrm>
                      <a:prstGeom prst="rect">
                        <a:avLst/>
                      </a:prstGeom>
                    </pic:spPr>
                  </pic:pic>
                </a:graphicData>
              </a:graphic>
            </wp:inline>
          </w:drawing>
        </w:r>
        <w:bookmarkStart w:id="516" w:name="_Toc481620352"/>
        <w:bookmarkStart w:id="517" w:name="_Toc481620456"/>
        <w:bookmarkEnd w:id="516"/>
        <w:bookmarkEnd w:id="517"/>
      </w:del>
    </w:p>
    <w:p w14:paraId="2DFEA51E" w14:textId="798D43A2" w:rsidR="0073245C" w:rsidDel="00FE5FD0" w:rsidRDefault="00A33A88">
      <w:pPr>
        <w:widowControl/>
        <w:jc w:val="center"/>
        <w:rPr>
          <w:del w:id="518" w:author="chunliu wang" w:date="2017-05-04T00:07:00Z"/>
          <w:rFonts w:ascii="Times" w:eastAsia="宋体" w:hAnsi="Times"/>
          <w:szCs w:val="21"/>
        </w:rPr>
      </w:pPr>
      <w:commentRangeStart w:id="519"/>
      <w:del w:id="520" w:author="chunliu wang" w:date="2017-05-04T00:07:00Z">
        <w:r w:rsidDel="00FE5FD0">
          <w:rPr>
            <w:rFonts w:ascii="Times" w:eastAsia="宋体" w:hAnsi="Times" w:hint="eastAsia"/>
            <w:szCs w:val="21"/>
          </w:rPr>
          <w:delText>图</w:delText>
        </w:r>
        <w:r w:rsidDel="00FE5FD0">
          <w:rPr>
            <w:rFonts w:ascii="Times" w:eastAsia="宋体" w:hAnsi="Times" w:hint="eastAsia"/>
            <w:szCs w:val="21"/>
          </w:rPr>
          <w:delText xml:space="preserve">4.3 </w:delText>
        </w:r>
        <w:r w:rsidDel="00FE5FD0">
          <w:rPr>
            <w:rFonts w:ascii="Times" w:eastAsia="宋体" w:hAnsi="Times" w:hint="eastAsia"/>
            <w:szCs w:val="21"/>
          </w:rPr>
          <w:delText>加载模块用例描述</w:delText>
        </w:r>
        <w:commentRangeEnd w:id="519"/>
        <w:r w:rsidR="000E5C03" w:rsidDel="00FE5FD0">
          <w:rPr>
            <w:rStyle w:val="af"/>
          </w:rPr>
          <w:commentReference w:id="519"/>
        </w:r>
        <w:bookmarkStart w:id="521" w:name="_Toc481620353"/>
        <w:bookmarkStart w:id="522" w:name="_Toc481620457"/>
        <w:bookmarkEnd w:id="521"/>
        <w:bookmarkEnd w:id="522"/>
      </w:del>
    </w:p>
    <w:p w14:paraId="1D114E4F" w14:textId="394A7C66" w:rsidR="0073245C" w:rsidDel="00FE5FD0" w:rsidRDefault="00A33A88">
      <w:pPr>
        <w:pStyle w:val="13"/>
        <w:widowControl/>
        <w:numPr>
          <w:ilvl w:val="2"/>
          <w:numId w:val="1"/>
        </w:numPr>
        <w:ind w:firstLineChars="0"/>
        <w:outlineLvl w:val="2"/>
        <w:rPr>
          <w:del w:id="523" w:author="chunliu wang" w:date="2017-05-04T00:07:00Z"/>
          <w:rFonts w:ascii="Times" w:eastAsia="宋体" w:hAnsi="Times"/>
          <w:b/>
          <w:sz w:val="28"/>
          <w:szCs w:val="28"/>
        </w:rPr>
      </w:pPr>
      <w:bookmarkStart w:id="524" w:name="_Toc480713708"/>
      <w:del w:id="525" w:author="chunliu wang" w:date="2017-05-04T00:07:00Z">
        <w:r w:rsidDel="00FE5FD0">
          <w:rPr>
            <w:rFonts w:ascii="Times" w:eastAsia="宋体" w:hAnsi="Times" w:hint="eastAsia"/>
            <w:b/>
            <w:sz w:val="28"/>
            <w:szCs w:val="28"/>
          </w:rPr>
          <w:delText>创建和调用包</w:delText>
        </w:r>
        <w:bookmarkStart w:id="526" w:name="_Toc481620354"/>
        <w:bookmarkStart w:id="527" w:name="_Toc481620458"/>
        <w:bookmarkEnd w:id="524"/>
        <w:bookmarkEnd w:id="526"/>
        <w:bookmarkEnd w:id="527"/>
      </w:del>
    </w:p>
    <w:p w14:paraId="3BF60172" w14:textId="76B277BB" w:rsidR="0073245C" w:rsidDel="00FE5FD0" w:rsidRDefault="00A33A88">
      <w:pPr>
        <w:widowControl/>
        <w:spacing w:line="360" w:lineRule="auto"/>
        <w:ind w:firstLineChars="200" w:firstLine="420"/>
        <w:rPr>
          <w:del w:id="528" w:author="chunliu wang" w:date="2017-05-04T00:07:00Z"/>
          <w:rFonts w:ascii="Times" w:eastAsia="宋体" w:hAnsi="Times"/>
          <w:szCs w:val="21"/>
        </w:rPr>
      </w:pPr>
      <w:del w:id="529" w:author="chunliu wang" w:date="2017-05-04T00:07:00Z">
        <w:r w:rsidDel="00FE5FD0">
          <w:rPr>
            <w:rFonts w:ascii="Times" w:eastAsia="宋体" w:hAnsi="Times" w:hint="eastAsia"/>
            <w:szCs w:val="21"/>
          </w:rPr>
          <w:delText>包通常是一些模块的集合，在模块的基础上提供了更高层的抽象，相当于提供了一些固定接口的函数库。创建包时需要有一个模块，或者在创建包之后在包内创建一个新的模块。调用时依旧使用</w:delText>
        </w:r>
        <w:r w:rsidDel="00FE5FD0">
          <w:rPr>
            <w:rFonts w:ascii="Times" w:eastAsia="宋体" w:hAnsi="Times" w:hint="eastAsia"/>
            <w:szCs w:val="21"/>
          </w:rPr>
          <w:delText>require</w:delText>
        </w:r>
        <w:r w:rsidDel="00FE5FD0">
          <w:rPr>
            <w:rFonts w:ascii="Times" w:eastAsia="宋体" w:hAnsi="Times" w:hint="eastAsia"/>
            <w:szCs w:val="21"/>
          </w:rPr>
          <w:delText>方法来获取包的接口。创建和调用包的用例如下图</w:delText>
        </w:r>
        <w:r w:rsidDel="00FE5FD0">
          <w:rPr>
            <w:rFonts w:ascii="Times" w:eastAsia="宋体" w:hAnsi="Times" w:hint="eastAsia"/>
            <w:szCs w:val="21"/>
          </w:rPr>
          <w:delText>3.4</w:delText>
        </w:r>
        <w:r w:rsidDel="00FE5FD0">
          <w:rPr>
            <w:rFonts w:ascii="Times" w:eastAsia="宋体" w:hAnsi="Times" w:hint="eastAsia"/>
            <w:szCs w:val="21"/>
          </w:rPr>
          <w:delText>和</w:delText>
        </w:r>
        <w:r w:rsidDel="00FE5FD0">
          <w:rPr>
            <w:rFonts w:ascii="Times" w:eastAsia="宋体" w:hAnsi="Times" w:hint="eastAsia"/>
            <w:szCs w:val="21"/>
          </w:rPr>
          <w:delText>3.5</w:delText>
        </w:r>
        <w:r w:rsidDel="00FE5FD0">
          <w:rPr>
            <w:rFonts w:ascii="Times" w:eastAsia="宋体" w:hAnsi="Times" w:hint="eastAsia"/>
            <w:szCs w:val="21"/>
          </w:rPr>
          <w:delText>所示。</w:delText>
        </w:r>
        <w:bookmarkStart w:id="530" w:name="_Toc481620355"/>
        <w:bookmarkStart w:id="531" w:name="_Toc481620459"/>
        <w:bookmarkEnd w:id="530"/>
        <w:bookmarkEnd w:id="531"/>
      </w:del>
    </w:p>
    <w:p w14:paraId="67A23699" w14:textId="633F8559" w:rsidR="0073245C" w:rsidDel="00FE5FD0" w:rsidRDefault="00A33A88">
      <w:pPr>
        <w:widowControl/>
        <w:spacing w:line="360" w:lineRule="auto"/>
        <w:jc w:val="center"/>
        <w:rPr>
          <w:del w:id="532" w:author="chunliu wang" w:date="2017-05-04T00:07:00Z"/>
          <w:rFonts w:ascii="Times" w:eastAsia="宋体" w:hAnsi="Times"/>
          <w:szCs w:val="21"/>
        </w:rPr>
      </w:pPr>
      <w:commentRangeStart w:id="533"/>
      <w:del w:id="534" w:author="chunliu wang" w:date="2017-05-04T00:07:00Z">
        <w:r w:rsidDel="00FE5FD0">
          <w:rPr>
            <w:rFonts w:ascii="Times" w:eastAsia="宋体" w:hAnsi="Times"/>
            <w:noProof/>
          </w:rPr>
          <w:drawing>
            <wp:anchor distT="0" distB="0" distL="114300" distR="114300" simplePos="0" relativeHeight="251660288" behindDoc="0" locked="0" layoutInCell="1" allowOverlap="1" wp14:anchorId="4CF1F16B" wp14:editId="78C7721B">
              <wp:simplePos x="0" y="0"/>
              <wp:positionH relativeFrom="column">
                <wp:posOffset>0</wp:posOffset>
              </wp:positionH>
              <wp:positionV relativeFrom="page">
                <wp:posOffset>1073785</wp:posOffset>
              </wp:positionV>
              <wp:extent cx="5274310" cy="2534920"/>
              <wp:effectExtent l="0" t="0" r="254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2534920"/>
                      </a:xfrm>
                      <a:prstGeom prst="rect">
                        <a:avLst/>
                      </a:prstGeom>
                    </pic:spPr>
                  </pic:pic>
                </a:graphicData>
              </a:graphic>
            </wp:anchor>
          </w:drawing>
        </w:r>
        <w:r w:rsidDel="00FE5FD0">
          <w:rPr>
            <w:rFonts w:ascii="Times" w:eastAsia="宋体" w:hAnsi="Times" w:hint="eastAsia"/>
            <w:szCs w:val="21"/>
          </w:rPr>
          <w:delText>图</w:delText>
        </w:r>
        <w:r w:rsidDel="00FE5FD0">
          <w:rPr>
            <w:rFonts w:ascii="Times" w:eastAsia="宋体" w:hAnsi="Times" w:hint="eastAsia"/>
            <w:szCs w:val="21"/>
          </w:rPr>
          <w:delText xml:space="preserve">4.4 </w:delText>
        </w:r>
        <w:r w:rsidDel="00FE5FD0">
          <w:rPr>
            <w:rFonts w:ascii="Times" w:eastAsia="宋体" w:hAnsi="Times" w:hint="eastAsia"/>
            <w:szCs w:val="21"/>
          </w:rPr>
          <w:delText>创建包用例描述</w:delText>
        </w:r>
        <w:commentRangeEnd w:id="533"/>
        <w:r w:rsidR="000E5C03" w:rsidDel="00FE5FD0">
          <w:rPr>
            <w:rStyle w:val="af"/>
          </w:rPr>
          <w:commentReference w:id="533"/>
        </w:r>
        <w:bookmarkStart w:id="535" w:name="_Toc481620356"/>
        <w:bookmarkStart w:id="536" w:name="_Toc481620460"/>
        <w:bookmarkEnd w:id="535"/>
        <w:bookmarkEnd w:id="536"/>
      </w:del>
    </w:p>
    <w:p w14:paraId="551570A9" w14:textId="65C9CF81" w:rsidR="0073245C" w:rsidDel="00FE5FD0" w:rsidRDefault="00A33A88">
      <w:pPr>
        <w:widowControl/>
        <w:jc w:val="center"/>
        <w:rPr>
          <w:del w:id="537" w:author="chunliu wang" w:date="2017-05-04T00:07:00Z"/>
          <w:rFonts w:ascii="Times" w:eastAsia="宋体" w:hAnsi="Times"/>
          <w:szCs w:val="21"/>
        </w:rPr>
      </w:pPr>
      <w:del w:id="538" w:author="chunliu wang" w:date="2017-05-04T00:07:00Z">
        <w:r w:rsidDel="00FE5FD0">
          <w:rPr>
            <w:rFonts w:ascii="Times" w:eastAsia="宋体" w:hAnsi="Times"/>
            <w:noProof/>
          </w:rPr>
          <w:drawing>
            <wp:inline distT="0" distB="0" distL="0" distR="0" wp14:anchorId="167166A7" wp14:editId="177BDD6D">
              <wp:extent cx="5274310" cy="250888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4"/>
                      <a:stretch>
                        <a:fillRect/>
                      </a:stretch>
                    </pic:blipFill>
                    <pic:spPr>
                      <a:xfrm>
                        <a:off x="0" y="0"/>
                        <a:ext cx="5274310" cy="2508885"/>
                      </a:xfrm>
                      <a:prstGeom prst="rect">
                        <a:avLst/>
                      </a:prstGeom>
                    </pic:spPr>
                  </pic:pic>
                </a:graphicData>
              </a:graphic>
            </wp:inline>
          </w:drawing>
        </w:r>
        <w:bookmarkStart w:id="539" w:name="_Toc481620357"/>
        <w:bookmarkStart w:id="540" w:name="_Toc481620461"/>
        <w:bookmarkEnd w:id="539"/>
        <w:bookmarkEnd w:id="540"/>
      </w:del>
    </w:p>
    <w:p w14:paraId="328FDE82" w14:textId="5CD8EEB4" w:rsidR="0073245C" w:rsidDel="00FE5FD0" w:rsidRDefault="00A33A88">
      <w:pPr>
        <w:widowControl/>
        <w:jc w:val="center"/>
        <w:rPr>
          <w:del w:id="541" w:author="chunliu wang" w:date="2017-05-04T00:07:00Z"/>
          <w:rFonts w:ascii="Times" w:eastAsia="宋体" w:hAnsi="Times"/>
          <w:szCs w:val="21"/>
        </w:rPr>
      </w:pPr>
      <w:commentRangeStart w:id="542"/>
      <w:del w:id="543" w:author="chunliu wang" w:date="2017-05-04T00:07:00Z">
        <w:r w:rsidDel="00FE5FD0">
          <w:rPr>
            <w:rFonts w:ascii="Times" w:eastAsia="宋体" w:hAnsi="Times" w:hint="eastAsia"/>
            <w:szCs w:val="21"/>
          </w:rPr>
          <w:delText>图</w:delText>
        </w:r>
        <w:r w:rsidDel="00FE5FD0">
          <w:rPr>
            <w:rFonts w:ascii="Times" w:eastAsia="宋体" w:hAnsi="Times" w:hint="eastAsia"/>
            <w:szCs w:val="21"/>
          </w:rPr>
          <w:delText xml:space="preserve">4.5 </w:delText>
        </w:r>
        <w:r w:rsidDel="00FE5FD0">
          <w:rPr>
            <w:rFonts w:ascii="Times" w:eastAsia="宋体" w:hAnsi="Times" w:hint="eastAsia"/>
            <w:szCs w:val="21"/>
          </w:rPr>
          <w:delText>调用包用例描述</w:delText>
        </w:r>
        <w:commentRangeEnd w:id="542"/>
        <w:r w:rsidR="000E5C03" w:rsidDel="00FE5FD0">
          <w:rPr>
            <w:rStyle w:val="af"/>
          </w:rPr>
          <w:commentReference w:id="542"/>
        </w:r>
        <w:bookmarkStart w:id="544" w:name="_Toc481620358"/>
        <w:bookmarkStart w:id="545" w:name="_Toc481620462"/>
        <w:bookmarkEnd w:id="544"/>
        <w:bookmarkEnd w:id="545"/>
      </w:del>
    </w:p>
    <w:p w14:paraId="5457F645" w14:textId="052408DD" w:rsidR="0073245C" w:rsidDel="00FE5FD0" w:rsidRDefault="00A33A88">
      <w:pPr>
        <w:pStyle w:val="13"/>
        <w:widowControl/>
        <w:numPr>
          <w:ilvl w:val="2"/>
          <w:numId w:val="1"/>
        </w:numPr>
        <w:ind w:firstLineChars="0"/>
        <w:outlineLvl w:val="2"/>
        <w:rPr>
          <w:del w:id="546" w:author="chunliu wang" w:date="2017-05-04T00:07:00Z"/>
          <w:rFonts w:ascii="Times" w:eastAsia="宋体" w:hAnsi="Times"/>
          <w:b/>
          <w:sz w:val="28"/>
          <w:szCs w:val="28"/>
        </w:rPr>
      </w:pPr>
      <w:bookmarkStart w:id="547" w:name="_Toc480713709"/>
      <w:del w:id="548" w:author="chunliu wang" w:date="2017-05-04T00:07:00Z">
        <w:r w:rsidDel="00FE5FD0">
          <w:rPr>
            <w:rFonts w:ascii="Times" w:eastAsia="宋体" w:hAnsi="Times" w:hint="eastAsia"/>
            <w:b/>
            <w:sz w:val="28"/>
            <w:szCs w:val="28"/>
          </w:rPr>
          <w:delText>管理包</w:delText>
        </w:r>
        <w:bookmarkStart w:id="549" w:name="_Toc481620359"/>
        <w:bookmarkStart w:id="550" w:name="_Toc481620463"/>
        <w:bookmarkEnd w:id="547"/>
        <w:bookmarkEnd w:id="549"/>
        <w:bookmarkEnd w:id="550"/>
      </w:del>
    </w:p>
    <w:p w14:paraId="4D8F9520" w14:textId="316EE3A6" w:rsidR="0073245C" w:rsidDel="00FE5FD0" w:rsidRDefault="00A33A88">
      <w:pPr>
        <w:widowControl/>
        <w:spacing w:line="360" w:lineRule="auto"/>
        <w:ind w:firstLineChars="200" w:firstLine="420"/>
        <w:rPr>
          <w:del w:id="551" w:author="chunliu wang" w:date="2017-05-04T00:07:00Z"/>
          <w:rFonts w:ascii="Times" w:eastAsia="宋体" w:hAnsi="Times"/>
          <w:szCs w:val="21"/>
        </w:rPr>
      </w:pPr>
      <w:del w:id="552" w:author="chunliu wang" w:date="2017-05-04T00:07:00Z">
        <w:r w:rsidDel="00FE5FD0">
          <w:rPr>
            <w:rFonts w:ascii="Times" w:eastAsia="宋体" w:hAnsi="Times"/>
            <w:szCs w:val="21"/>
          </w:rPr>
          <w:delText>N</w:delText>
        </w:r>
        <w:r w:rsidDel="00FE5FD0">
          <w:rPr>
            <w:rFonts w:ascii="Times" w:eastAsia="宋体" w:hAnsi="Times" w:hint="eastAsia"/>
            <w:szCs w:val="21"/>
          </w:rPr>
          <w:delText>PM</w:delText>
        </w:r>
        <w:r w:rsidDel="00FE5FD0">
          <w:rPr>
            <w:rFonts w:ascii="Times" w:eastAsia="宋体" w:hAnsi="Times" w:hint="eastAsia"/>
            <w:szCs w:val="21"/>
          </w:rPr>
          <w:delText>是</w:delText>
        </w:r>
        <w:r w:rsidDel="00FE5FD0">
          <w:rPr>
            <w:rFonts w:ascii="Times" w:eastAsia="宋体" w:hAnsi="Times" w:hint="eastAsia"/>
            <w:szCs w:val="21"/>
          </w:rPr>
          <w:delText>Node.js</w:delText>
        </w:r>
        <w:r w:rsidDel="00FE5FD0">
          <w:rPr>
            <w:rFonts w:ascii="Times" w:eastAsia="宋体" w:hAnsi="Times" w:hint="eastAsia"/>
            <w:szCs w:val="21"/>
          </w:rPr>
          <w:delText>发布的包管理工具，用于包的发布、传播、依赖控制。</w:delText>
        </w:r>
        <w:r w:rsidDel="00FE5FD0">
          <w:rPr>
            <w:rFonts w:ascii="Times" w:eastAsia="宋体" w:hAnsi="Times"/>
            <w:szCs w:val="21"/>
          </w:rPr>
          <w:delText>NPM</w:delText>
        </w:r>
        <w:r w:rsidDel="00FE5FD0">
          <w:rPr>
            <w:rFonts w:ascii="Times" w:eastAsia="宋体" w:hAnsi="Times" w:hint="eastAsia"/>
            <w:szCs w:val="21"/>
          </w:rPr>
          <w:delText>提供了命令行工具，使用户方便地下载、安装、升级、删除包，也可以让开发者发布并维护包。</w:delText>
        </w:r>
        <w:bookmarkStart w:id="553" w:name="_Toc481620360"/>
        <w:bookmarkStart w:id="554" w:name="_Toc481620464"/>
        <w:bookmarkEnd w:id="553"/>
        <w:bookmarkEnd w:id="554"/>
      </w:del>
    </w:p>
    <w:p w14:paraId="1858C139" w14:textId="1824B6FE" w:rsidR="0073245C" w:rsidDel="00FE5FD0" w:rsidRDefault="00A33A88">
      <w:pPr>
        <w:widowControl/>
        <w:spacing w:line="360" w:lineRule="auto"/>
        <w:ind w:firstLineChars="200" w:firstLine="420"/>
        <w:rPr>
          <w:del w:id="555" w:author="chunliu wang" w:date="2017-05-04T00:07:00Z"/>
          <w:rFonts w:ascii="Times" w:eastAsia="宋体" w:hAnsi="Times"/>
          <w:szCs w:val="21"/>
        </w:rPr>
      </w:pPr>
      <w:del w:id="556" w:author="chunliu wang" w:date="2017-05-04T00:07:00Z">
        <w:r w:rsidDel="00FE5FD0">
          <w:rPr>
            <w:rFonts w:ascii="Times" w:eastAsia="宋体" w:hAnsi="Times"/>
            <w:noProof/>
          </w:rPr>
          <w:drawing>
            <wp:inline distT="0" distB="0" distL="0" distR="0" wp14:anchorId="05EA6063" wp14:editId="0B807BE0">
              <wp:extent cx="5274310" cy="27051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5"/>
                      <a:stretch>
                        <a:fillRect/>
                      </a:stretch>
                    </pic:blipFill>
                    <pic:spPr>
                      <a:xfrm>
                        <a:off x="0" y="0"/>
                        <a:ext cx="5274310" cy="2705100"/>
                      </a:xfrm>
                      <a:prstGeom prst="rect">
                        <a:avLst/>
                      </a:prstGeom>
                    </pic:spPr>
                  </pic:pic>
                </a:graphicData>
              </a:graphic>
            </wp:inline>
          </w:drawing>
        </w:r>
        <w:bookmarkStart w:id="557" w:name="_Toc481620361"/>
        <w:bookmarkStart w:id="558" w:name="_Toc481620465"/>
        <w:bookmarkEnd w:id="557"/>
        <w:bookmarkEnd w:id="558"/>
      </w:del>
    </w:p>
    <w:p w14:paraId="1FF95DF5" w14:textId="2D2665E1" w:rsidR="0073245C" w:rsidDel="00FE5FD0" w:rsidRDefault="00A33A88">
      <w:pPr>
        <w:widowControl/>
        <w:jc w:val="center"/>
        <w:rPr>
          <w:del w:id="559" w:author="chunliu wang" w:date="2017-05-04T00:07:00Z"/>
          <w:rFonts w:ascii="Times" w:eastAsia="宋体" w:hAnsi="Times"/>
          <w:szCs w:val="21"/>
        </w:rPr>
      </w:pPr>
      <w:commentRangeStart w:id="560"/>
      <w:del w:id="561" w:author="chunliu wang" w:date="2017-05-04T00:07:00Z">
        <w:r w:rsidDel="00FE5FD0">
          <w:rPr>
            <w:rFonts w:ascii="Times" w:eastAsia="宋体" w:hAnsi="Times" w:hint="eastAsia"/>
            <w:szCs w:val="21"/>
          </w:rPr>
          <w:delText>图</w:delText>
        </w:r>
        <w:r w:rsidDel="00FE5FD0">
          <w:rPr>
            <w:rFonts w:ascii="Times" w:eastAsia="宋体" w:hAnsi="Times" w:hint="eastAsia"/>
            <w:szCs w:val="21"/>
          </w:rPr>
          <w:delText>4.</w:delText>
        </w:r>
        <w:r w:rsidDel="00FE5FD0">
          <w:rPr>
            <w:rFonts w:ascii="Times" w:eastAsia="宋体" w:hAnsi="Times"/>
            <w:szCs w:val="21"/>
          </w:rPr>
          <w:delText>6</w:delText>
        </w:r>
        <w:r w:rsidDel="00FE5FD0">
          <w:rPr>
            <w:rFonts w:ascii="Times" w:eastAsia="宋体" w:hAnsi="Times" w:hint="eastAsia"/>
            <w:szCs w:val="21"/>
          </w:rPr>
          <w:delText xml:space="preserve"> </w:delText>
        </w:r>
        <w:r w:rsidDel="00FE5FD0">
          <w:rPr>
            <w:rFonts w:ascii="Times" w:eastAsia="宋体" w:hAnsi="Times" w:hint="eastAsia"/>
            <w:szCs w:val="21"/>
          </w:rPr>
          <w:delText>包管理用例描述</w:delText>
        </w:r>
        <w:commentRangeEnd w:id="560"/>
        <w:r w:rsidR="002B3ADA" w:rsidDel="00FE5FD0">
          <w:rPr>
            <w:rStyle w:val="af"/>
          </w:rPr>
          <w:commentReference w:id="560"/>
        </w:r>
        <w:bookmarkStart w:id="562" w:name="_Toc481620362"/>
        <w:bookmarkStart w:id="563" w:name="_Toc481620466"/>
        <w:bookmarkEnd w:id="562"/>
        <w:bookmarkEnd w:id="563"/>
      </w:del>
    </w:p>
    <w:p w14:paraId="3C9646F6" w14:textId="070B6A54" w:rsidR="0073245C" w:rsidDel="00FE5FD0" w:rsidRDefault="00A33A88">
      <w:pPr>
        <w:pStyle w:val="13"/>
        <w:widowControl/>
        <w:numPr>
          <w:ilvl w:val="1"/>
          <w:numId w:val="1"/>
        </w:numPr>
        <w:ind w:firstLineChars="0"/>
        <w:jc w:val="left"/>
        <w:outlineLvl w:val="1"/>
        <w:rPr>
          <w:del w:id="564" w:author="chunliu wang" w:date="2017-05-04T00:07:00Z"/>
          <w:rFonts w:ascii="Times" w:eastAsia="宋体" w:hAnsi="Times"/>
          <w:b/>
          <w:sz w:val="32"/>
          <w:szCs w:val="32"/>
        </w:rPr>
      </w:pPr>
      <w:bookmarkStart w:id="565" w:name="_Toc480713710"/>
      <w:del w:id="566" w:author="chunliu wang" w:date="2017-05-04T00:07:00Z">
        <w:r w:rsidDel="00FE5FD0">
          <w:rPr>
            <w:rFonts w:ascii="Times" w:eastAsia="宋体" w:hAnsi="Times" w:hint="eastAsia"/>
            <w:b/>
            <w:sz w:val="32"/>
            <w:szCs w:val="32"/>
          </w:rPr>
          <w:delText>网络通信</w:delText>
        </w:r>
        <w:bookmarkStart w:id="567" w:name="_Toc481620363"/>
        <w:bookmarkStart w:id="568" w:name="_Toc481620467"/>
        <w:bookmarkEnd w:id="565"/>
        <w:bookmarkEnd w:id="567"/>
        <w:bookmarkEnd w:id="568"/>
      </w:del>
    </w:p>
    <w:p w14:paraId="6C2D25BA" w14:textId="7FD2768A" w:rsidR="0073245C" w:rsidDel="00FE5FD0" w:rsidRDefault="00A33A88">
      <w:pPr>
        <w:widowControl/>
        <w:spacing w:line="360" w:lineRule="auto"/>
        <w:ind w:firstLineChars="200" w:firstLine="420"/>
        <w:jc w:val="left"/>
        <w:rPr>
          <w:del w:id="569" w:author="chunliu wang" w:date="2017-05-04T00:07:00Z"/>
          <w:rFonts w:ascii="Times" w:eastAsia="宋体" w:hAnsi="Times"/>
          <w:szCs w:val="21"/>
        </w:rPr>
      </w:pPr>
      <w:del w:id="570" w:author="chunliu wang" w:date="2017-05-04T00:07:00Z">
        <w:r w:rsidDel="00FE5FD0">
          <w:rPr>
            <w:rFonts w:ascii="Times" w:eastAsia="宋体" w:hAnsi="Times" w:hint="eastAsia"/>
            <w:szCs w:val="21"/>
          </w:rPr>
          <w:delText>在使用</w:delText>
        </w:r>
        <w:r w:rsidDel="00FE5FD0">
          <w:rPr>
            <w:rFonts w:ascii="Times" w:eastAsia="宋体" w:hAnsi="Times" w:hint="eastAsia"/>
            <w:szCs w:val="21"/>
          </w:rPr>
          <w:delText>PHP</w:delText>
        </w:r>
        <w:r w:rsidDel="00FE5FD0">
          <w:rPr>
            <w:rFonts w:ascii="Times" w:eastAsia="宋体" w:hAnsi="Times" w:hint="eastAsia"/>
            <w:szCs w:val="21"/>
          </w:rPr>
          <w:delText>等脚本语言开发网站时，必须先搭建一个</w:delText>
        </w:r>
        <w:r w:rsidDel="00FE5FD0">
          <w:rPr>
            <w:rFonts w:ascii="Times" w:eastAsia="宋体" w:hAnsi="Times" w:cs="Times New Roman" w:hint="eastAsia"/>
            <w:szCs w:val="21"/>
          </w:rPr>
          <w:delText>Apache</w:delText>
        </w:r>
        <w:r w:rsidDel="00FE5FD0">
          <w:rPr>
            <w:rFonts w:ascii="Times" w:eastAsia="宋体" w:hAnsi="Times" w:hint="eastAsia"/>
            <w:szCs w:val="21"/>
          </w:rPr>
          <w:delText>之类的</w:delText>
        </w:r>
        <w:r w:rsidDel="00FE5FD0">
          <w:rPr>
            <w:rFonts w:ascii="Times" w:eastAsia="宋体" w:hAnsi="Times" w:hint="eastAsia"/>
            <w:szCs w:val="21"/>
          </w:rPr>
          <w:delText>HTTP</w:delText>
        </w:r>
        <w:r w:rsidDel="00FE5FD0">
          <w:rPr>
            <w:rFonts w:ascii="Times" w:eastAsia="宋体" w:hAnsi="Times" w:hint="eastAsia"/>
            <w:szCs w:val="21"/>
          </w:rPr>
          <w:delText>服务器，然后通过</w:delText>
        </w:r>
        <w:r w:rsidDel="00FE5FD0">
          <w:rPr>
            <w:rFonts w:ascii="Times" w:eastAsia="宋体" w:hAnsi="Times" w:hint="eastAsia"/>
            <w:szCs w:val="21"/>
          </w:rPr>
          <w:delText>HTTP</w:delText>
        </w:r>
        <w:r w:rsidDel="00FE5FD0">
          <w:rPr>
            <w:rFonts w:ascii="Times" w:eastAsia="宋体" w:hAnsi="Times" w:hint="eastAsia"/>
            <w:szCs w:val="21"/>
          </w:rPr>
          <w:delText>服务器的模块加载或</w:delText>
        </w:r>
        <w:r w:rsidDel="00FE5FD0">
          <w:rPr>
            <w:rFonts w:ascii="Times" w:eastAsia="宋体" w:hAnsi="Times" w:hint="eastAsia"/>
            <w:szCs w:val="21"/>
          </w:rPr>
          <w:delText>CGI</w:delText>
        </w:r>
        <w:r w:rsidDel="00FE5FD0">
          <w:rPr>
            <w:rFonts w:ascii="Times" w:eastAsia="宋体" w:hAnsi="Times" w:hint="eastAsia"/>
            <w:szCs w:val="21"/>
          </w:rPr>
          <w:delText>调用，才能将</w:delText>
        </w:r>
        <w:r w:rsidDel="00FE5FD0">
          <w:rPr>
            <w:rFonts w:ascii="Times" w:eastAsia="宋体" w:hAnsi="Times" w:hint="eastAsia"/>
            <w:szCs w:val="21"/>
          </w:rPr>
          <w:delText>PHP</w:delText>
        </w:r>
        <w:r w:rsidDel="00FE5FD0">
          <w:rPr>
            <w:rFonts w:ascii="Times" w:eastAsia="宋体" w:hAnsi="Times" w:hint="eastAsia"/>
            <w:szCs w:val="21"/>
          </w:rPr>
          <w:delText>脚本执行结果呈现给用户。这种调用方式打破了过去</w:delText>
        </w:r>
        <w:r w:rsidDel="00FE5FD0">
          <w:rPr>
            <w:rFonts w:ascii="Times" w:eastAsia="宋体" w:hAnsi="Times" w:hint="eastAsia"/>
            <w:szCs w:val="21"/>
          </w:rPr>
          <w:delText>js</w:delText>
        </w:r>
        <w:r w:rsidDel="00FE5FD0">
          <w:rPr>
            <w:rFonts w:ascii="Times" w:eastAsia="宋体" w:hAnsi="Times" w:hint="eastAsia"/>
            <w:szCs w:val="21"/>
          </w:rPr>
          <w:delText>只能在浏览器运行的局面，前后端实现了统一。</w:delText>
        </w:r>
        <w:r w:rsidDel="00FE5FD0">
          <w:rPr>
            <w:rFonts w:ascii="Times" w:eastAsia="宋体" w:hAnsi="Times" w:cs="Times New Roman" w:hint="eastAsia"/>
            <w:szCs w:val="21"/>
          </w:rPr>
          <w:delText>Node.js</w:delText>
        </w:r>
        <w:r w:rsidDel="00FE5FD0">
          <w:rPr>
            <w:rFonts w:ascii="Times" w:eastAsia="宋体" w:hAnsi="Times" w:hint="eastAsia"/>
            <w:szCs w:val="21"/>
          </w:rPr>
          <w:delText>提供了</w:delText>
        </w:r>
        <w:r w:rsidDel="00FE5FD0">
          <w:rPr>
            <w:rFonts w:ascii="Times" w:eastAsia="宋体" w:hAnsi="Times" w:cs="Times New Roman" w:hint="eastAsia"/>
            <w:szCs w:val="21"/>
          </w:rPr>
          <w:delText>net</w:delText>
        </w:r>
        <w:r w:rsidDel="00FE5FD0">
          <w:rPr>
            <w:rFonts w:ascii="Times" w:eastAsia="宋体" w:hAnsi="Times" w:cs="Times New Roman" w:hint="eastAsia"/>
            <w:szCs w:val="21"/>
          </w:rPr>
          <w:delText>、</w:delText>
        </w:r>
        <w:r w:rsidDel="00FE5FD0">
          <w:rPr>
            <w:rFonts w:ascii="Times" w:eastAsia="宋体" w:hAnsi="Times" w:cs="Times New Roman" w:hint="eastAsia"/>
            <w:szCs w:val="21"/>
          </w:rPr>
          <w:delText>dgram</w:delText>
        </w:r>
        <w:r w:rsidDel="00FE5FD0">
          <w:rPr>
            <w:rFonts w:ascii="Times" w:eastAsia="宋体" w:hAnsi="Times" w:cs="Times New Roman" w:hint="eastAsia"/>
            <w:szCs w:val="21"/>
          </w:rPr>
          <w:delText>、</w:delText>
        </w:r>
        <w:r w:rsidDel="00FE5FD0">
          <w:rPr>
            <w:rFonts w:ascii="Times" w:eastAsia="宋体" w:hAnsi="Times" w:cs="Times New Roman" w:hint="eastAsia"/>
            <w:szCs w:val="21"/>
          </w:rPr>
          <w:delText>http</w:delText>
        </w:r>
        <w:r w:rsidDel="00FE5FD0">
          <w:rPr>
            <w:rFonts w:ascii="Times" w:eastAsia="宋体" w:hAnsi="Times" w:cs="Times New Roman" w:hint="eastAsia"/>
            <w:szCs w:val="21"/>
          </w:rPr>
          <w:delText>、</w:delText>
        </w:r>
        <w:r w:rsidDel="00FE5FD0">
          <w:rPr>
            <w:rFonts w:ascii="Times" w:eastAsia="宋体" w:hAnsi="Times" w:cs="Times New Roman" w:hint="eastAsia"/>
            <w:szCs w:val="21"/>
          </w:rPr>
          <w:delText>https</w:delText>
        </w:r>
        <w:r w:rsidDel="00FE5FD0">
          <w:rPr>
            <w:rFonts w:ascii="Times" w:eastAsia="宋体" w:hAnsi="Times" w:hint="eastAsia"/>
            <w:szCs w:val="21"/>
          </w:rPr>
          <w:delText>这</w:delText>
        </w:r>
        <w:r w:rsidDel="00FE5FD0">
          <w:rPr>
            <w:rFonts w:ascii="Times" w:eastAsia="宋体" w:hAnsi="Times" w:hint="eastAsia"/>
            <w:szCs w:val="21"/>
          </w:rPr>
          <w:delText>4</w:delText>
        </w:r>
        <w:r w:rsidDel="00FE5FD0">
          <w:rPr>
            <w:rFonts w:ascii="Times" w:eastAsia="宋体" w:hAnsi="Times" w:hint="eastAsia"/>
            <w:szCs w:val="21"/>
          </w:rPr>
          <w:delText>个模块，分别用于处理</w:delText>
        </w:r>
        <w:r w:rsidDel="00FE5FD0">
          <w:rPr>
            <w:rFonts w:ascii="Times" w:eastAsia="宋体" w:hAnsi="Times" w:cs="Times New Roman" w:hint="eastAsia"/>
            <w:szCs w:val="21"/>
          </w:rPr>
          <w:delText>TCP</w:delText>
        </w:r>
        <w:r w:rsidDel="00FE5FD0">
          <w:rPr>
            <w:rFonts w:ascii="Times" w:eastAsia="宋体" w:hAnsi="Times" w:cs="Times New Roman" w:hint="eastAsia"/>
            <w:szCs w:val="21"/>
          </w:rPr>
          <w:delText>、</w:delText>
        </w:r>
        <w:r w:rsidDel="00FE5FD0">
          <w:rPr>
            <w:rFonts w:ascii="Times" w:eastAsia="宋体" w:hAnsi="Times" w:cs="Times New Roman" w:hint="eastAsia"/>
            <w:szCs w:val="21"/>
          </w:rPr>
          <w:delText>UDP</w:delText>
        </w:r>
        <w:r w:rsidDel="00FE5FD0">
          <w:rPr>
            <w:rFonts w:ascii="Times" w:eastAsia="宋体" w:hAnsi="Times" w:cs="Times New Roman" w:hint="eastAsia"/>
            <w:szCs w:val="21"/>
          </w:rPr>
          <w:delText>、</w:delText>
        </w:r>
        <w:r w:rsidDel="00FE5FD0">
          <w:rPr>
            <w:rFonts w:ascii="Times" w:eastAsia="宋体" w:hAnsi="Times" w:cs="Times New Roman" w:hint="eastAsia"/>
            <w:szCs w:val="21"/>
          </w:rPr>
          <w:delText>HTTP</w:delText>
        </w:r>
        <w:r w:rsidDel="00FE5FD0">
          <w:rPr>
            <w:rFonts w:ascii="Times" w:eastAsia="宋体" w:hAnsi="Times" w:cs="Times New Roman" w:hint="eastAsia"/>
            <w:szCs w:val="21"/>
          </w:rPr>
          <w:delText>、</w:delText>
        </w:r>
        <w:r w:rsidDel="00FE5FD0">
          <w:rPr>
            <w:rFonts w:ascii="Times" w:eastAsia="宋体" w:hAnsi="Times" w:cs="Times New Roman" w:hint="eastAsia"/>
            <w:szCs w:val="21"/>
          </w:rPr>
          <w:delText>HTTPS</w:delText>
        </w:r>
        <w:r w:rsidDel="00FE5FD0">
          <w:rPr>
            <w:rFonts w:ascii="Times" w:eastAsia="宋体" w:hAnsi="Times" w:hint="eastAsia"/>
            <w:szCs w:val="21"/>
          </w:rPr>
          <w:delText>，适用于服务端和客户端。</w:delText>
        </w:r>
        <w:bookmarkStart w:id="571" w:name="_Toc481620364"/>
        <w:bookmarkStart w:id="572" w:name="_Toc481620468"/>
        <w:bookmarkEnd w:id="571"/>
        <w:bookmarkEnd w:id="572"/>
      </w:del>
    </w:p>
    <w:p w14:paraId="1B0D5306" w14:textId="3D1C35D9" w:rsidR="0073245C" w:rsidDel="00FE5FD0" w:rsidRDefault="00B500F5">
      <w:pPr>
        <w:widowControl/>
        <w:spacing w:line="360" w:lineRule="auto"/>
        <w:jc w:val="center"/>
        <w:rPr>
          <w:del w:id="573" w:author="chunliu wang" w:date="2017-05-04T00:07:00Z"/>
          <w:rFonts w:ascii="Times" w:eastAsia="宋体" w:hAnsi="Times"/>
          <w:szCs w:val="21"/>
        </w:rPr>
      </w:pPr>
      <w:del w:id="574" w:author="chunliu wang" w:date="2017-05-04T00:07:00Z">
        <w:r w:rsidDel="00FE5FD0">
          <w:rPr>
            <w:noProof/>
          </w:rPr>
          <w:drawing>
            <wp:inline distT="0" distB="0" distL="0" distR="0" wp14:anchorId="79E4B3E8" wp14:editId="55D6C962">
              <wp:extent cx="4905375" cy="31337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05375" cy="3133725"/>
                      </a:xfrm>
                      <a:prstGeom prst="rect">
                        <a:avLst/>
                      </a:prstGeom>
                    </pic:spPr>
                  </pic:pic>
                </a:graphicData>
              </a:graphic>
            </wp:inline>
          </w:drawing>
        </w:r>
        <w:bookmarkStart w:id="575" w:name="_Toc481620365"/>
        <w:bookmarkStart w:id="576" w:name="_Toc481620469"/>
        <w:bookmarkEnd w:id="575"/>
        <w:bookmarkEnd w:id="576"/>
      </w:del>
    </w:p>
    <w:p w14:paraId="6936C9CB" w14:textId="175EF06B" w:rsidR="0073245C" w:rsidDel="00FE5FD0" w:rsidRDefault="00A33A88">
      <w:pPr>
        <w:widowControl/>
        <w:ind w:firstLineChars="200" w:firstLine="420"/>
        <w:jc w:val="center"/>
        <w:rPr>
          <w:del w:id="577" w:author="chunliu wang" w:date="2017-05-04T00:07:00Z"/>
          <w:rFonts w:ascii="Times" w:eastAsia="宋体" w:hAnsi="Times"/>
          <w:szCs w:val="21"/>
        </w:rPr>
      </w:pPr>
      <w:del w:id="578" w:author="chunliu wang" w:date="2017-05-04T00:07:00Z">
        <w:r w:rsidDel="00FE5FD0">
          <w:rPr>
            <w:rFonts w:ascii="Times" w:eastAsia="宋体" w:hAnsi="Times" w:hint="eastAsia"/>
            <w:szCs w:val="21"/>
          </w:rPr>
          <w:delText>图</w:delText>
        </w:r>
        <w:r w:rsidDel="00FE5FD0">
          <w:rPr>
            <w:rFonts w:ascii="Times" w:eastAsia="宋体" w:hAnsi="Times" w:hint="eastAsia"/>
            <w:szCs w:val="21"/>
          </w:rPr>
          <w:delText>4.</w:delText>
        </w:r>
        <w:r w:rsidDel="00FE5FD0">
          <w:rPr>
            <w:rFonts w:ascii="Times" w:eastAsia="宋体" w:hAnsi="Times"/>
            <w:szCs w:val="21"/>
          </w:rPr>
          <w:delText>7</w:delText>
        </w:r>
        <w:r w:rsidDel="00FE5FD0">
          <w:rPr>
            <w:rFonts w:ascii="Times" w:eastAsia="宋体" w:hAnsi="Times" w:hint="eastAsia"/>
            <w:szCs w:val="21"/>
          </w:rPr>
          <w:delText xml:space="preserve"> </w:delText>
        </w:r>
        <w:r w:rsidDel="00FE5FD0">
          <w:rPr>
            <w:rFonts w:ascii="Times" w:eastAsia="宋体" w:hAnsi="Times" w:hint="eastAsia"/>
            <w:szCs w:val="21"/>
          </w:rPr>
          <w:delText>创建服务器用例图</w:delText>
        </w:r>
        <w:bookmarkStart w:id="579" w:name="_Toc481620366"/>
        <w:bookmarkStart w:id="580" w:name="_Toc481620470"/>
        <w:bookmarkEnd w:id="579"/>
        <w:bookmarkEnd w:id="580"/>
      </w:del>
    </w:p>
    <w:p w14:paraId="75E86EEC" w14:textId="108C828A" w:rsidR="0073245C" w:rsidDel="00FE5FD0" w:rsidRDefault="00A33A88">
      <w:pPr>
        <w:pStyle w:val="13"/>
        <w:widowControl/>
        <w:numPr>
          <w:ilvl w:val="2"/>
          <w:numId w:val="1"/>
        </w:numPr>
        <w:ind w:firstLineChars="0"/>
        <w:jc w:val="left"/>
        <w:outlineLvl w:val="2"/>
        <w:rPr>
          <w:del w:id="581" w:author="chunliu wang" w:date="2017-05-04T00:07:00Z"/>
          <w:rFonts w:ascii="Times" w:eastAsia="宋体" w:hAnsi="Times"/>
          <w:b/>
          <w:sz w:val="28"/>
          <w:szCs w:val="28"/>
        </w:rPr>
      </w:pPr>
      <w:bookmarkStart w:id="582" w:name="_Toc480713711"/>
      <w:del w:id="583" w:author="chunliu wang" w:date="2017-05-04T00:07:00Z">
        <w:r w:rsidDel="00FE5FD0">
          <w:rPr>
            <w:rFonts w:ascii="Times" w:eastAsia="宋体" w:hAnsi="Times" w:hint="eastAsia"/>
            <w:b/>
            <w:sz w:val="28"/>
            <w:szCs w:val="28"/>
          </w:rPr>
          <w:delText>构建</w:delText>
        </w:r>
        <w:r w:rsidDel="00FE5FD0">
          <w:rPr>
            <w:rFonts w:ascii="Times" w:eastAsia="宋体" w:hAnsi="Times" w:hint="eastAsia"/>
            <w:b/>
            <w:sz w:val="28"/>
            <w:szCs w:val="28"/>
          </w:rPr>
          <w:delText>TCP</w:delText>
        </w:r>
        <w:r w:rsidDel="00FE5FD0">
          <w:rPr>
            <w:rFonts w:ascii="Times" w:eastAsia="宋体" w:hAnsi="Times" w:hint="eastAsia"/>
            <w:b/>
            <w:sz w:val="28"/>
            <w:szCs w:val="28"/>
          </w:rPr>
          <w:delText>服务器</w:delText>
        </w:r>
        <w:bookmarkStart w:id="584" w:name="_Toc481620367"/>
        <w:bookmarkStart w:id="585" w:name="_Toc481620471"/>
        <w:bookmarkEnd w:id="582"/>
        <w:bookmarkEnd w:id="584"/>
        <w:bookmarkEnd w:id="585"/>
      </w:del>
    </w:p>
    <w:p w14:paraId="70F44F70" w14:textId="3E1C1296" w:rsidR="0073245C" w:rsidDel="00FE5FD0" w:rsidRDefault="00A33A88">
      <w:pPr>
        <w:widowControl/>
        <w:spacing w:line="360" w:lineRule="auto"/>
        <w:ind w:firstLineChars="200" w:firstLine="420"/>
        <w:jc w:val="left"/>
        <w:rPr>
          <w:del w:id="586" w:author="chunliu wang" w:date="2017-05-04T00:07:00Z"/>
          <w:rFonts w:ascii="Times" w:eastAsia="宋体" w:hAnsi="Times"/>
          <w:szCs w:val="21"/>
        </w:rPr>
      </w:pPr>
      <w:del w:id="587" w:author="chunliu wang" w:date="2017-05-04T00:07:00Z">
        <w:r w:rsidDel="00FE5FD0">
          <w:rPr>
            <w:rFonts w:ascii="Times" w:eastAsia="宋体" w:hAnsi="Times" w:hint="eastAsia"/>
            <w:szCs w:val="21"/>
          </w:rPr>
          <w:delText>通过</w:delText>
        </w:r>
        <w:r w:rsidDel="00FE5FD0">
          <w:rPr>
            <w:rFonts w:ascii="Times" w:eastAsia="宋体" w:hAnsi="Times" w:cs="Times New Roman" w:hint="eastAsia"/>
            <w:szCs w:val="21"/>
          </w:rPr>
          <w:delText>net.createServer(listener)</w:delText>
        </w:r>
        <w:r w:rsidDel="00FE5FD0">
          <w:rPr>
            <w:rFonts w:ascii="Times" w:eastAsia="宋体" w:hAnsi="Times" w:hint="eastAsia"/>
            <w:szCs w:val="21"/>
          </w:rPr>
          <w:delText>即可创建一个</w:delText>
        </w:r>
        <w:r w:rsidDel="00FE5FD0">
          <w:rPr>
            <w:rFonts w:ascii="Times" w:eastAsia="宋体" w:hAnsi="Times" w:hint="eastAsia"/>
            <w:szCs w:val="21"/>
          </w:rPr>
          <w:delText>TCP</w:delText>
        </w:r>
        <w:r w:rsidDel="00FE5FD0">
          <w:rPr>
            <w:rFonts w:ascii="Times" w:eastAsia="宋体" w:hAnsi="Times" w:hint="eastAsia"/>
            <w:szCs w:val="21"/>
          </w:rPr>
          <w:delText>服务器，</w:delText>
        </w:r>
        <w:r w:rsidDel="00FE5FD0">
          <w:rPr>
            <w:rFonts w:ascii="Times" w:eastAsia="宋体" w:hAnsi="Times" w:cs="Times New Roman" w:hint="eastAsia"/>
            <w:szCs w:val="21"/>
          </w:rPr>
          <w:delText>listener</w:delText>
        </w:r>
        <w:r w:rsidDel="00FE5FD0">
          <w:rPr>
            <w:rFonts w:ascii="Times" w:eastAsia="宋体" w:hAnsi="Times" w:hint="eastAsia"/>
            <w:szCs w:val="21"/>
          </w:rPr>
          <w:delText>是连接事件</w:delText>
        </w:r>
        <w:r w:rsidDel="00FE5FD0">
          <w:rPr>
            <w:rFonts w:ascii="Times" w:eastAsia="宋体" w:hAnsi="Times" w:cs="Times New Roman" w:hint="eastAsia"/>
            <w:szCs w:val="21"/>
          </w:rPr>
          <w:delText>connection</w:delText>
        </w:r>
        <w:r w:rsidDel="00FE5FD0">
          <w:rPr>
            <w:rFonts w:ascii="Times" w:eastAsia="宋体" w:hAnsi="Times" w:hint="eastAsia"/>
            <w:szCs w:val="21"/>
          </w:rPr>
          <w:delText>的侦听器。服务器可以同时和多个客户端保持连接，</w:delText>
        </w:r>
        <w:r w:rsidDel="00FE5FD0">
          <w:rPr>
            <w:rFonts w:ascii="Times" w:eastAsia="宋体" w:hAnsi="Times" w:cs="Times New Roman" w:hint="eastAsia"/>
            <w:szCs w:val="21"/>
          </w:rPr>
          <w:delText>stream</w:delText>
        </w:r>
        <w:r w:rsidDel="00FE5FD0">
          <w:rPr>
            <w:rFonts w:ascii="Times" w:eastAsia="宋体" w:hAnsi="Times" w:hint="eastAsia"/>
            <w:szCs w:val="21"/>
          </w:rPr>
          <w:delText>对象用于服务器端和客户端的通信。</w:delText>
        </w:r>
        <w:bookmarkStart w:id="588" w:name="_Toc481620368"/>
        <w:bookmarkStart w:id="589" w:name="_Toc481620472"/>
        <w:bookmarkEnd w:id="588"/>
        <w:bookmarkEnd w:id="589"/>
      </w:del>
    </w:p>
    <w:p w14:paraId="679877B1" w14:textId="1E095397" w:rsidR="0073245C" w:rsidDel="00FE5FD0" w:rsidRDefault="00A33A88">
      <w:pPr>
        <w:widowControl/>
        <w:spacing w:line="360" w:lineRule="auto"/>
        <w:ind w:firstLineChars="200" w:firstLine="420"/>
        <w:jc w:val="left"/>
        <w:rPr>
          <w:del w:id="590" w:author="chunliu wang" w:date="2017-05-04T00:07:00Z"/>
          <w:rFonts w:ascii="Times" w:eastAsia="宋体" w:hAnsi="Times"/>
          <w:sz w:val="24"/>
          <w:szCs w:val="24"/>
        </w:rPr>
      </w:pPr>
      <w:del w:id="591" w:author="chunliu wang" w:date="2017-05-04T00:07:00Z">
        <w:r w:rsidDel="00FE5FD0">
          <w:rPr>
            <w:rFonts w:ascii="Times" w:eastAsia="宋体" w:hAnsi="Times"/>
            <w:noProof/>
          </w:rPr>
          <w:drawing>
            <wp:inline distT="0" distB="0" distL="0" distR="0" wp14:anchorId="4187A4B0" wp14:editId="0BC5CFBA">
              <wp:extent cx="5274310" cy="30168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6"/>
                      <a:stretch>
                        <a:fillRect/>
                      </a:stretch>
                    </pic:blipFill>
                    <pic:spPr>
                      <a:xfrm>
                        <a:off x="0" y="0"/>
                        <a:ext cx="5274310" cy="3016885"/>
                      </a:xfrm>
                      <a:prstGeom prst="rect">
                        <a:avLst/>
                      </a:prstGeom>
                    </pic:spPr>
                  </pic:pic>
                </a:graphicData>
              </a:graphic>
            </wp:inline>
          </w:drawing>
        </w:r>
        <w:bookmarkStart w:id="592" w:name="_Toc481620369"/>
        <w:bookmarkStart w:id="593" w:name="_Toc481620473"/>
        <w:bookmarkEnd w:id="592"/>
        <w:bookmarkEnd w:id="593"/>
      </w:del>
    </w:p>
    <w:p w14:paraId="5F34B2D1" w14:textId="3D107177" w:rsidR="0073245C" w:rsidDel="00FE5FD0" w:rsidRDefault="00A33A88">
      <w:pPr>
        <w:widowControl/>
        <w:ind w:firstLineChars="200" w:firstLine="420"/>
        <w:jc w:val="center"/>
        <w:rPr>
          <w:del w:id="594" w:author="chunliu wang" w:date="2017-05-04T00:07:00Z"/>
          <w:rFonts w:ascii="Times" w:eastAsia="宋体" w:hAnsi="Times"/>
          <w:szCs w:val="21"/>
        </w:rPr>
      </w:pPr>
      <w:commentRangeStart w:id="595"/>
      <w:del w:id="596" w:author="chunliu wang" w:date="2017-05-04T00:07:00Z">
        <w:r w:rsidDel="00FE5FD0">
          <w:rPr>
            <w:rFonts w:ascii="Times" w:eastAsia="宋体" w:hAnsi="Times" w:hint="eastAsia"/>
            <w:szCs w:val="21"/>
          </w:rPr>
          <w:delText>图</w:delText>
        </w:r>
        <w:r w:rsidDel="00FE5FD0">
          <w:rPr>
            <w:rFonts w:ascii="Times" w:eastAsia="宋体" w:hAnsi="Times" w:hint="eastAsia"/>
            <w:szCs w:val="21"/>
          </w:rPr>
          <w:delText>4.</w:delText>
        </w:r>
        <w:r w:rsidDel="00FE5FD0">
          <w:rPr>
            <w:rFonts w:ascii="Times" w:eastAsia="宋体" w:hAnsi="Times"/>
            <w:szCs w:val="21"/>
          </w:rPr>
          <w:delText>8</w:delText>
        </w:r>
        <w:r w:rsidDel="00FE5FD0">
          <w:rPr>
            <w:rFonts w:ascii="Times" w:eastAsia="宋体" w:hAnsi="Times" w:hint="eastAsia"/>
            <w:szCs w:val="21"/>
          </w:rPr>
          <w:delText xml:space="preserve"> </w:delText>
        </w:r>
        <w:r w:rsidDel="00FE5FD0">
          <w:rPr>
            <w:rFonts w:ascii="Times" w:eastAsia="宋体" w:hAnsi="Times" w:hint="eastAsia"/>
            <w:szCs w:val="21"/>
          </w:rPr>
          <w:delText>构建</w:delText>
        </w:r>
        <w:r w:rsidDel="00FE5FD0">
          <w:rPr>
            <w:rFonts w:ascii="Times" w:eastAsia="宋体" w:hAnsi="Times" w:hint="eastAsia"/>
            <w:szCs w:val="21"/>
          </w:rPr>
          <w:delText>TCP</w:delText>
        </w:r>
        <w:r w:rsidDel="00FE5FD0">
          <w:rPr>
            <w:rFonts w:ascii="Times" w:eastAsia="宋体" w:hAnsi="Times" w:hint="eastAsia"/>
            <w:szCs w:val="21"/>
          </w:rPr>
          <w:delText>服务器用例描述</w:delText>
        </w:r>
        <w:commentRangeEnd w:id="595"/>
        <w:r w:rsidR="00FB1E01" w:rsidDel="00FE5FD0">
          <w:rPr>
            <w:rStyle w:val="af"/>
          </w:rPr>
          <w:commentReference w:id="595"/>
        </w:r>
        <w:bookmarkStart w:id="597" w:name="_Toc481620370"/>
        <w:bookmarkStart w:id="598" w:name="_Toc481620474"/>
        <w:bookmarkEnd w:id="597"/>
        <w:bookmarkEnd w:id="598"/>
      </w:del>
    </w:p>
    <w:p w14:paraId="03BCDCE3" w14:textId="08610759" w:rsidR="0073245C" w:rsidDel="00FE5FD0" w:rsidRDefault="00A33A88">
      <w:pPr>
        <w:pStyle w:val="13"/>
        <w:widowControl/>
        <w:numPr>
          <w:ilvl w:val="2"/>
          <w:numId w:val="1"/>
        </w:numPr>
        <w:ind w:firstLineChars="0"/>
        <w:jc w:val="left"/>
        <w:outlineLvl w:val="2"/>
        <w:rPr>
          <w:del w:id="599" w:author="chunliu wang" w:date="2017-05-04T00:07:00Z"/>
          <w:rFonts w:ascii="Times" w:eastAsia="宋体" w:hAnsi="Times"/>
          <w:b/>
          <w:sz w:val="28"/>
          <w:szCs w:val="28"/>
        </w:rPr>
      </w:pPr>
      <w:bookmarkStart w:id="600" w:name="_Toc480713712"/>
      <w:del w:id="601" w:author="chunliu wang" w:date="2017-05-04T00:07:00Z">
        <w:r w:rsidDel="00FE5FD0">
          <w:rPr>
            <w:rFonts w:ascii="Times" w:eastAsia="宋体" w:hAnsi="Times" w:hint="eastAsia"/>
            <w:b/>
            <w:sz w:val="28"/>
            <w:szCs w:val="28"/>
          </w:rPr>
          <w:delText>构建</w:delText>
        </w:r>
        <w:r w:rsidDel="00FE5FD0">
          <w:rPr>
            <w:rFonts w:ascii="Times" w:eastAsia="宋体" w:hAnsi="Times" w:hint="eastAsia"/>
            <w:b/>
            <w:sz w:val="28"/>
            <w:szCs w:val="28"/>
          </w:rPr>
          <w:delText>UDP</w:delText>
        </w:r>
        <w:r w:rsidDel="00FE5FD0">
          <w:rPr>
            <w:rFonts w:ascii="Times" w:eastAsia="宋体" w:hAnsi="Times" w:hint="eastAsia"/>
            <w:b/>
            <w:sz w:val="28"/>
            <w:szCs w:val="28"/>
          </w:rPr>
          <w:delText>服务器</w:delText>
        </w:r>
        <w:bookmarkStart w:id="602" w:name="_Toc481620371"/>
        <w:bookmarkStart w:id="603" w:name="_Toc481620475"/>
        <w:bookmarkEnd w:id="600"/>
        <w:bookmarkEnd w:id="602"/>
        <w:bookmarkEnd w:id="603"/>
      </w:del>
    </w:p>
    <w:p w14:paraId="7F72A596" w14:textId="1D6C1DA2" w:rsidR="0073245C" w:rsidDel="00FE5FD0" w:rsidRDefault="00A33A88">
      <w:pPr>
        <w:widowControl/>
        <w:spacing w:line="360" w:lineRule="auto"/>
        <w:ind w:firstLineChars="200" w:firstLine="420"/>
        <w:jc w:val="left"/>
        <w:rPr>
          <w:del w:id="604" w:author="chunliu wang" w:date="2017-05-04T00:07:00Z"/>
          <w:rFonts w:ascii="Times" w:eastAsia="宋体" w:hAnsi="Times"/>
          <w:szCs w:val="21"/>
        </w:rPr>
      </w:pPr>
      <w:del w:id="605" w:author="chunliu wang" w:date="2017-05-04T00:07:00Z">
        <w:r w:rsidDel="00FE5FD0">
          <w:rPr>
            <w:rFonts w:ascii="Times" w:eastAsia="宋体" w:hAnsi="Times" w:hint="eastAsia"/>
            <w:szCs w:val="21"/>
          </w:rPr>
          <w:delText>通过</w:delText>
        </w:r>
        <w:r w:rsidDel="00FE5FD0">
          <w:rPr>
            <w:rFonts w:ascii="Times" w:eastAsia="宋体" w:hAnsi="Times" w:cs="Times New Roman" w:hint="eastAsia"/>
            <w:szCs w:val="21"/>
          </w:rPr>
          <w:delText>dgram.createSocket(</w:delText>
        </w:r>
        <w:r w:rsidDel="00FE5FD0">
          <w:rPr>
            <w:rFonts w:ascii="Times" w:eastAsia="宋体" w:hAnsi="Times" w:cs="Times New Roman" w:hint="eastAsia"/>
            <w:szCs w:val="21"/>
          </w:rPr>
          <w:delText>“</w:delText>
        </w:r>
        <w:r w:rsidDel="00FE5FD0">
          <w:rPr>
            <w:rFonts w:ascii="Times" w:eastAsia="宋体" w:hAnsi="Times" w:cs="Times New Roman" w:hint="eastAsia"/>
            <w:szCs w:val="21"/>
          </w:rPr>
          <w:delText>Udp4</w:delText>
        </w:r>
        <w:r w:rsidDel="00FE5FD0">
          <w:rPr>
            <w:rFonts w:ascii="Times" w:eastAsia="宋体" w:hAnsi="Times" w:cs="Times New Roman" w:hint="eastAsia"/>
            <w:szCs w:val="21"/>
          </w:rPr>
          <w:delText>”</w:delText>
        </w:r>
        <w:r w:rsidDel="00FE5FD0">
          <w:rPr>
            <w:rFonts w:ascii="Times" w:eastAsia="宋体" w:hAnsi="Times" w:cs="Times New Roman" w:hint="eastAsia"/>
            <w:szCs w:val="21"/>
          </w:rPr>
          <w:delText>)</w:delText>
        </w:r>
        <w:r w:rsidDel="00FE5FD0">
          <w:rPr>
            <w:rFonts w:ascii="Times" w:eastAsia="宋体" w:hAnsi="Times" w:hint="eastAsia"/>
            <w:szCs w:val="21"/>
          </w:rPr>
          <w:delText>即可创建</w:delText>
        </w:r>
        <w:r w:rsidDel="00FE5FD0">
          <w:rPr>
            <w:rFonts w:ascii="Times" w:eastAsia="宋体" w:hAnsi="Times" w:hint="eastAsia"/>
            <w:szCs w:val="21"/>
          </w:rPr>
          <w:delText>UDP</w:delText>
        </w:r>
        <w:r w:rsidDel="00FE5FD0">
          <w:rPr>
            <w:rFonts w:ascii="Times" w:eastAsia="宋体" w:hAnsi="Times" w:hint="eastAsia"/>
            <w:szCs w:val="21"/>
          </w:rPr>
          <w:delText>套接字。若想让</w:delText>
        </w:r>
        <w:r w:rsidDel="00FE5FD0">
          <w:rPr>
            <w:rFonts w:ascii="Times" w:eastAsia="宋体" w:hAnsi="Times" w:hint="eastAsia"/>
            <w:szCs w:val="21"/>
          </w:rPr>
          <w:delText>UDP</w:delText>
        </w:r>
        <w:r w:rsidDel="00FE5FD0">
          <w:rPr>
            <w:rFonts w:ascii="Times" w:eastAsia="宋体" w:hAnsi="Times" w:hint="eastAsia"/>
            <w:szCs w:val="21"/>
          </w:rPr>
          <w:delText>套接字接收网络消息，只需要调用</w:delText>
        </w:r>
        <w:r w:rsidDel="00FE5FD0">
          <w:rPr>
            <w:rFonts w:ascii="Times" w:eastAsia="宋体" w:hAnsi="Times" w:cs="Times New Roman" w:hint="eastAsia"/>
            <w:szCs w:val="21"/>
          </w:rPr>
          <w:delText>dgram.bind()</w:delText>
        </w:r>
        <w:r w:rsidDel="00FE5FD0">
          <w:rPr>
            <w:rFonts w:ascii="Times" w:eastAsia="宋体" w:hAnsi="Times" w:hint="eastAsia"/>
            <w:szCs w:val="21"/>
          </w:rPr>
          <w:delText>方法对网卡和端口进行绑定即可。之后可以创建一个用户来和服务器端进行对话。</w:delText>
        </w:r>
        <w:bookmarkStart w:id="606" w:name="_Toc481620372"/>
        <w:bookmarkStart w:id="607" w:name="_Toc481620476"/>
        <w:bookmarkEnd w:id="606"/>
        <w:bookmarkEnd w:id="607"/>
      </w:del>
    </w:p>
    <w:p w14:paraId="6C476360" w14:textId="02E19FD7" w:rsidR="0073245C" w:rsidDel="00FE5FD0" w:rsidRDefault="00A33A88">
      <w:pPr>
        <w:widowControl/>
        <w:spacing w:line="360" w:lineRule="auto"/>
        <w:ind w:firstLineChars="200" w:firstLine="420"/>
        <w:jc w:val="left"/>
        <w:rPr>
          <w:del w:id="608" w:author="chunliu wang" w:date="2017-05-04T00:07:00Z"/>
          <w:rFonts w:ascii="Times" w:eastAsia="宋体" w:hAnsi="Times"/>
          <w:sz w:val="24"/>
          <w:szCs w:val="24"/>
        </w:rPr>
      </w:pPr>
      <w:del w:id="609" w:author="chunliu wang" w:date="2017-05-04T00:07:00Z">
        <w:r w:rsidDel="00FE5FD0">
          <w:rPr>
            <w:rFonts w:ascii="Times" w:eastAsia="宋体" w:hAnsi="Times"/>
            <w:noProof/>
          </w:rPr>
          <w:drawing>
            <wp:inline distT="0" distB="0" distL="0" distR="0" wp14:anchorId="3EBED99A" wp14:editId="3AAECA47">
              <wp:extent cx="5274310" cy="3405505"/>
              <wp:effectExtent l="0" t="0" r="254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47"/>
                      <a:stretch>
                        <a:fillRect/>
                      </a:stretch>
                    </pic:blipFill>
                    <pic:spPr>
                      <a:xfrm>
                        <a:off x="0" y="0"/>
                        <a:ext cx="5274310" cy="3405505"/>
                      </a:xfrm>
                      <a:prstGeom prst="rect">
                        <a:avLst/>
                      </a:prstGeom>
                    </pic:spPr>
                  </pic:pic>
                </a:graphicData>
              </a:graphic>
            </wp:inline>
          </w:drawing>
        </w:r>
        <w:bookmarkStart w:id="610" w:name="_Toc481620373"/>
        <w:bookmarkStart w:id="611" w:name="_Toc481620477"/>
        <w:bookmarkEnd w:id="610"/>
        <w:bookmarkEnd w:id="611"/>
      </w:del>
    </w:p>
    <w:p w14:paraId="09BC4BB2" w14:textId="37ECF3BD" w:rsidR="0073245C" w:rsidDel="00FE5FD0" w:rsidRDefault="00A33A88">
      <w:pPr>
        <w:widowControl/>
        <w:ind w:firstLineChars="200" w:firstLine="420"/>
        <w:jc w:val="center"/>
        <w:rPr>
          <w:del w:id="612" w:author="chunliu wang" w:date="2017-05-04T00:07:00Z"/>
          <w:rFonts w:ascii="Times" w:eastAsia="宋体" w:hAnsi="Times"/>
          <w:szCs w:val="21"/>
        </w:rPr>
      </w:pPr>
      <w:commentRangeStart w:id="613"/>
      <w:del w:id="614" w:author="chunliu wang" w:date="2017-05-04T00:07:00Z">
        <w:r w:rsidDel="00FE5FD0">
          <w:rPr>
            <w:rFonts w:ascii="Times" w:eastAsia="宋体" w:hAnsi="Times" w:hint="eastAsia"/>
            <w:szCs w:val="21"/>
          </w:rPr>
          <w:delText>图</w:delText>
        </w:r>
        <w:r w:rsidDel="00FE5FD0">
          <w:rPr>
            <w:rFonts w:ascii="Times" w:eastAsia="宋体" w:hAnsi="Times" w:hint="eastAsia"/>
            <w:szCs w:val="21"/>
          </w:rPr>
          <w:delText xml:space="preserve">4.9  </w:delText>
        </w:r>
        <w:r w:rsidDel="00FE5FD0">
          <w:rPr>
            <w:rFonts w:ascii="Times" w:eastAsia="宋体" w:hAnsi="Times" w:hint="eastAsia"/>
            <w:szCs w:val="21"/>
          </w:rPr>
          <w:delText>构建</w:delText>
        </w:r>
        <w:r w:rsidDel="00FE5FD0">
          <w:rPr>
            <w:rFonts w:ascii="Times" w:eastAsia="宋体" w:hAnsi="Times" w:hint="eastAsia"/>
            <w:szCs w:val="21"/>
          </w:rPr>
          <w:delText>UDP</w:delText>
        </w:r>
        <w:r w:rsidDel="00FE5FD0">
          <w:rPr>
            <w:rFonts w:ascii="Times" w:eastAsia="宋体" w:hAnsi="Times" w:hint="eastAsia"/>
            <w:szCs w:val="21"/>
          </w:rPr>
          <w:delText>服务器用例描述</w:delText>
        </w:r>
        <w:commentRangeEnd w:id="613"/>
        <w:r w:rsidR="00B00300" w:rsidDel="00FE5FD0">
          <w:rPr>
            <w:rStyle w:val="af"/>
          </w:rPr>
          <w:commentReference w:id="613"/>
        </w:r>
        <w:bookmarkStart w:id="615" w:name="_Toc481620374"/>
        <w:bookmarkStart w:id="616" w:name="_Toc481620478"/>
        <w:bookmarkEnd w:id="615"/>
        <w:bookmarkEnd w:id="616"/>
      </w:del>
    </w:p>
    <w:p w14:paraId="17B09BD9" w14:textId="1301BFE3" w:rsidR="0073245C" w:rsidDel="00FE5FD0" w:rsidRDefault="00A33A88">
      <w:pPr>
        <w:pStyle w:val="13"/>
        <w:widowControl/>
        <w:numPr>
          <w:ilvl w:val="2"/>
          <w:numId w:val="1"/>
        </w:numPr>
        <w:ind w:firstLineChars="0"/>
        <w:jc w:val="left"/>
        <w:outlineLvl w:val="2"/>
        <w:rPr>
          <w:del w:id="617" w:author="chunliu wang" w:date="2017-05-04T00:07:00Z"/>
          <w:rFonts w:ascii="Times" w:eastAsia="宋体" w:hAnsi="Times"/>
          <w:b/>
          <w:sz w:val="28"/>
          <w:szCs w:val="28"/>
        </w:rPr>
      </w:pPr>
      <w:bookmarkStart w:id="618" w:name="_Toc480713713"/>
      <w:del w:id="619" w:author="chunliu wang" w:date="2017-05-04T00:07:00Z">
        <w:r w:rsidDel="00FE5FD0">
          <w:rPr>
            <w:rFonts w:ascii="Times" w:eastAsia="宋体" w:hAnsi="Times" w:hint="eastAsia"/>
            <w:b/>
            <w:sz w:val="28"/>
            <w:szCs w:val="28"/>
          </w:rPr>
          <w:delText>构建</w:delText>
        </w:r>
        <w:r w:rsidDel="00FE5FD0">
          <w:rPr>
            <w:rFonts w:ascii="Times" w:eastAsia="宋体" w:hAnsi="Times" w:hint="eastAsia"/>
            <w:b/>
            <w:sz w:val="28"/>
            <w:szCs w:val="28"/>
          </w:rPr>
          <w:delText>HTTP</w:delText>
        </w:r>
        <w:r w:rsidDel="00FE5FD0">
          <w:rPr>
            <w:rFonts w:ascii="Times" w:eastAsia="宋体" w:hAnsi="Times" w:hint="eastAsia"/>
            <w:b/>
            <w:sz w:val="28"/>
            <w:szCs w:val="28"/>
          </w:rPr>
          <w:delText>服务器</w:delText>
        </w:r>
        <w:bookmarkStart w:id="620" w:name="_Toc481620375"/>
        <w:bookmarkStart w:id="621" w:name="_Toc481620479"/>
        <w:bookmarkEnd w:id="618"/>
        <w:bookmarkEnd w:id="620"/>
        <w:bookmarkEnd w:id="621"/>
      </w:del>
    </w:p>
    <w:p w14:paraId="6D577F70" w14:textId="2C9FC106" w:rsidR="0073245C" w:rsidDel="00FE5FD0" w:rsidRDefault="00A33A88">
      <w:pPr>
        <w:widowControl/>
        <w:spacing w:line="360" w:lineRule="auto"/>
        <w:ind w:firstLineChars="200" w:firstLine="420"/>
        <w:jc w:val="left"/>
        <w:rPr>
          <w:del w:id="622" w:author="chunliu wang" w:date="2017-05-04T00:07:00Z"/>
          <w:rFonts w:ascii="Times" w:eastAsia="宋体" w:hAnsi="Times"/>
          <w:szCs w:val="21"/>
        </w:rPr>
      </w:pPr>
      <w:del w:id="623" w:author="chunliu wang" w:date="2017-05-04T00:07:00Z">
        <w:r w:rsidDel="00FE5FD0">
          <w:rPr>
            <w:rFonts w:ascii="Times" w:eastAsia="宋体" w:hAnsi="Times" w:hint="eastAsia"/>
            <w:szCs w:val="21"/>
          </w:rPr>
          <w:delText>通过</w:delText>
        </w:r>
        <w:r w:rsidDel="00FE5FD0">
          <w:rPr>
            <w:rFonts w:ascii="Times" w:eastAsia="宋体" w:hAnsi="Times" w:cs="Times New Roman"/>
            <w:szCs w:val="21"/>
          </w:rPr>
          <w:delText>http. createServer</w:delText>
        </w:r>
        <w:r w:rsidDel="00FE5FD0">
          <w:rPr>
            <w:rFonts w:ascii="Times" w:eastAsia="宋体" w:hAnsi="Times" w:hint="eastAsia"/>
            <w:szCs w:val="21"/>
          </w:rPr>
          <w:delText>()</w:delText>
        </w:r>
        <w:r w:rsidDel="00FE5FD0">
          <w:rPr>
            <w:rFonts w:ascii="Times" w:eastAsia="宋体" w:hAnsi="Times" w:hint="eastAsia"/>
            <w:szCs w:val="21"/>
          </w:rPr>
          <w:delText>方法即可实现一个</w:delText>
        </w:r>
        <w:r w:rsidDel="00FE5FD0">
          <w:rPr>
            <w:rFonts w:ascii="Times" w:eastAsia="宋体" w:hAnsi="Times" w:hint="eastAsia"/>
            <w:szCs w:val="21"/>
          </w:rPr>
          <w:delText>HTTP</w:delText>
        </w:r>
        <w:r w:rsidDel="00FE5FD0">
          <w:rPr>
            <w:rFonts w:ascii="Times" w:eastAsia="宋体" w:hAnsi="Times" w:hint="eastAsia"/>
            <w:szCs w:val="21"/>
          </w:rPr>
          <w:delText>服务器。对于</w:delText>
        </w:r>
        <w:r w:rsidDel="00FE5FD0">
          <w:rPr>
            <w:rFonts w:ascii="Times" w:eastAsia="宋体" w:hAnsi="Times" w:hint="eastAsia"/>
            <w:szCs w:val="21"/>
          </w:rPr>
          <w:delText>TCP</w:delText>
        </w:r>
        <w:r w:rsidDel="00FE5FD0">
          <w:rPr>
            <w:rFonts w:ascii="Times" w:eastAsia="宋体" w:hAnsi="Times" w:hint="eastAsia"/>
            <w:szCs w:val="21"/>
          </w:rPr>
          <w:delText>连接的读操作，</w:delText>
        </w:r>
        <w:r w:rsidDel="00FE5FD0">
          <w:rPr>
            <w:rFonts w:ascii="Times" w:eastAsia="宋体" w:hAnsi="Times" w:hint="eastAsia"/>
            <w:szCs w:val="21"/>
          </w:rPr>
          <w:delText>http</w:delText>
        </w:r>
        <w:r w:rsidDel="00FE5FD0">
          <w:rPr>
            <w:rFonts w:ascii="Times" w:eastAsia="宋体" w:hAnsi="Times" w:hint="eastAsia"/>
            <w:szCs w:val="21"/>
          </w:rPr>
          <w:delText>模块将其封装为</w:delText>
        </w:r>
        <w:r w:rsidDel="00FE5FD0">
          <w:rPr>
            <w:rFonts w:ascii="Times" w:eastAsia="宋体" w:hAnsi="Times" w:cs="Times New Roman" w:hint="eastAsia"/>
            <w:szCs w:val="21"/>
          </w:rPr>
          <w:delText>ServerRequest</w:delText>
        </w:r>
        <w:r w:rsidDel="00FE5FD0">
          <w:rPr>
            <w:rFonts w:ascii="Times" w:eastAsia="宋体" w:hAnsi="Times" w:hint="eastAsia"/>
            <w:szCs w:val="21"/>
          </w:rPr>
          <w:delText>对象。</w:delText>
        </w:r>
        <w:r w:rsidDel="00FE5FD0">
          <w:rPr>
            <w:rFonts w:ascii="Times" w:eastAsia="宋体" w:hAnsi="Times" w:hint="eastAsia"/>
            <w:szCs w:val="21"/>
          </w:rPr>
          <w:delText>HTTP</w:delText>
        </w:r>
        <w:r w:rsidDel="00FE5FD0">
          <w:rPr>
            <w:rFonts w:ascii="Times" w:eastAsia="宋体" w:hAnsi="Times" w:hint="eastAsia"/>
            <w:szCs w:val="21"/>
          </w:rPr>
          <w:delText>的相应机制封装了对底层连接的写操作，将其看成一个可写的流对象。对于报头的写入，分为</w:delText>
        </w:r>
        <w:r w:rsidDel="00FE5FD0">
          <w:rPr>
            <w:rFonts w:ascii="Times" w:eastAsia="宋体" w:hAnsi="Times" w:cs="Times New Roman" w:hint="eastAsia"/>
            <w:szCs w:val="21"/>
          </w:rPr>
          <w:delText>setHeader()</w:delText>
        </w:r>
        <w:r w:rsidDel="00FE5FD0">
          <w:rPr>
            <w:rFonts w:ascii="Times" w:eastAsia="宋体" w:hAnsi="Times" w:hint="eastAsia"/>
            <w:szCs w:val="21"/>
          </w:rPr>
          <w:delText>和</w:delText>
        </w:r>
        <w:r w:rsidDel="00FE5FD0">
          <w:rPr>
            <w:rFonts w:ascii="Times" w:eastAsia="宋体" w:hAnsi="Times" w:cs="Times New Roman" w:hint="eastAsia"/>
            <w:szCs w:val="21"/>
          </w:rPr>
          <w:delText>writeHead()</w:delText>
        </w:r>
        <w:r w:rsidDel="00FE5FD0">
          <w:rPr>
            <w:rFonts w:ascii="Times" w:eastAsia="宋体" w:hAnsi="Times" w:hint="eastAsia"/>
            <w:szCs w:val="21"/>
          </w:rPr>
          <w:delText>两个步骤。报文体部分则是调用</w:delText>
        </w:r>
        <w:r w:rsidDel="00FE5FD0">
          <w:rPr>
            <w:rFonts w:ascii="Times" w:eastAsia="宋体" w:hAnsi="Times" w:cs="Times New Roman" w:hint="eastAsia"/>
            <w:szCs w:val="21"/>
          </w:rPr>
          <w:delText>res.write()</w:delText>
        </w:r>
        <w:r w:rsidDel="00FE5FD0">
          <w:rPr>
            <w:rFonts w:ascii="Times" w:eastAsia="宋体" w:hAnsi="Times" w:hint="eastAsia"/>
            <w:szCs w:val="21"/>
          </w:rPr>
          <w:delText>和</w:delText>
        </w:r>
        <w:r w:rsidDel="00FE5FD0">
          <w:rPr>
            <w:rFonts w:ascii="Times" w:eastAsia="宋体" w:hAnsi="Times" w:cs="Times New Roman" w:hint="eastAsia"/>
            <w:szCs w:val="21"/>
          </w:rPr>
          <w:delText>res.end()</w:delText>
        </w:r>
        <w:r w:rsidDel="00FE5FD0">
          <w:rPr>
            <w:rFonts w:ascii="Times" w:eastAsia="宋体" w:hAnsi="Times" w:hint="eastAsia"/>
            <w:szCs w:val="21"/>
          </w:rPr>
          <w:delText>方法实现。客户端的实现同服务器端</w:delText>
        </w:r>
        <w:r w:rsidDel="00FE5FD0">
          <w:rPr>
            <w:rFonts w:ascii="Times" w:eastAsia="宋体" w:hAnsi="Times" w:hint="eastAsia"/>
            <w:szCs w:val="21"/>
            <w:vertAlign w:val="superscript"/>
          </w:rPr>
          <w:delText>[2]</w:delText>
        </w:r>
        <w:r w:rsidDel="00FE5FD0">
          <w:rPr>
            <w:rFonts w:ascii="Times" w:eastAsia="宋体" w:hAnsi="Times" w:hint="eastAsia"/>
            <w:szCs w:val="21"/>
          </w:rPr>
          <w:delText>。</w:delText>
        </w:r>
        <w:bookmarkStart w:id="624" w:name="_Toc481620376"/>
        <w:bookmarkStart w:id="625" w:name="_Toc481620480"/>
        <w:bookmarkEnd w:id="624"/>
        <w:bookmarkEnd w:id="625"/>
      </w:del>
    </w:p>
    <w:p w14:paraId="50C0E0F3" w14:textId="71B76EA9" w:rsidR="0073245C" w:rsidDel="00FE5FD0" w:rsidRDefault="00A33A88">
      <w:pPr>
        <w:widowControl/>
        <w:spacing w:line="360" w:lineRule="auto"/>
        <w:ind w:firstLineChars="200" w:firstLine="420"/>
        <w:jc w:val="left"/>
        <w:rPr>
          <w:del w:id="626" w:author="chunliu wang" w:date="2017-05-04T00:07:00Z"/>
          <w:rFonts w:ascii="Times" w:eastAsia="宋体" w:hAnsi="Times"/>
          <w:sz w:val="24"/>
          <w:szCs w:val="24"/>
        </w:rPr>
      </w:pPr>
      <w:del w:id="627" w:author="chunliu wang" w:date="2017-05-04T00:07:00Z">
        <w:r w:rsidDel="00FE5FD0">
          <w:rPr>
            <w:rFonts w:ascii="Times" w:eastAsia="宋体" w:hAnsi="Times"/>
            <w:noProof/>
          </w:rPr>
          <w:drawing>
            <wp:inline distT="0" distB="0" distL="0" distR="0" wp14:anchorId="5E92DDC2" wp14:editId="43523EC2">
              <wp:extent cx="5274310" cy="280098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8"/>
                      <a:stretch>
                        <a:fillRect/>
                      </a:stretch>
                    </pic:blipFill>
                    <pic:spPr>
                      <a:xfrm>
                        <a:off x="0" y="0"/>
                        <a:ext cx="5274310" cy="2800985"/>
                      </a:xfrm>
                      <a:prstGeom prst="rect">
                        <a:avLst/>
                      </a:prstGeom>
                    </pic:spPr>
                  </pic:pic>
                </a:graphicData>
              </a:graphic>
            </wp:inline>
          </w:drawing>
        </w:r>
        <w:bookmarkStart w:id="628" w:name="_Toc481620377"/>
        <w:bookmarkStart w:id="629" w:name="_Toc481620481"/>
        <w:bookmarkEnd w:id="628"/>
        <w:bookmarkEnd w:id="629"/>
      </w:del>
    </w:p>
    <w:p w14:paraId="1282AE76" w14:textId="229768AF" w:rsidR="0073245C" w:rsidDel="00FE5FD0" w:rsidRDefault="00A33A88">
      <w:pPr>
        <w:widowControl/>
        <w:ind w:firstLineChars="200" w:firstLine="420"/>
        <w:jc w:val="center"/>
        <w:rPr>
          <w:del w:id="630" w:author="chunliu wang" w:date="2017-05-04T00:07:00Z"/>
          <w:rFonts w:ascii="Times" w:eastAsia="宋体" w:hAnsi="Times"/>
          <w:szCs w:val="21"/>
        </w:rPr>
      </w:pPr>
      <w:commentRangeStart w:id="631"/>
      <w:del w:id="632" w:author="chunliu wang" w:date="2017-05-04T00:07:00Z">
        <w:r w:rsidDel="00FE5FD0">
          <w:rPr>
            <w:rFonts w:ascii="Times" w:eastAsia="宋体" w:hAnsi="Times" w:hint="eastAsia"/>
            <w:szCs w:val="21"/>
          </w:rPr>
          <w:delText>图</w:delText>
        </w:r>
        <w:r w:rsidDel="00FE5FD0">
          <w:rPr>
            <w:rFonts w:ascii="Times" w:eastAsia="宋体" w:hAnsi="Times" w:hint="eastAsia"/>
            <w:szCs w:val="21"/>
          </w:rPr>
          <w:delText>4.</w:delText>
        </w:r>
        <w:r w:rsidDel="00FE5FD0">
          <w:rPr>
            <w:rFonts w:ascii="Times" w:eastAsia="宋体" w:hAnsi="Times"/>
            <w:szCs w:val="21"/>
          </w:rPr>
          <w:delText>10</w:delText>
        </w:r>
        <w:r w:rsidDel="00FE5FD0">
          <w:rPr>
            <w:rFonts w:ascii="Times" w:eastAsia="宋体" w:hAnsi="Times" w:hint="eastAsia"/>
            <w:szCs w:val="21"/>
          </w:rPr>
          <w:delText xml:space="preserve"> </w:delText>
        </w:r>
        <w:r w:rsidDel="00FE5FD0">
          <w:rPr>
            <w:rFonts w:ascii="Times" w:eastAsia="宋体" w:hAnsi="Times" w:hint="eastAsia"/>
            <w:szCs w:val="21"/>
          </w:rPr>
          <w:delText>构建</w:delText>
        </w:r>
        <w:r w:rsidDel="00FE5FD0">
          <w:rPr>
            <w:rFonts w:ascii="Times" w:eastAsia="宋体" w:hAnsi="Times" w:hint="eastAsia"/>
            <w:szCs w:val="21"/>
          </w:rPr>
          <w:delText>HTTP</w:delText>
        </w:r>
        <w:r w:rsidDel="00FE5FD0">
          <w:rPr>
            <w:rFonts w:ascii="Times" w:eastAsia="宋体" w:hAnsi="Times" w:hint="eastAsia"/>
            <w:szCs w:val="21"/>
          </w:rPr>
          <w:delText>服务器用例描述</w:delText>
        </w:r>
        <w:commentRangeEnd w:id="631"/>
        <w:r w:rsidR="00B00300" w:rsidDel="00FE5FD0">
          <w:rPr>
            <w:rStyle w:val="af"/>
          </w:rPr>
          <w:commentReference w:id="631"/>
        </w:r>
        <w:bookmarkStart w:id="633" w:name="_Toc481620378"/>
        <w:bookmarkStart w:id="634" w:name="_Toc481620482"/>
        <w:bookmarkEnd w:id="633"/>
        <w:bookmarkEnd w:id="634"/>
      </w:del>
    </w:p>
    <w:p w14:paraId="3A6B92B9" w14:textId="4C1A1694" w:rsidR="0073245C" w:rsidDel="00FE5FD0" w:rsidRDefault="00A33A88">
      <w:pPr>
        <w:widowControl/>
        <w:ind w:firstLineChars="200" w:firstLine="420"/>
        <w:jc w:val="center"/>
        <w:rPr>
          <w:del w:id="635" w:author="chunliu wang" w:date="2017-05-04T00:07:00Z"/>
          <w:rFonts w:ascii="Times" w:eastAsia="宋体" w:hAnsi="Times"/>
          <w:szCs w:val="21"/>
        </w:rPr>
      </w:pPr>
      <w:del w:id="636" w:author="chunliu wang" w:date="2017-05-04T00:07:00Z">
        <w:r w:rsidDel="00FE5FD0">
          <w:rPr>
            <w:rFonts w:ascii="Times" w:eastAsia="宋体" w:hAnsi="Times"/>
            <w:noProof/>
          </w:rPr>
          <w:drawing>
            <wp:inline distT="0" distB="0" distL="0" distR="0" wp14:anchorId="453E65CD" wp14:editId="05D454B3">
              <wp:extent cx="5274310" cy="2760980"/>
              <wp:effectExtent l="0" t="0" r="254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9"/>
                      <a:stretch>
                        <a:fillRect/>
                      </a:stretch>
                    </pic:blipFill>
                    <pic:spPr>
                      <a:xfrm>
                        <a:off x="0" y="0"/>
                        <a:ext cx="5274310" cy="2760980"/>
                      </a:xfrm>
                      <a:prstGeom prst="rect">
                        <a:avLst/>
                      </a:prstGeom>
                    </pic:spPr>
                  </pic:pic>
                </a:graphicData>
              </a:graphic>
            </wp:inline>
          </w:drawing>
        </w:r>
        <w:bookmarkStart w:id="637" w:name="_Toc481620379"/>
        <w:bookmarkStart w:id="638" w:name="_Toc481620483"/>
        <w:bookmarkEnd w:id="637"/>
        <w:bookmarkEnd w:id="638"/>
      </w:del>
    </w:p>
    <w:p w14:paraId="4BE8A357" w14:textId="573DCB62" w:rsidR="0073245C" w:rsidDel="00FE5FD0" w:rsidRDefault="00A33A88">
      <w:pPr>
        <w:widowControl/>
        <w:ind w:firstLineChars="200" w:firstLine="420"/>
        <w:jc w:val="center"/>
        <w:rPr>
          <w:del w:id="639" w:author="chunliu wang" w:date="2017-05-04T00:07:00Z"/>
          <w:rFonts w:ascii="Times" w:eastAsia="宋体" w:hAnsi="Times"/>
          <w:szCs w:val="21"/>
        </w:rPr>
      </w:pPr>
      <w:commentRangeStart w:id="640"/>
      <w:del w:id="641" w:author="chunliu wang" w:date="2017-05-04T00:07:00Z">
        <w:r w:rsidDel="00FE5FD0">
          <w:rPr>
            <w:rFonts w:ascii="Times" w:eastAsia="宋体" w:hAnsi="Times" w:hint="eastAsia"/>
            <w:szCs w:val="21"/>
          </w:rPr>
          <w:delText>图</w:delText>
        </w:r>
        <w:r w:rsidDel="00FE5FD0">
          <w:rPr>
            <w:rFonts w:ascii="Times" w:eastAsia="宋体" w:hAnsi="Times" w:hint="eastAsia"/>
            <w:szCs w:val="21"/>
          </w:rPr>
          <w:delText>4.</w:delText>
        </w:r>
        <w:r w:rsidDel="00FE5FD0">
          <w:rPr>
            <w:rFonts w:ascii="Times" w:eastAsia="宋体" w:hAnsi="Times"/>
            <w:szCs w:val="21"/>
          </w:rPr>
          <w:delText>11</w:delText>
        </w:r>
        <w:r w:rsidDel="00FE5FD0">
          <w:rPr>
            <w:rFonts w:ascii="Times" w:eastAsia="宋体" w:hAnsi="Times" w:hint="eastAsia"/>
            <w:szCs w:val="21"/>
          </w:rPr>
          <w:delText xml:space="preserve"> </w:delText>
        </w:r>
        <w:r w:rsidDel="00FE5FD0">
          <w:rPr>
            <w:rFonts w:ascii="Times" w:eastAsia="宋体" w:hAnsi="Times" w:hint="eastAsia"/>
            <w:szCs w:val="21"/>
          </w:rPr>
          <w:delText>构建</w:delText>
        </w:r>
        <w:r w:rsidDel="00FE5FD0">
          <w:rPr>
            <w:rFonts w:ascii="Times" w:eastAsia="宋体" w:hAnsi="Times" w:hint="eastAsia"/>
            <w:szCs w:val="21"/>
          </w:rPr>
          <w:delText>HTTP</w:delText>
        </w:r>
        <w:r w:rsidDel="00FE5FD0">
          <w:rPr>
            <w:rFonts w:ascii="Times" w:eastAsia="宋体" w:hAnsi="Times"/>
            <w:szCs w:val="21"/>
          </w:rPr>
          <w:delText>S</w:delText>
        </w:r>
        <w:r w:rsidDel="00FE5FD0">
          <w:rPr>
            <w:rFonts w:ascii="Times" w:eastAsia="宋体" w:hAnsi="Times" w:hint="eastAsia"/>
            <w:szCs w:val="21"/>
          </w:rPr>
          <w:delText>服务器用例描述</w:delText>
        </w:r>
        <w:commentRangeEnd w:id="640"/>
        <w:r w:rsidR="00B00300" w:rsidDel="00FE5FD0">
          <w:rPr>
            <w:rStyle w:val="af"/>
          </w:rPr>
          <w:commentReference w:id="640"/>
        </w:r>
        <w:bookmarkStart w:id="642" w:name="_Toc481620380"/>
        <w:bookmarkStart w:id="643" w:name="_Toc481620484"/>
        <w:bookmarkEnd w:id="642"/>
        <w:bookmarkEnd w:id="643"/>
      </w:del>
    </w:p>
    <w:p w14:paraId="36CF1C2B" w14:textId="78B0613D" w:rsidR="0073245C" w:rsidDel="00FE5FD0" w:rsidRDefault="0073245C">
      <w:pPr>
        <w:widowControl/>
        <w:ind w:firstLineChars="200" w:firstLine="420"/>
        <w:jc w:val="center"/>
        <w:rPr>
          <w:del w:id="644" w:author="chunliu wang" w:date="2017-05-04T00:07:00Z"/>
          <w:rFonts w:ascii="Times" w:eastAsia="宋体" w:hAnsi="Times"/>
          <w:szCs w:val="21"/>
        </w:rPr>
      </w:pPr>
      <w:bookmarkStart w:id="645" w:name="_Toc481620381"/>
      <w:bookmarkStart w:id="646" w:name="_Toc481620485"/>
      <w:bookmarkEnd w:id="645"/>
      <w:bookmarkEnd w:id="646"/>
    </w:p>
    <w:p w14:paraId="4278761D" w14:textId="7441CAFA" w:rsidR="0073245C" w:rsidDel="00FE5FD0" w:rsidRDefault="00A33A88">
      <w:pPr>
        <w:pStyle w:val="13"/>
        <w:widowControl/>
        <w:numPr>
          <w:ilvl w:val="2"/>
          <w:numId w:val="1"/>
        </w:numPr>
        <w:ind w:firstLineChars="0"/>
        <w:jc w:val="left"/>
        <w:outlineLvl w:val="2"/>
        <w:rPr>
          <w:del w:id="647" w:author="chunliu wang" w:date="2017-05-04T00:07:00Z"/>
          <w:rFonts w:ascii="Times" w:eastAsia="宋体" w:hAnsi="Times"/>
          <w:b/>
          <w:sz w:val="28"/>
          <w:szCs w:val="28"/>
        </w:rPr>
      </w:pPr>
      <w:bookmarkStart w:id="648" w:name="_Toc480713714"/>
      <w:del w:id="649" w:author="chunliu wang" w:date="2017-05-04T00:07:00Z">
        <w:r w:rsidDel="00FE5FD0">
          <w:rPr>
            <w:rFonts w:ascii="Times" w:eastAsia="宋体" w:hAnsi="Times" w:hint="eastAsia"/>
            <w:b/>
            <w:sz w:val="28"/>
            <w:szCs w:val="28"/>
          </w:rPr>
          <w:delText>构建</w:delText>
        </w:r>
        <w:r w:rsidDel="00FE5FD0">
          <w:rPr>
            <w:rFonts w:ascii="Times" w:eastAsia="宋体" w:hAnsi="Times" w:hint="eastAsia"/>
            <w:b/>
            <w:sz w:val="28"/>
            <w:szCs w:val="28"/>
          </w:rPr>
          <w:delText>WebSocket</w:delText>
        </w:r>
        <w:r w:rsidDel="00FE5FD0">
          <w:rPr>
            <w:rFonts w:ascii="Times" w:eastAsia="宋体" w:hAnsi="Times" w:hint="eastAsia"/>
            <w:b/>
            <w:sz w:val="28"/>
            <w:szCs w:val="28"/>
          </w:rPr>
          <w:delText>服务器</w:delText>
        </w:r>
        <w:bookmarkStart w:id="650" w:name="_Toc481620382"/>
        <w:bookmarkStart w:id="651" w:name="_Toc481620486"/>
        <w:bookmarkEnd w:id="648"/>
        <w:bookmarkEnd w:id="650"/>
        <w:bookmarkEnd w:id="651"/>
      </w:del>
    </w:p>
    <w:p w14:paraId="2257FDDE" w14:textId="238E1B1A" w:rsidR="0073245C" w:rsidDel="00FE5FD0" w:rsidRDefault="00A33A88">
      <w:pPr>
        <w:widowControl/>
        <w:spacing w:line="360" w:lineRule="auto"/>
        <w:ind w:firstLineChars="200" w:firstLine="420"/>
        <w:jc w:val="left"/>
        <w:rPr>
          <w:del w:id="652" w:author="chunliu wang" w:date="2017-05-04T00:07:00Z"/>
          <w:rFonts w:ascii="Times" w:eastAsia="宋体" w:hAnsi="Times"/>
          <w:szCs w:val="21"/>
        </w:rPr>
      </w:pPr>
      <w:del w:id="653" w:author="chunliu wang" w:date="2017-05-04T00:07:00Z">
        <w:r w:rsidDel="00FE5FD0">
          <w:rPr>
            <w:rFonts w:ascii="Times" w:eastAsia="宋体" w:hAnsi="Times" w:hint="eastAsia"/>
            <w:szCs w:val="21"/>
          </w:rPr>
          <w:delText>首先</w:delText>
        </w:r>
        <w:r w:rsidDel="00FE5FD0">
          <w:rPr>
            <w:rFonts w:ascii="Times" w:eastAsia="宋体" w:hAnsi="Times" w:hint="eastAsia"/>
            <w:szCs w:val="21"/>
          </w:rPr>
          <w:delText>new WebSocket()</w:delText>
        </w:r>
        <w:r w:rsidDel="00FE5FD0">
          <w:rPr>
            <w:rFonts w:ascii="Times" w:eastAsia="宋体" w:hAnsi="Times" w:hint="eastAsia"/>
            <w:szCs w:val="21"/>
          </w:rPr>
          <w:delText>新建一个</w:delText>
        </w:r>
        <w:r w:rsidDel="00FE5FD0">
          <w:rPr>
            <w:rFonts w:ascii="Times" w:eastAsia="宋体" w:hAnsi="Times" w:hint="eastAsia"/>
            <w:szCs w:val="21"/>
          </w:rPr>
          <w:delText>WebSocket,</w:delText>
        </w:r>
        <w:r w:rsidDel="00FE5FD0">
          <w:rPr>
            <w:rFonts w:ascii="Times" w:eastAsia="宋体" w:hAnsi="Times" w:hint="eastAsia"/>
            <w:szCs w:val="21"/>
          </w:rPr>
          <w:delText>然后用</w:delText>
        </w:r>
        <w:r w:rsidDel="00FE5FD0">
          <w:rPr>
            <w:rFonts w:ascii="Times" w:eastAsia="宋体" w:hAnsi="Times" w:hint="eastAsia"/>
            <w:szCs w:val="21"/>
          </w:rPr>
          <w:delText>socket.onopen()</w:delText>
        </w:r>
        <w:r w:rsidDel="00FE5FD0">
          <w:rPr>
            <w:rFonts w:ascii="Times" w:eastAsia="宋体" w:hAnsi="Times" w:hint="eastAsia"/>
            <w:szCs w:val="21"/>
          </w:rPr>
          <w:delText>方法在浏览器与服务器端创建</w:delText>
        </w:r>
        <w:r w:rsidDel="00FE5FD0">
          <w:rPr>
            <w:rFonts w:ascii="Times" w:eastAsia="宋体" w:hAnsi="Times" w:hint="eastAsia"/>
            <w:szCs w:val="21"/>
          </w:rPr>
          <w:delText>WebSocket</w:delText>
        </w:r>
        <w:r w:rsidDel="00FE5FD0">
          <w:rPr>
            <w:rFonts w:ascii="Times" w:eastAsia="宋体" w:hAnsi="Times" w:hint="eastAsia"/>
            <w:szCs w:val="21"/>
          </w:rPr>
          <w:delText>协议请求，并规定向服务器端发送数据的时间。同时可以通过</w:delText>
        </w:r>
        <w:r w:rsidDel="00FE5FD0">
          <w:rPr>
            <w:rFonts w:ascii="Times" w:eastAsia="宋体" w:hAnsi="Times" w:hint="eastAsia"/>
            <w:szCs w:val="21"/>
          </w:rPr>
          <w:delText>onmessage()</w:delText>
        </w:r>
        <w:r w:rsidDel="00FE5FD0">
          <w:rPr>
            <w:rFonts w:ascii="Times" w:eastAsia="宋体" w:hAnsi="Times" w:hint="eastAsia"/>
            <w:szCs w:val="21"/>
          </w:rPr>
          <w:delText>方法接收服务器端传来的数据。</w:delText>
        </w:r>
        <w:bookmarkStart w:id="654" w:name="_Toc481620383"/>
        <w:bookmarkStart w:id="655" w:name="_Toc481620487"/>
        <w:bookmarkEnd w:id="654"/>
        <w:bookmarkEnd w:id="655"/>
      </w:del>
    </w:p>
    <w:p w14:paraId="24B3047E" w14:textId="608317D1" w:rsidR="0073245C" w:rsidDel="00FE5FD0" w:rsidRDefault="00A33A88">
      <w:pPr>
        <w:widowControl/>
        <w:spacing w:line="360" w:lineRule="auto"/>
        <w:ind w:firstLineChars="200" w:firstLine="420"/>
        <w:jc w:val="left"/>
        <w:rPr>
          <w:del w:id="656" w:author="chunliu wang" w:date="2017-05-04T00:07:00Z"/>
          <w:rFonts w:ascii="Times" w:eastAsia="宋体" w:hAnsi="Times"/>
          <w:sz w:val="24"/>
          <w:szCs w:val="24"/>
        </w:rPr>
      </w:pPr>
      <w:del w:id="657" w:author="chunliu wang" w:date="2017-05-04T00:07:00Z">
        <w:r w:rsidDel="00FE5FD0">
          <w:rPr>
            <w:rFonts w:ascii="Times" w:eastAsia="宋体" w:hAnsi="Times"/>
            <w:noProof/>
          </w:rPr>
          <w:drawing>
            <wp:inline distT="0" distB="0" distL="0" distR="0" wp14:anchorId="3DC207BB" wp14:editId="57AF6D52">
              <wp:extent cx="5274310" cy="34632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50"/>
                      <a:stretch>
                        <a:fillRect/>
                      </a:stretch>
                    </pic:blipFill>
                    <pic:spPr>
                      <a:xfrm>
                        <a:off x="0" y="0"/>
                        <a:ext cx="5274310" cy="3463290"/>
                      </a:xfrm>
                      <a:prstGeom prst="rect">
                        <a:avLst/>
                      </a:prstGeom>
                    </pic:spPr>
                  </pic:pic>
                </a:graphicData>
              </a:graphic>
            </wp:inline>
          </w:drawing>
        </w:r>
        <w:bookmarkStart w:id="658" w:name="_Toc481620384"/>
        <w:bookmarkStart w:id="659" w:name="_Toc481620488"/>
        <w:bookmarkEnd w:id="658"/>
        <w:bookmarkEnd w:id="659"/>
      </w:del>
    </w:p>
    <w:p w14:paraId="02C01D42" w14:textId="06DDA89A" w:rsidR="0073245C" w:rsidDel="00FE5FD0" w:rsidRDefault="00A33A88">
      <w:pPr>
        <w:widowControl/>
        <w:ind w:firstLineChars="200" w:firstLine="420"/>
        <w:jc w:val="center"/>
        <w:rPr>
          <w:del w:id="660" w:author="chunliu wang" w:date="2017-05-04T00:07:00Z"/>
          <w:rFonts w:ascii="Times" w:eastAsia="宋体" w:hAnsi="Times"/>
          <w:szCs w:val="21"/>
        </w:rPr>
      </w:pPr>
      <w:commentRangeStart w:id="661"/>
      <w:del w:id="662" w:author="chunliu wang" w:date="2017-05-04T00:07:00Z">
        <w:r w:rsidDel="00FE5FD0">
          <w:rPr>
            <w:rFonts w:ascii="Times" w:eastAsia="宋体" w:hAnsi="Times" w:hint="eastAsia"/>
            <w:szCs w:val="21"/>
          </w:rPr>
          <w:delText>图</w:delText>
        </w:r>
        <w:r w:rsidDel="00FE5FD0">
          <w:rPr>
            <w:rFonts w:ascii="Times" w:eastAsia="宋体" w:hAnsi="Times" w:hint="eastAsia"/>
            <w:szCs w:val="21"/>
          </w:rPr>
          <w:delText>4.1</w:delText>
        </w:r>
        <w:r w:rsidDel="00FE5FD0">
          <w:rPr>
            <w:rFonts w:ascii="Times" w:eastAsia="宋体" w:hAnsi="Times"/>
            <w:szCs w:val="21"/>
          </w:rPr>
          <w:delText>2</w:delText>
        </w:r>
        <w:r w:rsidDel="00FE5FD0">
          <w:rPr>
            <w:rFonts w:ascii="Times" w:eastAsia="宋体" w:hAnsi="Times" w:hint="eastAsia"/>
            <w:szCs w:val="21"/>
          </w:rPr>
          <w:delText xml:space="preserve"> </w:delText>
        </w:r>
        <w:r w:rsidDel="00FE5FD0">
          <w:rPr>
            <w:rFonts w:ascii="Times" w:eastAsia="宋体" w:hAnsi="Times" w:hint="eastAsia"/>
            <w:szCs w:val="21"/>
          </w:rPr>
          <w:delText>构建</w:delText>
        </w:r>
        <w:r w:rsidDel="00FE5FD0">
          <w:rPr>
            <w:rFonts w:ascii="Times" w:eastAsia="宋体" w:hAnsi="Times" w:hint="eastAsia"/>
            <w:szCs w:val="21"/>
          </w:rPr>
          <w:delText>WebSocket</w:delText>
        </w:r>
        <w:r w:rsidDel="00FE5FD0">
          <w:rPr>
            <w:rFonts w:ascii="Times" w:eastAsia="宋体" w:hAnsi="Times" w:hint="eastAsia"/>
            <w:szCs w:val="21"/>
          </w:rPr>
          <w:delText>服务器用例描述</w:delText>
        </w:r>
        <w:commentRangeEnd w:id="661"/>
        <w:r w:rsidR="00B00300" w:rsidDel="00FE5FD0">
          <w:rPr>
            <w:rStyle w:val="af"/>
          </w:rPr>
          <w:commentReference w:id="661"/>
        </w:r>
        <w:bookmarkStart w:id="663" w:name="_Toc481620385"/>
        <w:bookmarkStart w:id="664" w:name="_Toc481620489"/>
        <w:bookmarkEnd w:id="663"/>
        <w:bookmarkEnd w:id="664"/>
      </w:del>
    </w:p>
    <w:p w14:paraId="1F2F2B65" w14:textId="29CDDBDA" w:rsidR="0073245C" w:rsidDel="00FE5FD0" w:rsidRDefault="00A33A88">
      <w:pPr>
        <w:pStyle w:val="13"/>
        <w:widowControl/>
        <w:numPr>
          <w:ilvl w:val="1"/>
          <w:numId w:val="1"/>
        </w:numPr>
        <w:ind w:firstLineChars="0"/>
        <w:jc w:val="left"/>
        <w:outlineLvl w:val="1"/>
        <w:rPr>
          <w:del w:id="665" w:author="chunliu wang" w:date="2017-05-04T00:07:00Z"/>
          <w:rFonts w:ascii="Times" w:eastAsia="宋体" w:hAnsi="Times"/>
          <w:b/>
          <w:sz w:val="32"/>
          <w:szCs w:val="32"/>
        </w:rPr>
      </w:pPr>
      <w:bookmarkStart w:id="666" w:name="_Toc480713715"/>
      <w:del w:id="667" w:author="chunliu wang" w:date="2017-05-04T00:07:00Z">
        <w:r w:rsidDel="00FE5FD0">
          <w:rPr>
            <w:rFonts w:ascii="Times" w:eastAsia="宋体" w:hAnsi="Times" w:hint="eastAsia"/>
            <w:b/>
            <w:sz w:val="32"/>
            <w:szCs w:val="32"/>
          </w:rPr>
          <w:delText>文件系统</w:delText>
        </w:r>
        <w:bookmarkStart w:id="668" w:name="_Toc481620386"/>
        <w:bookmarkStart w:id="669" w:name="_Toc481620490"/>
        <w:bookmarkEnd w:id="666"/>
        <w:bookmarkEnd w:id="668"/>
        <w:bookmarkEnd w:id="669"/>
      </w:del>
    </w:p>
    <w:p w14:paraId="6FA080EE" w14:textId="62F55332" w:rsidR="0073245C" w:rsidDel="00FE5FD0" w:rsidRDefault="00A33A88">
      <w:pPr>
        <w:widowControl/>
        <w:spacing w:line="360" w:lineRule="auto"/>
        <w:ind w:firstLineChars="200" w:firstLine="420"/>
        <w:jc w:val="left"/>
        <w:rPr>
          <w:del w:id="670" w:author="chunliu wang" w:date="2017-05-04T00:07:00Z"/>
          <w:rFonts w:ascii="Times" w:eastAsia="宋体" w:hAnsi="Times"/>
          <w:szCs w:val="21"/>
        </w:rPr>
      </w:pPr>
      <w:del w:id="671" w:author="chunliu wang" w:date="2017-05-04T00:07:00Z">
        <w:r w:rsidDel="00FE5FD0">
          <w:rPr>
            <w:rFonts w:ascii="Times" w:eastAsia="宋体" w:hAnsi="Times" w:hint="eastAsia"/>
            <w:szCs w:val="21"/>
          </w:rPr>
          <w:delText>文件系统是文件操作的封装，它提供了文件的读取、写入、更名、删除等文件操作。</w:delText>
        </w:r>
        <w:r w:rsidDel="00FE5FD0">
          <w:rPr>
            <w:rFonts w:ascii="Times" w:eastAsia="宋体" w:hAnsi="Times"/>
            <w:szCs w:val="21"/>
          </w:rPr>
          <w:delText>文件</w:delText>
        </w:r>
        <w:r w:rsidDel="00FE5FD0">
          <w:rPr>
            <w:rFonts w:ascii="Times" w:eastAsia="宋体" w:hAnsi="Times"/>
            <w:szCs w:val="21"/>
          </w:rPr>
          <w:delText xml:space="preserve">I/O </w:delText>
        </w:r>
        <w:r w:rsidDel="00FE5FD0">
          <w:rPr>
            <w:rFonts w:ascii="Times" w:eastAsia="宋体" w:hAnsi="Times"/>
            <w:szCs w:val="21"/>
          </w:rPr>
          <w:delText>是由简单封装的标准</w:delText>
        </w:r>
        <w:r w:rsidDel="00FE5FD0">
          <w:rPr>
            <w:rFonts w:ascii="Times" w:eastAsia="宋体" w:hAnsi="Times"/>
            <w:szCs w:val="21"/>
          </w:rPr>
          <w:delText xml:space="preserve"> POSIX </w:delText>
        </w:r>
        <w:r w:rsidDel="00FE5FD0">
          <w:rPr>
            <w:rFonts w:ascii="Times" w:eastAsia="宋体" w:hAnsi="Times"/>
            <w:szCs w:val="21"/>
          </w:rPr>
          <w:delText>函数提供的。通过</w:delText>
        </w:r>
        <w:r w:rsidDel="00FE5FD0">
          <w:rPr>
            <w:rFonts w:ascii="Times" w:eastAsia="宋体" w:hAnsi="Times" w:hint="eastAsia"/>
            <w:szCs w:val="21"/>
          </w:rPr>
          <w:delText>require(</w:delText>
        </w:r>
        <w:r w:rsidDel="00FE5FD0">
          <w:rPr>
            <w:rFonts w:ascii="Times" w:eastAsia="宋体" w:hAnsi="Times"/>
            <w:szCs w:val="21"/>
          </w:rPr>
          <w:delText>‘</w:delText>
        </w:r>
        <w:r w:rsidDel="00FE5FD0">
          <w:rPr>
            <w:rFonts w:ascii="Times" w:eastAsia="宋体" w:hAnsi="Times" w:hint="eastAsia"/>
            <w:szCs w:val="21"/>
          </w:rPr>
          <w:delText>fs</w:delText>
        </w:r>
        <w:r w:rsidDel="00FE5FD0">
          <w:rPr>
            <w:rFonts w:ascii="Times" w:eastAsia="宋体" w:hAnsi="Times"/>
            <w:szCs w:val="21"/>
          </w:rPr>
          <w:delText>’</w:delText>
        </w:r>
        <w:r w:rsidDel="00FE5FD0">
          <w:rPr>
            <w:rFonts w:ascii="Times" w:eastAsia="宋体" w:hAnsi="Times" w:hint="eastAsia"/>
            <w:szCs w:val="21"/>
          </w:rPr>
          <w:delText>)</w:delText>
        </w:r>
        <w:r w:rsidDel="00FE5FD0">
          <w:rPr>
            <w:rFonts w:ascii="Times" w:eastAsia="宋体" w:hAnsi="Times"/>
            <w:szCs w:val="21"/>
          </w:rPr>
          <w:delText>使用该模块。</w:delText>
        </w:r>
        <w:r w:rsidDel="00FE5FD0">
          <w:rPr>
            <w:rFonts w:ascii="Times" w:eastAsia="宋体" w:hAnsi="Times"/>
            <w:szCs w:val="21"/>
          </w:rPr>
          <w:delText xml:space="preserve"> </w:delText>
        </w:r>
        <w:r w:rsidDel="00FE5FD0">
          <w:rPr>
            <w:rFonts w:ascii="Times" w:eastAsia="宋体" w:hAnsi="Times"/>
            <w:szCs w:val="21"/>
          </w:rPr>
          <w:delText>所有的方法都有异步和同步的形式。异步形式始终以完成回调作为它最后一个参数。传给完成回调的参数取决于具体方法，但第一个参数总是留给异常。如果操作成功完成，则第一个参数会是</w:delText>
        </w:r>
        <w:r w:rsidDel="00FE5FD0">
          <w:rPr>
            <w:rFonts w:ascii="Times" w:eastAsia="宋体" w:hAnsi="Times" w:hint="eastAsia"/>
            <w:szCs w:val="21"/>
          </w:rPr>
          <w:delText>null</w:delText>
        </w:r>
        <w:r w:rsidDel="00FE5FD0">
          <w:rPr>
            <w:rFonts w:ascii="Times" w:eastAsia="宋体" w:hAnsi="Times"/>
            <w:szCs w:val="21"/>
          </w:rPr>
          <w:delText>或</w:delText>
        </w:r>
        <w:r w:rsidDel="00FE5FD0">
          <w:rPr>
            <w:rFonts w:ascii="Times" w:eastAsia="宋体" w:hAnsi="Times" w:hint="eastAsia"/>
            <w:szCs w:val="21"/>
          </w:rPr>
          <w:delText>undefined</w:delText>
        </w:r>
        <w:r w:rsidDel="00FE5FD0">
          <w:rPr>
            <w:rFonts w:ascii="Times" w:eastAsia="宋体" w:hAnsi="Times" w:hint="eastAsia"/>
            <w:szCs w:val="21"/>
          </w:rPr>
          <w:delText>。</w:delText>
        </w:r>
        <w:r w:rsidDel="00FE5FD0">
          <w:rPr>
            <w:rFonts w:ascii="Times" w:eastAsia="宋体" w:hAnsi="Times"/>
            <w:szCs w:val="21"/>
          </w:rPr>
          <w:delText>当使用同步形式时，任何异常都会被立即抛出。</w:delText>
        </w:r>
        <w:r w:rsidDel="00FE5FD0">
          <w:rPr>
            <w:rFonts w:ascii="Times" w:eastAsia="宋体" w:hAnsi="Times"/>
            <w:szCs w:val="21"/>
          </w:rPr>
          <w:delText xml:space="preserve"> </w:delText>
        </w:r>
        <w:r w:rsidDel="00FE5FD0">
          <w:rPr>
            <w:rFonts w:ascii="Times" w:eastAsia="宋体" w:hAnsi="Times"/>
            <w:szCs w:val="21"/>
          </w:rPr>
          <w:delText>可以使用</w:delText>
        </w:r>
        <w:r w:rsidDel="00FE5FD0">
          <w:rPr>
            <w:rFonts w:ascii="Times" w:eastAsia="宋体" w:hAnsi="Times"/>
            <w:szCs w:val="21"/>
          </w:rPr>
          <w:delText xml:space="preserve">try/catch </w:delText>
        </w:r>
        <w:r w:rsidDel="00FE5FD0">
          <w:rPr>
            <w:rFonts w:ascii="Times" w:eastAsia="宋体" w:hAnsi="Times"/>
            <w:szCs w:val="21"/>
          </w:rPr>
          <w:delText>来处理异常，或让它们往上冒泡。</w:delText>
        </w:r>
        <w:bookmarkStart w:id="672" w:name="_Toc481620387"/>
        <w:bookmarkStart w:id="673" w:name="_Toc481620491"/>
        <w:bookmarkEnd w:id="672"/>
        <w:bookmarkEnd w:id="673"/>
      </w:del>
    </w:p>
    <w:p w14:paraId="7B7F26FD" w14:textId="34605B4B" w:rsidR="0073245C" w:rsidDel="00FE5FD0" w:rsidRDefault="00B500F5">
      <w:pPr>
        <w:pStyle w:val="aa"/>
        <w:shd w:val="clear" w:color="auto" w:fill="FFFFFF"/>
        <w:spacing w:before="0" w:beforeAutospacing="0" w:after="0" w:afterAutospacing="0" w:line="360" w:lineRule="auto"/>
        <w:jc w:val="center"/>
        <w:rPr>
          <w:del w:id="674" w:author="chunliu wang" w:date="2017-05-04T00:07:00Z"/>
          <w:rFonts w:ascii="Times" w:hAnsi="Times"/>
          <w:color w:val="333333"/>
          <w:sz w:val="21"/>
          <w:szCs w:val="21"/>
        </w:rPr>
      </w:pPr>
      <w:del w:id="675" w:author="chunliu wang" w:date="2017-05-04T00:07:00Z">
        <w:r w:rsidDel="00FE5FD0">
          <w:rPr>
            <w:noProof/>
          </w:rPr>
          <w:drawing>
            <wp:inline distT="0" distB="0" distL="0" distR="0" wp14:anchorId="73FD9EA4" wp14:editId="63BBE972">
              <wp:extent cx="3381375" cy="36195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81375" cy="3619500"/>
                      </a:xfrm>
                      <a:prstGeom prst="rect">
                        <a:avLst/>
                      </a:prstGeom>
                    </pic:spPr>
                  </pic:pic>
                </a:graphicData>
              </a:graphic>
            </wp:inline>
          </w:drawing>
        </w:r>
        <w:bookmarkStart w:id="676" w:name="_Toc481620388"/>
        <w:bookmarkStart w:id="677" w:name="_Toc481620492"/>
        <w:bookmarkEnd w:id="676"/>
        <w:bookmarkEnd w:id="677"/>
      </w:del>
    </w:p>
    <w:p w14:paraId="5807B3EA" w14:textId="12FA4DDE" w:rsidR="0073245C" w:rsidDel="00FE5FD0" w:rsidRDefault="00A33A88">
      <w:pPr>
        <w:widowControl/>
        <w:ind w:firstLineChars="200" w:firstLine="420"/>
        <w:jc w:val="center"/>
        <w:rPr>
          <w:del w:id="678" w:author="chunliu wang" w:date="2017-05-04T00:07:00Z"/>
          <w:rFonts w:ascii="Times" w:eastAsia="宋体" w:hAnsi="Times"/>
          <w:szCs w:val="21"/>
        </w:rPr>
      </w:pPr>
      <w:del w:id="679" w:author="chunliu wang" w:date="2017-05-04T00:07:00Z">
        <w:r w:rsidDel="00FE5FD0">
          <w:rPr>
            <w:rFonts w:ascii="Times" w:eastAsia="宋体" w:hAnsi="Times" w:hint="eastAsia"/>
            <w:szCs w:val="21"/>
          </w:rPr>
          <w:delText>图</w:delText>
        </w:r>
        <w:r w:rsidDel="00FE5FD0">
          <w:rPr>
            <w:rFonts w:ascii="Times" w:eastAsia="宋体" w:hAnsi="Times" w:hint="eastAsia"/>
            <w:szCs w:val="21"/>
          </w:rPr>
          <w:delText>4.1</w:delText>
        </w:r>
        <w:r w:rsidDel="00FE5FD0">
          <w:rPr>
            <w:rFonts w:ascii="Times" w:eastAsia="宋体" w:hAnsi="Times"/>
            <w:szCs w:val="21"/>
          </w:rPr>
          <w:delText xml:space="preserve">3 </w:delText>
        </w:r>
        <w:r w:rsidDel="00FE5FD0">
          <w:rPr>
            <w:rFonts w:ascii="Times" w:eastAsia="宋体" w:hAnsi="Times" w:hint="eastAsia"/>
            <w:szCs w:val="21"/>
          </w:rPr>
          <w:delText>文件系统用例图</w:delText>
        </w:r>
        <w:bookmarkStart w:id="680" w:name="_Toc481620389"/>
        <w:bookmarkStart w:id="681" w:name="_Toc481620493"/>
        <w:bookmarkEnd w:id="680"/>
        <w:bookmarkEnd w:id="681"/>
      </w:del>
    </w:p>
    <w:p w14:paraId="3A8E0986" w14:textId="71111483" w:rsidR="0073245C" w:rsidDel="00FE5FD0" w:rsidRDefault="00A33A88">
      <w:pPr>
        <w:pStyle w:val="13"/>
        <w:widowControl/>
        <w:numPr>
          <w:ilvl w:val="2"/>
          <w:numId w:val="1"/>
        </w:numPr>
        <w:ind w:firstLineChars="0"/>
        <w:outlineLvl w:val="2"/>
        <w:rPr>
          <w:del w:id="682" w:author="chunliu wang" w:date="2017-05-04T00:07:00Z"/>
          <w:rFonts w:ascii="Times" w:eastAsia="宋体" w:hAnsi="Times"/>
          <w:b/>
          <w:sz w:val="28"/>
          <w:szCs w:val="28"/>
        </w:rPr>
      </w:pPr>
      <w:bookmarkStart w:id="683" w:name="_Toc480713716"/>
      <w:del w:id="684" w:author="chunliu wang" w:date="2017-05-04T00:07:00Z">
        <w:r w:rsidDel="00FE5FD0">
          <w:rPr>
            <w:rFonts w:ascii="Times" w:eastAsia="宋体" w:hAnsi="Times" w:hint="eastAsia"/>
            <w:b/>
            <w:sz w:val="28"/>
            <w:szCs w:val="28"/>
          </w:rPr>
          <w:delText>文件操作</w:delText>
        </w:r>
        <w:bookmarkStart w:id="685" w:name="_Toc481620390"/>
        <w:bookmarkStart w:id="686" w:name="_Toc481620494"/>
        <w:bookmarkEnd w:id="683"/>
        <w:bookmarkEnd w:id="685"/>
        <w:bookmarkEnd w:id="686"/>
      </w:del>
    </w:p>
    <w:p w14:paraId="76103AA2" w14:textId="2685FE12" w:rsidR="0073245C" w:rsidDel="00FE5FD0" w:rsidRDefault="00A33A88">
      <w:pPr>
        <w:pStyle w:val="aa"/>
        <w:shd w:val="clear" w:color="auto" w:fill="FFFFFF"/>
        <w:spacing w:before="0" w:beforeAutospacing="0" w:after="0" w:afterAutospacing="0" w:line="360" w:lineRule="auto"/>
        <w:ind w:firstLineChars="200" w:firstLine="420"/>
        <w:rPr>
          <w:del w:id="687" w:author="chunliu wang" w:date="2017-05-04T00:07:00Z"/>
          <w:rFonts w:ascii="Times" w:hAnsi="Times" w:cstheme="minorBidi"/>
          <w:kern w:val="2"/>
          <w:sz w:val="21"/>
          <w:szCs w:val="21"/>
        </w:rPr>
      </w:pPr>
      <w:del w:id="688" w:author="chunliu wang" w:date="2017-05-04T00:07:00Z">
        <w:r w:rsidDel="00FE5FD0">
          <w:rPr>
            <w:rFonts w:ascii="Times" w:hAnsi="Times" w:hint="eastAsia"/>
            <w:sz w:val="21"/>
            <w:szCs w:val="21"/>
          </w:rPr>
          <w:delText>f</w:delText>
        </w:r>
        <w:r w:rsidDel="00FE5FD0">
          <w:rPr>
            <w:rFonts w:ascii="Times" w:hAnsi="Times" w:cstheme="minorBidi" w:hint="eastAsia"/>
            <w:kern w:val="2"/>
            <w:sz w:val="21"/>
            <w:szCs w:val="21"/>
          </w:rPr>
          <w:delText>s</w:delText>
        </w:r>
        <w:r w:rsidDel="00FE5FD0">
          <w:rPr>
            <w:rFonts w:ascii="Times" w:hAnsi="Times" w:cstheme="minorBidi" w:hint="eastAsia"/>
            <w:kern w:val="2"/>
            <w:sz w:val="21"/>
            <w:szCs w:val="21"/>
          </w:rPr>
          <w:delText>提供文件的读取、写入、更名、删除、遍历目录、链接等文件操作。每种操作都有异步和同步两种形式。例如，读文件可以用</w:delText>
        </w:r>
        <w:r w:rsidDel="00FE5FD0">
          <w:rPr>
            <w:rFonts w:ascii="Times" w:hAnsi="Times" w:cstheme="minorBidi" w:hint="eastAsia"/>
            <w:kern w:val="2"/>
            <w:sz w:val="21"/>
            <w:szCs w:val="21"/>
          </w:rPr>
          <w:delText>fs.open()</w:delText>
        </w:r>
        <w:r w:rsidDel="00FE5FD0">
          <w:rPr>
            <w:rFonts w:ascii="Times" w:hAnsi="Times" w:cstheme="minorBidi" w:hint="eastAsia"/>
            <w:kern w:val="2"/>
            <w:sz w:val="21"/>
            <w:szCs w:val="21"/>
          </w:rPr>
          <w:delText>和</w:delText>
        </w:r>
        <w:r w:rsidDel="00FE5FD0">
          <w:rPr>
            <w:rFonts w:ascii="Times" w:hAnsi="Times" w:cstheme="minorBidi" w:hint="eastAsia"/>
            <w:kern w:val="2"/>
            <w:sz w:val="21"/>
            <w:szCs w:val="21"/>
          </w:rPr>
          <w:delText>fs.read()</w:delText>
        </w:r>
        <w:r w:rsidDel="00FE5FD0">
          <w:rPr>
            <w:rFonts w:ascii="Times" w:hAnsi="Times" w:cstheme="minorBidi" w:hint="eastAsia"/>
            <w:kern w:val="2"/>
            <w:sz w:val="21"/>
            <w:szCs w:val="21"/>
          </w:rPr>
          <w:delText>来实现，也可以用</w:delText>
        </w:r>
        <w:r w:rsidDel="00FE5FD0">
          <w:rPr>
            <w:rFonts w:ascii="Times" w:hAnsi="Times" w:cstheme="minorBidi" w:hint="eastAsia"/>
            <w:kern w:val="2"/>
            <w:sz w:val="21"/>
            <w:szCs w:val="21"/>
          </w:rPr>
          <w:delText>fs.readFile()</w:delText>
        </w:r>
        <w:r w:rsidDel="00FE5FD0">
          <w:rPr>
            <w:rFonts w:ascii="Times" w:hAnsi="Times" w:cstheme="minorBidi" w:hint="eastAsia"/>
            <w:kern w:val="2"/>
            <w:sz w:val="21"/>
            <w:szCs w:val="21"/>
          </w:rPr>
          <w:delText>来实现。前者相比于后者提供了更底层的接口</w:delText>
        </w:r>
        <w:r w:rsidDel="00FE5FD0">
          <w:rPr>
            <w:rFonts w:ascii="Times" w:hAnsi="Times" w:cstheme="minorBidi" w:hint="eastAsia"/>
            <w:kern w:val="2"/>
            <w:sz w:val="21"/>
            <w:szCs w:val="21"/>
            <w:vertAlign w:val="superscript"/>
          </w:rPr>
          <w:delText>[1]</w:delText>
        </w:r>
        <w:r w:rsidDel="00FE5FD0">
          <w:rPr>
            <w:rFonts w:ascii="Times" w:hAnsi="Times" w:cstheme="minorBidi" w:hint="eastAsia"/>
            <w:kern w:val="2"/>
            <w:sz w:val="21"/>
            <w:szCs w:val="21"/>
          </w:rPr>
          <w:delText>。</w:delText>
        </w:r>
        <w:bookmarkStart w:id="689" w:name="_Toc481620391"/>
        <w:bookmarkStart w:id="690" w:name="_Toc481620495"/>
        <w:bookmarkEnd w:id="689"/>
        <w:bookmarkEnd w:id="690"/>
      </w:del>
    </w:p>
    <w:p w14:paraId="67A65AB3" w14:textId="6B6C0E9B" w:rsidR="0073245C" w:rsidDel="00FE5FD0" w:rsidRDefault="00A33A88">
      <w:pPr>
        <w:pStyle w:val="aa"/>
        <w:shd w:val="clear" w:color="auto" w:fill="FFFFFF"/>
        <w:spacing w:before="0" w:beforeAutospacing="0" w:after="0" w:afterAutospacing="0" w:line="360" w:lineRule="auto"/>
        <w:ind w:firstLineChars="200" w:firstLine="480"/>
        <w:rPr>
          <w:del w:id="691" w:author="chunliu wang" w:date="2017-05-04T00:07:00Z"/>
          <w:rFonts w:ascii="Times" w:hAnsi="Times" w:cstheme="minorBidi"/>
          <w:kern w:val="2"/>
          <w:sz w:val="21"/>
          <w:szCs w:val="21"/>
        </w:rPr>
      </w:pPr>
      <w:del w:id="692" w:author="chunliu wang" w:date="2017-05-04T00:07:00Z">
        <w:r w:rsidDel="00FE5FD0">
          <w:rPr>
            <w:rFonts w:ascii="Times" w:hAnsi="Times"/>
            <w:noProof/>
          </w:rPr>
          <w:drawing>
            <wp:inline distT="0" distB="0" distL="0" distR="0" wp14:anchorId="5159A85D" wp14:editId="779CCCC0">
              <wp:extent cx="5113020" cy="25527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5"/>
                      <a:stretch>
                        <a:fillRect/>
                      </a:stretch>
                    </pic:blipFill>
                    <pic:spPr>
                      <a:xfrm>
                        <a:off x="0" y="0"/>
                        <a:ext cx="5113463" cy="2552921"/>
                      </a:xfrm>
                      <a:prstGeom prst="rect">
                        <a:avLst/>
                      </a:prstGeom>
                    </pic:spPr>
                  </pic:pic>
                </a:graphicData>
              </a:graphic>
            </wp:inline>
          </w:drawing>
        </w:r>
        <w:bookmarkStart w:id="693" w:name="_Toc481620392"/>
        <w:bookmarkStart w:id="694" w:name="_Toc481620496"/>
        <w:bookmarkEnd w:id="693"/>
        <w:bookmarkEnd w:id="694"/>
      </w:del>
    </w:p>
    <w:p w14:paraId="73F27CFC" w14:textId="59F6AA3A" w:rsidR="0073245C" w:rsidDel="00FE5FD0" w:rsidRDefault="00A33A88">
      <w:pPr>
        <w:widowControl/>
        <w:ind w:firstLineChars="200" w:firstLine="420"/>
        <w:jc w:val="center"/>
        <w:rPr>
          <w:del w:id="695" w:author="chunliu wang" w:date="2017-05-04T00:07:00Z"/>
          <w:rFonts w:ascii="Times" w:eastAsia="宋体" w:hAnsi="Times"/>
          <w:szCs w:val="21"/>
        </w:rPr>
      </w:pPr>
      <w:del w:id="696" w:author="chunliu wang" w:date="2017-05-04T00:07:00Z">
        <w:r w:rsidDel="00FE5FD0">
          <w:rPr>
            <w:rFonts w:ascii="Times" w:eastAsia="宋体" w:hAnsi="Times" w:hint="eastAsia"/>
            <w:szCs w:val="21"/>
          </w:rPr>
          <w:delText>图</w:delText>
        </w:r>
        <w:r w:rsidDel="00FE5FD0">
          <w:rPr>
            <w:rFonts w:ascii="Times" w:eastAsia="宋体" w:hAnsi="Times" w:hint="eastAsia"/>
            <w:szCs w:val="21"/>
          </w:rPr>
          <w:delText>4.1</w:delText>
        </w:r>
        <w:r w:rsidDel="00FE5FD0">
          <w:rPr>
            <w:rFonts w:ascii="Times" w:eastAsia="宋体" w:hAnsi="Times"/>
            <w:szCs w:val="21"/>
          </w:rPr>
          <w:delText xml:space="preserve">4 </w:delText>
        </w:r>
        <w:r w:rsidDel="00FE5FD0">
          <w:rPr>
            <w:rFonts w:ascii="Times" w:eastAsia="宋体" w:hAnsi="Times" w:hint="eastAsia"/>
            <w:szCs w:val="21"/>
          </w:rPr>
          <w:delText xml:space="preserve"> </w:delText>
        </w:r>
        <w:r w:rsidDel="00FE5FD0">
          <w:rPr>
            <w:rFonts w:ascii="Times" w:eastAsia="宋体" w:hAnsi="Times" w:hint="eastAsia"/>
            <w:szCs w:val="21"/>
          </w:rPr>
          <w:delText>写入文件用例描述</w:delText>
        </w:r>
        <w:bookmarkStart w:id="697" w:name="_Toc481620393"/>
        <w:bookmarkStart w:id="698" w:name="_Toc481620497"/>
        <w:bookmarkEnd w:id="697"/>
        <w:bookmarkEnd w:id="698"/>
      </w:del>
    </w:p>
    <w:p w14:paraId="38B1C855" w14:textId="3841FD1A" w:rsidR="0073245C" w:rsidDel="00FE5FD0" w:rsidRDefault="00A33A88">
      <w:pPr>
        <w:pStyle w:val="aa"/>
        <w:shd w:val="clear" w:color="auto" w:fill="FFFFFF"/>
        <w:spacing w:before="0" w:beforeAutospacing="0" w:after="0" w:afterAutospacing="0" w:line="360" w:lineRule="auto"/>
        <w:ind w:firstLineChars="200" w:firstLine="480"/>
        <w:rPr>
          <w:del w:id="699" w:author="chunliu wang" w:date="2017-05-04T00:07:00Z"/>
          <w:rFonts w:ascii="Times" w:hAnsi="Times" w:cstheme="minorBidi"/>
          <w:kern w:val="2"/>
          <w:sz w:val="21"/>
          <w:szCs w:val="21"/>
        </w:rPr>
      </w:pPr>
      <w:del w:id="700" w:author="chunliu wang" w:date="2017-05-04T00:07:00Z">
        <w:r w:rsidDel="00FE5FD0">
          <w:rPr>
            <w:rFonts w:ascii="Times" w:hAnsi="Times"/>
            <w:noProof/>
          </w:rPr>
          <w:drawing>
            <wp:inline distT="0" distB="0" distL="0" distR="0" wp14:anchorId="5567E134" wp14:editId="0D3760AF">
              <wp:extent cx="5274310" cy="314579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1"/>
                      <a:stretch>
                        <a:fillRect/>
                      </a:stretch>
                    </pic:blipFill>
                    <pic:spPr>
                      <a:xfrm>
                        <a:off x="0" y="0"/>
                        <a:ext cx="5274310" cy="3145790"/>
                      </a:xfrm>
                      <a:prstGeom prst="rect">
                        <a:avLst/>
                      </a:prstGeom>
                    </pic:spPr>
                  </pic:pic>
                </a:graphicData>
              </a:graphic>
            </wp:inline>
          </w:drawing>
        </w:r>
        <w:bookmarkStart w:id="701" w:name="_Toc481620394"/>
        <w:bookmarkStart w:id="702" w:name="_Toc481620498"/>
        <w:bookmarkEnd w:id="701"/>
        <w:bookmarkEnd w:id="702"/>
      </w:del>
    </w:p>
    <w:p w14:paraId="175F373A" w14:textId="0DB5A112" w:rsidR="0073245C" w:rsidDel="00FE5FD0" w:rsidRDefault="00A33A88">
      <w:pPr>
        <w:widowControl/>
        <w:ind w:firstLineChars="200" w:firstLine="420"/>
        <w:jc w:val="center"/>
        <w:rPr>
          <w:del w:id="703" w:author="chunliu wang" w:date="2017-05-04T00:07:00Z"/>
          <w:rFonts w:ascii="Times" w:eastAsia="宋体" w:hAnsi="Times"/>
          <w:szCs w:val="21"/>
        </w:rPr>
      </w:pPr>
      <w:del w:id="704" w:author="chunliu wang" w:date="2017-05-04T00:07:00Z">
        <w:r w:rsidDel="00FE5FD0">
          <w:rPr>
            <w:rFonts w:ascii="Times" w:eastAsia="宋体" w:hAnsi="Times" w:hint="eastAsia"/>
            <w:szCs w:val="21"/>
          </w:rPr>
          <w:delText>图</w:delText>
        </w:r>
        <w:r w:rsidDel="00FE5FD0">
          <w:rPr>
            <w:rFonts w:ascii="Times" w:eastAsia="宋体" w:hAnsi="Times" w:hint="eastAsia"/>
            <w:szCs w:val="21"/>
          </w:rPr>
          <w:delText>4.1</w:delText>
        </w:r>
        <w:r w:rsidDel="00FE5FD0">
          <w:rPr>
            <w:rFonts w:ascii="Times" w:eastAsia="宋体" w:hAnsi="Times"/>
            <w:szCs w:val="21"/>
          </w:rPr>
          <w:delText xml:space="preserve">5 </w:delText>
        </w:r>
        <w:r w:rsidDel="00FE5FD0">
          <w:rPr>
            <w:rFonts w:ascii="Times" w:eastAsia="宋体" w:hAnsi="Times" w:hint="eastAsia"/>
            <w:szCs w:val="21"/>
          </w:rPr>
          <w:delText xml:space="preserve"> </w:delText>
        </w:r>
        <w:r w:rsidDel="00FE5FD0">
          <w:rPr>
            <w:rFonts w:ascii="Times" w:eastAsia="宋体" w:hAnsi="Times" w:hint="eastAsia"/>
            <w:szCs w:val="21"/>
          </w:rPr>
          <w:delText>读取文件用例描述</w:delText>
        </w:r>
        <w:bookmarkStart w:id="705" w:name="_Toc481620395"/>
        <w:bookmarkStart w:id="706" w:name="_Toc481620499"/>
        <w:bookmarkEnd w:id="705"/>
        <w:bookmarkEnd w:id="706"/>
      </w:del>
    </w:p>
    <w:p w14:paraId="3AD67773" w14:textId="33CBDBEB" w:rsidR="0073245C" w:rsidDel="00FE5FD0" w:rsidRDefault="00A33A88">
      <w:pPr>
        <w:pStyle w:val="aa"/>
        <w:shd w:val="clear" w:color="auto" w:fill="FFFFFF"/>
        <w:spacing w:before="0" w:beforeAutospacing="0" w:after="0" w:afterAutospacing="0" w:line="360" w:lineRule="auto"/>
        <w:jc w:val="center"/>
        <w:rPr>
          <w:del w:id="707" w:author="chunliu wang" w:date="2017-05-04T00:07:00Z"/>
          <w:rFonts w:ascii="Times" w:hAnsi="Times" w:cstheme="minorBidi"/>
          <w:kern w:val="2"/>
          <w:sz w:val="21"/>
          <w:szCs w:val="21"/>
        </w:rPr>
      </w:pPr>
      <w:del w:id="708" w:author="chunliu wang" w:date="2017-05-04T00:07:00Z">
        <w:r w:rsidDel="00FE5FD0">
          <w:rPr>
            <w:rFonts w:ascii="Times" w:hAnsi="Times"/>
            <w:noProof/>
          </w:rPr>
          <w:drawing>
            <wp:inline distT="0" distB="0" distL="0" distR="0" wp14:anchorId="2084D66B" wp14:editId="23228D3B">
              <wp:extent cx="5274310" cy="3307080"/>
              <wp:effectExtent l="0" t="0" r="254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52"/>
                      <a:stretch>
                        <a:fillRect/>
                      </a:stretch>
                    </pic:blipFill>
                    <pic:spPr>
                      <a:xfrm>
                        <a:off x="0" y="0"/>
                        <a:ext cx="5274310" cy="3307080"/>
                      </a:xfrm>
                      <a:prstGeom prst="rect">
                        <a:avLst/>
                      </a:prstGeom>
                    </pic:spPr>
                  </pic:pic>
                </a:graphicData>
              </a:graphic>
            </wp:inline>
          </w:drawing>
        </w:r>
        <w:bookmarkStart w:id="709" w:name="_Toc481620396"/>
        <w:bookmarkStart w:id="710" w:name="_Toc481620500"/>
        <w:bookmarkEnd w:id="709"/>
        <w:bookmarkEnd w:id="710"/>
      </w:del>
    </w:p>
    <w:p w14:paraId="50B14647" w14:textId="3A4FCBDF" w:rsidR="0073245C" w:rsidDel="00FE5FD0" w:rsidRDefault="00A33A88">
      <w:pPr>
        <w:widowControl/>
        <w:ind w:firstLineChars="200" w:firstLine="420"/>
        <w:jc w:val="center"/>
        <w:rPr>
          <w:del w:id="711" w:author="chunliu wang" w:date="2017-05-04T00:07:00Z"/>
          <w:rFonts w:ascii="Times" w:eastAsia="宋体" w:hAnsi="Times"/>
          <w:szCs w:val="21"/>
        </w:rPr>
      </w:pPr>
      <w:commentRangeStart w:id="712"/>
      <w:del w:id="713" w:author="chunliu wang" w:date="2017-05-04T00:07:00Z">
        <w:r w:rsidDel="00FE5FD0">
          <w:rPr>
            <w:rFonts w:ascii="Times" w:eastAsia="宋体" w:hAnsi="Times" w:hint="eastAsia"/>
            <w:szCs w:val="21"/>
          </w:rPr>
          <w:delText>图</w:delText>
        </w:r>
        <w:r w:rsidDel="00FE5FD0">
          <w:rPr>
            <w:rFonts w:ascii="Times" w:eastAsia="宋体" w:hAnsi="Times" w:hint="eastAsia"/>
            <w:szCs w:val="21"/>
          </w:rPr>
          <w:delText>4.1</w:delText>
        </w:r>
        <w:r w:rsidDel="00FE5FD0">
          <w:rPr>
            <w:rFonts w:ascii="Times" w:eastAsia="宋体" w:hAnsi="Times"/>
            <w:szCs w:val="21"/>
          </w:rPr>
          <w:delText xml:space="preserve">6 </w:delText>
        </w:r>
        <w:r w:rsidDel="00FE5FD0">
          <w:rPr>
            <w:rFonts w:ascii="Times" w:eastAsia="宋体" w:hAnsi="Times" w:hint="eastAsia"/>
            <w:szCs w:val="21"/>
          </w:rPr>
          <w:delText xml:space="preserve"> </w:delText>
        </w:r>
        <w:r w:rsidDel="00FE5FD0">
          <w:rPr>
            <w:rFonts w:ascii="Times" w:eastAsia="宋体" w:hAnsi="Times" w:hint="eastAsia"/>
            <w:szCs w:val="21"/>
          </w:rPr>
          <w:delText>更名文件用例描述</w:delText>
        </w:r>
        <w:commentRangeEnd w:id="712"/>
        <w:r w:rsidR="00B00300" w:rsidDel="00FE5FD0">
          <w:rPr>
            <w:rStyle w:val="af"/>
          </w:rPr>
          <w:commentReference w:id="712"/>
        </w:r>
        <w:bookmarkStart w:id="714" w:name="_Toc481620397"/>
        <w:bookmarkStart w:id="715" w:name="_Toc481620501"/>
        <w:bookmarkEnd w:id="714"/>
        <w:bookmarkEnd w:id="715"/>
      </w:del>
    </w:p>
    <w:p w14:paraId="3BE1E0EB" w14:textId="7E6EA150" w:rsidR="0073245C" w:rsidDel="00FE5FD0" w:rsidRDefault="00A33A88">
      <w:pPr>
        <w:widowControl/>
        <w:ind w:firstLineChars="200" w:firstLine="420"/>
        <w:jc w:val="center"/>
        <w:rPr>
          <w:del w:id="716" w:author="chunliu wang" w:date="2017-05-04T00:07:00Z"/>
          <w:rFonts w:ascii="Times" w:eastAsia="宋体" w:hAnsi="Times"/>
          <w:szCs w:val="21"/>
        </w:rPr>
      </w:pPr>
      <w:del w:id="717" w:author="chunliu wang" w:date="2017-05-04T00:07:00Z">
        <w:r w:rsidDel="00FE5FD0">
          <w:rPr>
            <w:rFonts w:ascii="Times" w:eastAsia="宋体" w:hAnsi="Times"/>
            <w:noProof/>
          </w:rPr>
          <w:drawing>
            <wp:inline distT="0" distB="0" distL="0" distR="0" wp14:anchorId="7F90D969" wp14:editId="72F18E32">
              <wp:extent cx="5274310" cy="299339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3"/>
                      <a:stretch>
                        <a:fillRect/>
                      </a:stretch>
                    </pic:blipFill>
                    <pic:spPr>
                      <a:xfrm>
                        <a:off x="0" y="0"/>
                        <a:ext cx="5274310" cy="2993390"/>
                      </a:xfrm>
                      <a:prstGeom prst="rect">
                        <a:avLst/>
                      </a:prstGeom>
                    </pic:spPr>
                  </pic:pic>
                </a:graphicData>
              </a:graphic>
            </wp:inline>
          </w:drawing>
        </w:r>
        <w:bookmarkStart w:id="718" w:name="_Toc481620398"/>
        <w:bookmarkStart w:id="719" w:name="_Toc481620502"/>
        <w:bookmarkEnd w:id="718"/>
        <w:bookmarkEnd w:id="719"/>
      </w:del>
    </w:p>
    <w:p w14:paraId="637E6A04" w14:textId="7D39115F" w:rsidR="0073245C" w:rsidDel="00FE5FD0" w:rsidRDefault="00A33A88">
      <w:pPr>
        <w:widowControl/>
        <w:ind w:firstLineChars="200" w:firstLine="420"/>
        <w:jc w:val="center"/>
        <w:rPr>
          <w:del w:id="720" w:author="chunliu wang" w:date="2017-05-04T00:07:00Z"/>
          <w:rFonts w:ascii="Times" w:eastAsia="宋体" w:hAnsi="Times"/>
          <w:szCs w:val="21"/>
        </w:rPr>
      </w:pPr>
      <w:del w:id="721" w:author="chunliu wang" w:date="2017-05-04T00:07:00Z">
        <w:r w:rsidDel="00FE5FD0">
          <w:rPr>
            <w:rFonts w:ascii="Times" w:eastAsia="宋体" w:hAnsi="Times" w:hint="eastAsia"/>
            <w:szCs w:val="21"/>
          </w:rPr>
          <w:delText>图</w:delText>
        </w:r>
        <w:r w:rsidDel="00FE5FD0">
          <w:rPr>
            <w:rFonts w:ascii="Times" w:eastAsia="宋体" w:hAnsi="Times" w:hint="eastAsia"/>
            <w:szCs w:val="21"/>
          </w:rPr>
          <w:delText>4.1</w:delText>
        </w:r>
        <w:r w:rsidDel="00FE5FD0">
          <w:rPr>
            <w:rFonts w:ascii="Times" w:eastAsia="宋体" w:hAnsi="Times"/>
            <w:szCs w:val="21"/>
          </w:rPr>
          <w:delText xml:space="preserve">7 </w:delText>
        </w:r>
        <w:r w:rsidDel="00FE5FD0">
          <w:rPr>
            <w:rFonts w:ascii="Times" w:eastAsia="宋体" w:hAnsi="Times" w:hint="eastAsia"/>
            <w:szCs w:val="21"/>
          </w:rPr>
          <w:delText xml:space="preserve"> </w:delText>
        </w:r>
        <w:r w:rsidDel="00FE5FD0">
          <w:rPr>
            <w:rFonts w:ascii="Times" w:eastAsia="宋体" w:hAnsi="Times" w:hint="eastAsia"/>
            <w:szCs w:val="21"/>
          </w:rPr>
          <w:delText>删除文件用例描述</w:delText>
        </w:r>
        <w:bookmarkStart w:id="722" w:name="_Toc481620399"/>
        <w:bookmarkStart w:id="723" w:name="_Toc481620503"/>
        <w:bookmarkEnd w:id="722"/>
        <w:bookmarkEnd w:id="723"/>
      </w:del>
    </w:p>
    <w:p w14:paraId="03B602B5" w14:textId="115C7212" w:rsidR="0073245C" w:rsidDel="00FE5FD0" w:rsidRDefault="0073245C">
      <w:pPr>
        <w:widowControl/>
        <w:ind w:firstLineChars="200" w:firstLine="420"/>
        <w:jc w:val="center"/>
        <w:rPr>
          <w:del w:id="724" w:author="chunliu wang" w:date="2017-05-04T00:07:00Z"/>
          <w:rFonts w:ascii="Times" w:eastAsia="宋体" w:hAnsi="Times"/>
          <w:szCs w:val="21"/>
        </w:rPr>
      </w:pPr>
      <w:bookmarkStart w:id="725" w:name="_Toc481620400"/>
      <w:bookmarkStart w:id="726" w:name="_Toc481620504"/>
      <w:bookmarkEnd w:id="725"/>
      <w:bookmarkEnd w:id="726"/>
    </w:p>
    <w:p w14:paraId="789298C4" w14:textId="2290E4D9" w:rsidR="0073245C" w:rsidDel="00FE5FD0" w:rsidRDefault="0073245C">
      <w:pPr>
        <w:pStyle w:val="aa"/>
        <w:shd w:val="clear" w:color="auto" w:fill="FFFFFF"/>
        <w:spacing w:before="0" w:beforeAutospacing="0" w:after="0" w:afterAutospacing="0" w:line="360" w:lineRule="auto"/>
        <w:ind w:firstLineChars="200" w:firstLine="420"/>
        <w:jc w:val="center"/>
        <w:rPr>
          <w:del w:id="727" w:author="chunliu wang" w:date="2017-05-04T00:07:00Z"/>
          <w:rFonts w:ascii="Times" w:hAnsi="Times" w:cstheme="minorBidi"/>
          <w:kern w:val="2"/>
          <w:sz w:val="21"/>
          <w:szCs w:val="21"/>
        </w:rPr>
      </w:pPr>
      <w:bookmarkStart w:id="728" w:name="_Toc481620401"/>
      <w:bookmarkStart w:id="729" w:name="_Toc481620505"/>
      <w:bookmarkEnd w:id="728"/>
      <w:bookmarkEnd w:id="729"/>
    </w:p>
    <w:p w14:paraId="2AFB8E31" w14:textId="2BA8172D" w:rsidR="0073245C" w:rsidDel="00FE5FD0" w:rsidRDefault="0073245C">
      <w:pPr>
        <w:pStyle w:val="aa"/>
        <w:shd w:val="clear" w:color="auto" w:fill="FFFFFF"/>
        <w:spacing w:before="0" w:beforeAutospacing="0" w:after="0" w:afterAutospacing="0" w:line="360" w:lineRule="auto"/>
        <w:jc w:val="center"/>
        <w:rPr>
          <w:del w:id="730" w:author="chunliu wang" w:date="2017-05-04T00:07:00Z"/>
          <w:rFonts w:ascii="Times" w:hAnsi="Times" w:cstheme="minorBidi"/>
          <w:kern w:val="2"/>
          <w:sz w:val="21"/>
          <w:szCs w:val="21"/>
        </w:rPr>
      </w:pPr>
      <w:bookmarkStart w:id="731" w:name="_Toc481620402"/>
      <w:bookmarkStart w:id="732" w:name="_Toc481620506"/>
      <w:bookmarkEnd w:id="731"/>
      <w:bookmarkEnd w:id="732"/>
    </w:p>
    <w:p w14:paraId="0F8AB25D" w14:textId="5DAF840C" w:rsidR="0073245C" w:rsidDel="00FE5FD0" w:rsidRDefault="00A33A88">
      <w:pPr>
        <w:pStyle w:val="aa"/>
        <w:shd w:val="clear" w:color="auto" w:fill="FFFFFF"/>
        <w:spacing w:before="0" w:beforeAutospacing="0" w:after="0" w:afterAutospacing="0" w:line="360" w:lineRule="auto"/>
        <w:ind w:firstLineChars="200" w:firstLine="480"/>
        <w:rPr>
          <w:del w:id="733" w:author="chunliu wang" w:date="2017-05-04T00:07:00Z"/>
          <w:rFonts w:ascii="Times" w:hAnsi="Times" w:cstheme="minorBidi"/>
          <w:kern w:val="2"/>
          <w:sz w:val="21"/>
          <w:szCs w:val="21"/>
        </w:rPr>
      </w:pPr>
      <w:del w:id="734" w:author="chunliu wang" w:date="2017-05-04T00:07:00Z">
        <w:r w:rsidDel="00FE5FD0">
          <w:rPr>
            <w:rFonts w:ascii="Times" w:hAnsi="Times"/>
            <w:noProof/>
          </w:rPr>
          <w:drawing>
            <wp:inline distT="0" distB="0" distL="0" distR="0" wp14:anchorId="37E91A83" wp14:editId="04AAE14B">
              <wp:extent cx="5090160" cy="3307080"/>
              <wp:effectExtent l="0" t="0" r="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54"/>
                      <a:stretch>
                        <a:fillRect/>
                      </a:stretch>
                    </pic:blipFill>
                    <pic:spPr>
                      <a:xfrm>
                        <a:off x="0" y="0"/>
                        <a:ext cx="5090601" cy="3307367"/>
                      </a:xfrm>
                      <a:prstGeom prst="rect">
                        <a:avLst/>
                      </a:prstGeom>
                    </pic:spPr>
                  </pic:pic>
                </a:graphicData>
              </a:graphic>
            </wp:inline>
          </w:drawing>
        </w:r>
        <w:bookmarkStart w:id="735" w:name="_Toc481620403"/>
        <w:bookmarkStart w:id="736" w:name="_Toc481620507"/>
        <w:bookmarkEnd w:id="735"/>
        <w:bookmarkEnd w:id="736"/>
      </w:del>
    </w:p>
    <w:p w14:paraId="56E954FA" w14:textId="437FFAE5" w:rsidR="0073245C" w:rsidDel="00FE5FD0" w:rsidRDefault="00A33A88">
      <w:pPr>
        <w:widowControl/>
        <w:ind w:firstLineChars="200" w:firstLine="420"/>
        <w:jc w:val="center"/>
        <w:rPr>
          <w:del w:id="737" w:author="chunliu wang" w:date="2017-05-04T00:07:00Z"/>
          <w:rFonts w:ascii="Times" w:eastAsia="宋体" w:hAnsi="Times"/>
          <w:szCs w:val="21"/>
        </w:rPr>
      </w:pPr>
      <w:del w:id="738" w:author="chunliu wang" w:date="2017-05-04T00:07:00Z">
        <w:r w:rsidDel="00FE5FD0">
          <w:rPr>
            <w:rFonts w:ascii="Times" w:eastAsia="宋体" w:hAnsi="Times" w:hint="eastAsia"/>
            <w:szCs w:val="21"/>
          </w:rPr>
          <w:delText>图</w:delText>
        </w:r>
        <w:r w:rsidDel="00FE5FD0">
          <w:rPr>
            <w:rFonts w:ascii="Times" w:eastAsia="宋体" w:hAnsi="Times" w:hint="eastAsia"/>
            <w:szCs w:val="21"/>
          </w:rPr>
          <w:delText>4.1</w:delText>
        </w:r>
        <w:r w:rsidDel="00FE5FD0">
          <w:rPr>
            <w:rFonts w:ascii="Times" w:eastAsia="宋体" w:hAnsi="Times"/>
            <w:szCs w:val="21"/>
          </w:rPr>
          <w:delText xml:space="preserve">8  </w:delText>
        </w:r>
        <w:r w:rsidDel="00FE5FD0">
          <w:rPr>
            <w:rFonts w:ascii="Times" w:eastAsia="宋体" w:hAnsi="Times" w:hint="eastAsia"/>
            <w:szCs w:val="21"/>
          </w:rPr>
          <w:delText>创建目录用例描述</w:delText>
        </w:r>
        <w:bookmarkStart w:id="739" w:name="_Toc481620404"/>
        <w:bookmarkStart w:id="740" w:name="_Toc481620508"/>
        <w:bookmarkEnd w:id="739"/>
        <w:bookmarkEnd w:id="740"/>
      </w:del>
    </w:p>
    <w:p w14:paraId="506DE7B1" w14:textId="7ACE4287" w:rsidR="0073245C" w:rsidDel="00FE5FD0" w:rsidRDefault="00A33A88">
      <w:pPr>
        <w:pStyle w:val="aa"/>
        <w:shd w:val="clear" w:color="auto" w:fill="FFFFFF"/>
        <w:spacing w:before="0" w:beforeAutospacing="0" w:after="0" w:afterAutospacing="0" w:line="360" w:lineRule="auto"/>
        <w:ind w:firstLineChars="200" w:firstLine="480"/>
        <w:rPr>
          <w:del w:id="741" w:author="chunliu wang" w:date="2017-05-04T00:07:00Z"/>
          <w:rFonts w:ascii="Times" w:hAnsi="Times" w:cstheme="minorBidi"/>
          <w:kern w:val="2"/>
          <w:sz w:val="21"/>
          <w:szCs w:val="21"/>
        </w:rPr>
      </w:pPr>
      <w:del w:id="742" w:author="chunliu wang" w:date="2017-05-04T00:07:00Z">
        <w:r w:rsidDel="00FE5FD0">
          <w:rPr>
            <w:rFonts w:ascii="Times" w:hAnsi="Times"/>
            <w:noProof/>
          </w:rPr>
          <w:drawing>
            <wp:inline distT="0" distB="0" distL="0" distR="0" wp14:anchorId="2A91BB96" wp14:editId="33D62BF4">
              <wp:extent cx="5274310" cy="3213100"/>
              <wp:effectExtent l="0" t="0" r="254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55"/>
                      <a:stretch>
                        <a:fillRect/>
                      </a:stretch>
                    </pic:blipFill>
                    <pic:spPr>
                      <a:xfrm>
                        <a:off x="0" y="0"/>
                        <a:ext cx="5274310" cy="3213100"/>
                      </a:xfrm>
                      <a:prstGeom prst="rect">
                        <a:avLst/>
                      </a:prstGeom>
                    </pic:spPr>
                  </pic:pic>
                </a:graphicData>
              </a:graphic>
            </wp:inline>
          </w:drawing>
        </w:r>
        <w:bookmarkStart w:id="743" w:name="_Toc481620405"/>
        <w:bookmarkStart w:id="744" w:name="_Toc481620509"/>
        <w:bookmarkEnd w:id="743"/>
        <w:bookmarkEnd w:id="744"/>
      </w:del>
    </w:p>
    <w:p w14:paraId="235E4838" w14:textId="66356DE8" w:rsidR="0073245C" w:rsidDel="00FE5FD0" w:rsidRDefault="00A33A88">
      <w:pPr>
        <w:widowControl/>
        <w:ind w:firstLineChars="200" w:firstLine="420"/>
        <w:jc w:val="center"/>
        <w:rPr>
          <w:del w:id="745" w:author="chunliu wang" w:date="2017-05-04T00:07:00Z"/>
          <w:rFonts w:ascii="Times" w:eastAsia="宋体" w:hAnsi="Times"/>
          <w:szCs w:val="21"/>
        </w:rPr>
      </w:pPr>
      <w:del w:id="746" w:author="chunliu wang" w:date="2017-05-04T00:07:00Z">
        <w:r w:rsidDel="00FE5FD0">
          <w:rPr>
            <w:rFonts w:ascii="Times" w:eastAsia="宋体" w:hAnsi="Times" w:hint="eastAsia"/>
            <w:szCs w:val="21"/>
          </w:rPr>
          <w:delText>图</w:delText>
        </w:r>
        <w:r w:rsidDel="00FE5FD0">
          <w:rPr>
            <w:rFonts w:ascii="Times" w:eastAsia="宋体" w:hAnsi="Times" w:hint="eastAsia"/>
            <w:szCs w:val="21"/>
          </w:rPr>
          <w:delText>4.1</w:delText>
        </w:r>
        <w:r w:rsidDel="00FE5FD0">
          <w:rPr>
            <w:rFonts w:ascii="Times" w:eastAsia="宋体" w:hAnsi="Times"/>
            <w:szCs w:val="21"/>
          </w:rPr>
          <w:delText xml:space="preserve">9  </w:delText>
        </w:r>
        <w:r w:rsidDel="00FE5FD0">
          <w:rPr>
            <w:rFonts w:ascii="Times" w:eastAsia="宋体" w:hAnsi="Times" w:hint="eastAsia"/>
            <w:szCs w:val="21"/>
          </w:rPr>
          <w:delText>删除目录用例描述</w:delText>
        </w:r>
        <w:bookmarkStart w:id="747" w:name="_Toc481620406"/>
        <w:bookmarkStart w:id="748" w:name="_Toc481620510"/>
        <w:bookmarkEnd w:id="747"/>
        <w:bookmarkEnd w:id="748"/>
      </w:del>
    </w:p>
    <w:p w14:paraId="73055ACA" w14:textId="12C1807A" w:rsidR="0073245C" w:rsidDel="00FE5FD0" w:rsidRDefault="00A33A88">
      <w:pPr>
        <w:pStyle w:val="13"/>
        <w:widowControl/>
        <w:numPr>
          <w:ilvl w:val="0"/>
          <w:numId w:val="1"/>
        </w:numPr>
        <w:ind w:firstLineChars="0"/>
        <w:jc w:val="left"/>
        <w:outlineLvl w:val="0"/>
        <w:rPr>
          <w:del w:id="749" w:author="chunliu wang" w:date="2017-05-04T00:07:00Z"/>
          <w:rFonts w:ascii="Times" w:eastAsia="宋体" w:hAnsi="Times"/>
          <w:b/>
          <w:sz w:val="44"/>
          <w:szCs w:val="44"/>
        </w:rPr>
      </w:pPr>
      <w:bookmarkStart w:id="750" w:name="_Toc480713717"/>
      <w:del w:id="751" w:author="chunliu wang" w:date="2017-05-04T00:07:00Z">
        <w:r w:rsidDel="00FE5FD0">
          <w:rPr>
            <w:rFonts w:ascii="Times" w:eastAsia="宋体" w:hAnsi="Times" w:hint="eastAsia"/>
            <w:b/>
            <w:sz w:val="44"/>
            <w:szCs w:val="44"/>
          </w:rPr>
          <w:delText>数据需求</w:delText>
        </w:r>
        <w:bookmarkStart w:id="752" w:name="_Toc481620407"/>
        <w:bookmarkStart w:id="753" w:name="_Toc481620511"/>
        <w:bookmarkEnd w:id="750"/>
        <w:bookmarkEnd w:id="752"/>
        <w:bookmarkEnd w:id="753"/>
      </w:del>
    </w:p>
    <w:p w14:paraId="2F78FE68" w14:textId="56F9C5A0" w:rsidR="0073245C" w:rsidDel="00FE5FD0" w:rsidRDefault="00A33A88">
      <w:pPr>
        <w:pStyle w:val="13"/>
        <w:widowControl/>
        <w:spacing w:line="360" w:lineRule="auto"/>
        <w:ind w:left="720" w:firstLineChars="0" w:firstLine="0"/>
        <w:jc w:val="left"/>
        <w:rPr>
          <w:del w:id="754" w:author="chunliu wang" w:date="2017-05-04T00:07:00Z"/>
          <w:rFonts w:ascii="Times" w:eastAsia="宋体" w:hAnsi="Times"/>
          <w:szCs w:val="21"/>
        </w:rPr>
      </w:pPr>
      <w:del w:id="755" w:author="chunliu wang" w:date="2017-05-04T00:07:00Z">
        <w:r w:rsidDel="00FE5FD0">
          <w:rPr>
            <w:rFonts w:ascii="Times" w:eastAsia="宋体" w:hAnsi="Times" w:hint="eastAsia"/>
            <w:szCs w:val="21"/>
          </w:rPr>
          <w:delText>暂无</w:delText>
        </w:r>
        <w:bookmarkStart w:id="756" w:name="_Toc481620408"/>
        <w:bookmarkStart w:id="757" w:name="_Toc481620512"/>
        <w:bookmarkEnd w:id="756"/>
        <w:bookmarkEnd w:id="757"/>
      </w:del>
    </w:p>
    <w:p w14:paraId="4FC49B8B" w14:textId="77777777" w:rsidR="0073245C" w:rsidRDefault="00A33A88">
      <w:pPr>
        <w:pStyle w:val="13"/>
        <w:widowControl/>
        <w:numPr>
          <w:ilvl w:val="0"/>
          <w:numId w:val="1"/>
        </w:numPr>
        <w:ind w:firstLineChars="0"/>
        <w:jc w:val="left"/>
        <w:outlineLvl w:val="0"/>
        <w:rPr>
          <w:rFonts w:ascii="Times" w:eastAsia="宋体" w:hAnsi="Times"/>
          <w:b/>
          <w:sz w:val="44"/>
          <w:szCs w:val="44"/>
        </w:rPr>
      </w:pPr>
      <w:bookmarkStart w:id="758" w:name="_Toc480713718"/>
      <w:bookmarkStart w:id="759" w:name="_Toc481620513"/>
      <w:r>
        <w:rPr>
          <w:rFonts w:ascii="Times" w:eastAsia="宋体" w:hAnsi="Times" w:hint="eastAsia"/>
          <w:b/>
          <w:sz w:val="44"/>
          <w:szCs w:val="44"/>
        </w:rPr>
        <w:t>非功能需求</w:t>
      </w:r>
      <w:bookmarkEnd w:id="758"/>
      <w:bookmarkEnd w:id="759"/>
    </w:p>
    <w:p w14:paraId="44901370" w14:textId="77777777" w:rsidR="0073245C" w:rsidRDefault="00A33A88">
      <w:pPr>
        <w:pStyle w:val="aa"/>
        <w:shd w:val="clear" w:color="auto" w:fill="FFFFFF"/>
        <w:spacing w:before="0" w:beforeAutospacing="0" w:after="0" w:afterAutospacing="0" w:line="360" w:lineRule="auto"/>
        <w:ind w:firstLineChars="200" w:firstLine="420"/>
        <w:rPr>
          <w:rFonts w:ascii="Times" w:hAnsi="Times"/>
          <w:sz w:val="21"/>
          <w:szCs w:val="21"/>
        </w:rPr>
      </w:pPr>
      <w:r>
        <w:rPr>
          <w:rFonts w:ascii="Times" w:hAnsi="Times" w:hint="eastAsia"/>
          <w:sz w:val="21"/>
          <w:szCs w:val="21"/>
        </w:rPr>
        <w:t>为了更好的描述属性质量，我们用属性质量场景来描述非功能性需求的用例。描述时用到的一些术语解释如下：</w:t>
      </w:r>
    </w:p>
    <w:p w14:paraId="664697C3" w14:textId="77777777" w:rsidR="0073245C" w:rsidRDefault="00A33A88">
      <w:pPr>
        <w:pStyle w:val="aa"/>
        <w:numPr>
          <w:ilvl w:val="0"/>
          <w:numId w:val="3"/>
        </w:numPr>
        <w:shd w:val="clear" w:color="auto" w:fill="FFFFFF"/>
        <w:spacing w:before="0" w:beforeAutospacing="0" w:after="0" w:afterAutospacing="0" w:line="360" w:lineRule="auto"/>
        <w:rPr>
          <w:rFonts w:ascii="Times" w:hAnsi="Times"/>
          <w:sz w:val="21"/>
          <w:szCs w:val="21"/>
        </w:rPr>
      </w:pPr>
      <w:r>
        <w:rPr>
          <w:rFonts w:ascii="Times" w:hAnsi="Times" w:hint="eastAsia"/>
          <w:sz w:val="21"/>
          <w:szCs w:val="21"/>
        </w:rPr>
        <w:t>刺激源</w:t>
      </w:r>
    </w:p>
    <w:p w14:paraId="3D38F925" w14:textId="77777777" w:rsidR="0073245C" w:rsidRDefault="00A33A88">
      <w:pPr>
        <w:pStyle w:val="aa"/>
        <w:shd w:val="clear" w:color="auto" w:fill="FFFFFF"/>
        <w:spacing w:before="0" w:beforeAutospacing="0" w:after="0" w:afterAutospacing="0" w:line="360" w:lineRule="auto"/>
        <w:ind w:left="840"/>
        <w:rPr>
          <w:rFonts w:ascii="Times" w:hAnsi="Times"/>
          <w:sz w:val="21"/>
          <w:szCs w:val="21"/>
        </w:rPr>
      </w:pPr>
      <w:r>
        <w:rPr>
          <w:rFonts w:ascii="Times" w:hAnsi="Times" w:hint="eastAsia"/>
          <w:sz w:val="21"/>
          <w:szCs w:val="21"/>
        </w:rPr>
        <w:t>刺激源是某个生成该刺激的实体。</w:t>
      </w:r>
    </w:p>
    <w:p w14:paraId="4DBACA18" w14:textId="77777777" w:rsidR="0073245C" w:rsidRDefault="00A33A88">
      <w:pPr>
        <w:pStyle w:val="aa"/>
        <w:numPr>
          <w:ilvl w:val="0"/>
          <w:numId w:val="3"/>
        </w:numPr>
        <w:shd w:val="clear" w:color="auto" w:fill="FFFFFF"/>
        <w:spacing w:before="0" w:beforeAutospacing="0" w:after="0" w:afterAutospacing="0" w:line="360" w:lineRule="auto"/>
        <w:rPr>
          <w:rFonts w:ascii="Times" w:hAnsi="Times"/>
          <w:sz w:val="21"/>
          <w:szCs w:val="21"/>
        </w:rPr>
      </w:pPr>
      <w:r>
        <w:rPr>
          <w:rFonts w:ascii="Times" w:hAnsi="Times" w:hint="eastAsia"/>
          <w:sz w:val="21"/>
          <w:szCs w:val="21"/>
        </w:rPr>
        <w:t>刺激</w:t>
      </w:r>
    </w:p>
    <w:p w14:paraId="11E7E9C4" w14:textId="77777777" w:rsidR="0073245C" w:rsidRDefault="00A33A88">
      <w:pPr>
        <w:pStyle w:val="aa"/>
        <w:shd w:val="clear" w:color="auto" w:fill="FFFFFF"/>
        <w:spacing w:before="0" w:beforeAutospacing="0" w:after="0" w:afterAutospacing="0" w:line="360" w:lineRule="auto"/>
        <w:ind w:left="840"/>
        <w:rPr>
          <w:rFonts w:ascii="Times" w:hAnsi="Times"/>
          <w:sz w:val="21"/>
          <w:szCs w:val="21"/>
        </w:rPr>
      </w:pPr>
      <w:r>
        <w:rPr>
          <w:rFonts w:ascii="Times" w:hAnsi="Times" w:hint="eastAsia"/>
          <w:sz w:val="21"/>
          <w:szCs w:val="21"/>
        </w:rPr>
        <w:t>刺激是当刺激到达系统时需要考虑的条件。</w:t>
      </w:r>
    </w:p>
    <w:p w14:paraId="08FFBF07" w14:textId="77777777" w:rsidR="0073245C" w:rsidRDefault="00A33A88">
      <w:pPr>
        <w:pStyle w:val="aa"/>
        <w:numPr>
          <w:ilvl w:val="0"/>
          <w:numId w:val="3"/>
        </w:numPr>
        <w:shd w:val="clear" w:color="auto" w:fill="FFFFFF"/>
        <w:spacing w:before="0" w:beforeAutospacing="0" w:after="0" w:afterAutospacing="0" w:line="360" w:lineRule="auto"/>
        <w:rPr>
          <w:rFonts w:ascii="Times" w:hAnsi="Times"/>
          <w:sz w:val="21"/>
          <w:szCs w:val="21"/>
        </w:rPr>
      </w:pPr>
      <w:r>
        <w:rPr>
          <w:rFonts w:ascii="Times" w:hAnsi="Times" w:hint="eastAsia"/>
          <w:sz w:val="21"/>
          <w:szCs w:val="21"/>
        </w:rPr>
        <w:t>环境</w:t>
      </w:r>
    </w:p>
    <w:p w14:paraId="56501335" w14:textId="77777777" w:rsidR="0073245C" w:rsidRDefault="00A33A88">
      <w:pPr>
        <w:pStyle w:val="aa"/>
        <w:shd w:val="clear" w:color="auto" w:fill="FFFFFF"/>
        <w:spacing w:before="0" w:beforeAutospacing="0" w:after="0" w:afterAutospacing="0" w:line="360" w:lineRule="auto"/>
        <w:ind w:left="840"/>
        <w:rPr>
          <w:rFonts w:ascii="Times" w:hAnsi="Times"/>
          <w:sz w:val="21"/>
          <w:szCs w:val="21"/>
        </w:rPr>
      </w:pPr>
      <w:r>
        <w:rPr>
          <w:rFonts w:ascii="Times" w:hAnsi="Times" w:hint="eastAsia"/>
          <w:sz w:val="21"/>
          <w:szCs w:val="21"/>
        </w:rPr>
        <w:t>刺激在某些条件下发生。当刺激发生时，系统可能处于过载或者正在运行等。</w:t>
      </w:r>
    </w:p>
    <w:p w14:paraId="58FDC3C6" w14:textId="77777777" w:rsidR="0073245C" w:rsidRDefault="00A33A88">
      <w:pPr>
        <w:pStyle w:val="aa"/>
        <w:numPr>
          <w:ilvl w:val="0"/>
          <w:numId w:val="3"/>
        </w:numPr>
        <w:shd w:val="clear" w:color="auto" w:fill="FFFFFF"/>
        <w:spacing w:before="0" w:beforeAutospacing="0" w:after="0" w:afterAutospacing="0" w:line="360" w:lineRule="auto"/>
        <w:rPr>
          <w:rFonts w:ascii="Times" w:hAnsi="Times"/>
          <w:sz w:val="21"/>
          <w:szCs w:val="21"/>
        </w:rPr>
      </w:pPr>
      <w:r>
        <w:rPr>
          <w:rFonts w:ascii="Times" w:hAnsi="Times" w:hint="eastAsia"/>
          <w:sz w:val="21"/>
          <w:szCs w:val="21"/>
        </w:rPr>
        <w:t>制品</w:t>
      </w:r>
    </w:p>
    <w:p w14:paraId="1A4C75DF" w14:textId="77777777" w:rsidR="0073245C" w:rsidRDefault="00A33A88">
      <w:pPr>
        <w:pStyle w:val="aa"/>
        <w:shd w:val="clear" w:color="auto" w:fill="FFFFFF"/>
        <w:spacing w:before="0" w:beforeAutospacing="0" w:after="0" w:afterAutospacing="0" w:line="360" w:lineRule="auto"/>
        <w:ind w:left="840"/>
        <w:rPr>
          <w:rFonts w:ascii="Times" w:hAnsi="Times"/>
          <w:sz w:val="21"/>
          <w:szCs w:val="21"/>
        </w:rPr>
      </w:pPr>
      <w:r>
        <w:rPr>
          <w:rFonts w:ascii="Times" w:hAnsi="Times" w:hint="eastAsia"/>
          <w:sz w:val="21"/>
          <w:szCs w:val="21"/>
        </w:rPr>
        <w:t>被刺激的制品，可以是整个系统，也可以是系统的一部分。</w:t>
      </w:r>
    </w:p>
    <w:p w14:paraId="0252B7EB" w14:textId="77777777" w:rsidR="0073245C" w:rsidRDefault="00A33A88">
      <w:pPr>
        <w:pStyle w:val="aa"/>
        <w:numPr>
          <w:ilvl w:val="0"/>
          <w:numId w:val="3"/>
        </w:numPr>
        <w:shd w:val="clear" w:color="auto" w:fill="FFFFFF"/>
        <w:spacing w:before="0" w:beforeAutospacing="0" w:after="0" w:afterAutospacing="0" w:line="360" w:lineRule="auto"/>
        <w:rPr>
          <w:rFonts w:ascii="Times" w:hAnsi="Times"/>
          <w:sz w:val="21"/>
          <w:szCs w:val="21"/>
        </w:rPr>
      </w:pPr>
      <w:r>
        <w:rPr>
          <w:rFonts w:ascii="Times" w:hAnsi="Times" w:hint="eastAsia"/>
          <w:sz w:val="21"/>
          <w:szCs w:val="21"/>
        </w:rPr>
        <w:t>响应</w:t>
      </w:r>
    </w:p>
    <w:p w14:paraId="3A6665EC" w14:textId="77777777" w:rsidR="0073245C" w:rsidRDefault="00A33A88">
      <w:pPr>
        <w:pStyle w:val="aa"/>
        <w:shd w:val="clear" w:color="auto" w:fill="FFFFFF"/>
        <w:spacing w:before="0" w:beforeAutospacing="0" w:after="0" w:afterAutospacing="0" w:line="360" w:lineRule="auto"/>
        <w:ind w:left="840"/>
        <w:rPr>
          <w:rFonts w:ascii="Times" w:hAnsi="Times"/>
          <w:sz w:val="21"/>
          <w:szCs w:val="21"/>
        </w:rPr>
      </w:pPr>
      <w:r>
        <w:rPr>
          <w:rFonts w:ascii="Times" w:hAnsi="Times" w:hint="eastAsia"/>
          <w:sz w:val="21"/>
          <w:szCs w:val="21"/>
        </w:rPr>
        <w:t>指刺激到达后所采取的行动。</w:t>
      </w:r>
    </w:p>
    <w:p w14:paraId="0560E761" w14:textId="77777777" w:rsidR="0073245C" w:rsidRDefault="00A33A88">
      <w:pPr>
        <w:pStyle w:val="aa"/>
        <w:numPr>
          <w:ilvl w:val="0"/>
          <w:numId w:val="3"/>
        </w:numPr>
        <w:shd w:val="clear" w:color="auto" w:fill="FFFFFF"/>
        <w:spacing w:before="0" w:beforeAutospacing="0" w:after="0" w:afterAutospacing="0" w:line="360" w:lineRule="auto"/>
        <w:rPr>
          <w:rFonts w:ascii="Times" w:hAnsi="Times"/>
          <w:sz w:val="21"/>
          <w:szCs w:val="21"/>
        </w:rPr>
      </w:pPr>
      <w:r>
        <w:rPr>
          <w:rFonts w:ascii="Times" w:hAnsi="Times" w:hint="eastAsia"/>
          <w:sz w:val="21"/>
          <w:szCs w:val="21"/>
        </w:rPr>
        <w:t>响应度量</w:t>
      </w:r>
    </w:p>
    <w:p w14:paraId="71993A25" w14:textId="77777777" w:rsidR="0073245C" w:rsidRDefault="00A33A88">
      <w:pPr>
        <w:pStyle w:val="aa"/>
        <w:shd w:val="clear" w:color="auto" w:fill="FFFFFF"/>
        <w:spacing w:before="0" w:beforeAutospacing="0" w:after="0" w:afterAutospacing="0" w:line="360" w:lineRule="auto"/>
        <w:ind w:left="840"/>
        <w:rPr>
          <w:rFonts w:ascii="Times" w:hAnsi="Times"/>
          <w:sz w:val="21"/>
          <w:szCs w:val="21"/>
        </w:rPr>
      </w:pPr>
      <w:r>
        <w:rPr>
          <w:rFonts w:ascii="Times" w:hAnsi="Times" w:hint="eastAsia"/>
          <w:sz w:val="21"/>
          <w:szCs w:val="21"/>
        </w:rPr>
        <w:t>当响应发生时，应能够以某种方式对其进行度量。</w:t>
      </w:r>
    </w:p>
    <w:p w14:paraId="1E588957" w14:textId="77777777" w:rsidR="0073245C" w:rsidRDefault="00A33A88">
      <w:pPr>
        <w:pStyle w:val="13"/>
        <w:widowControl/>
        <w:numPr>
          <w:ilvl w:val="1"/>
          <w:numId w:val="1"/>
        </w:numPr>
        <w:ind w:firstLineChars="0"/>
        <w:jc w:val="left"/>
        <w:outlineLvl w:val="1"/>
        <w:rPr>
          <w:rFonts w:ascii="Times" w:eastAsia="宋体" w:hAnsi="Times"/>
          <w:b/>
          <w:sz w:val="32"/>
          <w:szCs w:val="32"/>
        </w:rPr>
      </w:pPr>
      <w:bookmarkStart w:id="760" w:name="_Toc480713719"/>
      <w:bookmarkStart w:id="761" w:name="_Toc481620514"/>
      <w:r>
        <w:rPr>
          <w:rFonts w:ascii="Times" w:eastAsia="宋体" w:hAnsi="Times" w:hint="eastAsia"/>
          <w:b/>
          <w:sz w:val="32"/>
          <w:szCs w:val="32"/>
        </w:rPr>
        <w:lastRenderedPageBreak/>
        <w:t>兼容性</w:t>
      </w:r>
      <w:bookmarkEnd w:id="760"/>
      <w:bookmarkEnd w:id="761"/>
    </w:p>
    <w:p w14:paraId="459997A9" w14:textId="77777777" w:rsidR="0073245C" w:rsidRDefault="00A33A88">
      <w:pPr>
        <w:pStyle w:val="aa"/>
        <w:shd w:val="clear" w:color="auto" w:fill="FFFFFF"/>
        <w:spacing w:before="0" w:beforeAutospacing="0" w:after="0" w:afterAutospacing="0" w:line="360" w:lineRule="auto"/>
        <w:ind w:firstLineChars="200" w:firstLine="420"/>
        <w:rPr>
          <w:rFonts w:ascii="Times" w:hAnsi="Times"/>
          <w:sz w:val="21"/>
          <w:szCs w:val="21"/>
        </w:rPr>
      </w:pPr>
      <w:r>
        <w:rPr>
          <w:rFonts w:ascii="Times" w:hAnsi="Times" w:hint="eastAsia"/>
          <w:sz w:val="21"/>
          <w:szCs w:val="21"/>
        </w:rPr>
        <w:t>开发者在使用</w:t>
      </w:r>
      <w:r>
        <w:rPr>
          <w:rFonts w:ascii="Times" w:hAnsi="Times" w:hint="eastAsia"/>
          <w:sz w:val="21"/>
          <w:szCs w:val="21"/>
        </w:rPr>
        <w:t>Node.js</w:t>
      </w:r>
      <w:r>
        <w:rPr>
          <w:rFonts w:ascii="Times" w:hAnsi="Times" w:hint="eastAsia"/>
          <w:sz w:val="21"/>
          <w:szCs w:val="21"/>
        </w:rPr>
        <w:t>时，不需要考虑操作系统的差别，</w:t>
      </w:r>
      <w:r>
        <w:rPr>
          <w:rFonts w:ascii="Times" w:hAnsi="Times" w:hint="eastAsia"/>
          <w:sz w:val="21"/>
          <w:szCs w:val="21"/>
        </w:rPr>
        <w:t>Nod</w:t>
      </w:r>
      <w:r>
        <w:rPr>
          <w:rFonts w:ascii="Times" w:hAnsi="Times"/>
          <w:sz w:val="21"/>
          <w:szCs w:val="21"/>
        </w:rPr>
        <w:t>e</w:t>
      </w:r>
      <w:r>
        <w:rPr>
          <w:rFonts w:ascii="Times" w:hAnsi="Times" w:hint="eastAsia"/>
          <w:sz w:val="21"/>
          <w:szCs w:val="21"/>
        </w:rPr>
        <w:t>.js</w:t>
      </w:r>
      <w:r>
        <w:rPr>
          <w:rFonts w:ascii="Times" w:hAnsi="Times" w:hint="eastAsia"/>
          <w:sz w:val="21"/>
          <w:szCs w:val="21"/>
        </w:rPr>
        <w:t>在</w:t>
      </w:r>
      <w:r>
        <w:rPr>
          <w:rFonts w:ascii="Times" w:hAnsi="Times" w:hint="eastAsia"/>
          <w:sz w:val="21"/>
          <w:szCs w:val="21"/>
        </w:rPr>
        <w:t>windows,linux</w:t>
      </w:r>
      <w:r>
        <w:rPr>
          <w:rFonts w:ascii="Times" w:hAnsi="Times" w:hint="eastAsia"/>
          <w:sz w:val="21"/>
          <w:szCs w:val="21"/>
        </w:rPr>
        <w:t>上可以实现底层的支持。</w:t>
      </w:r>
    </w:p>
    <w:p w14:paraId="305C0C0E" w14:textId="77777777" w:rsidR="0073245C" w:rsidRDefault="00A33A88">
      <w:pPr>
        <w:pStyle w:val="aa"/>
        <w:shd w:val="clear" w:color="auto" w:fill="FFFFFF"/>
        <w:spacing w:before="0" w:beforeAutospacing="0" w:after="0" w:afterAutospacing="0" w:line="360" w:lineRule="auto"/>
        <w:ind w:firstLineChars="200" w:firstLine="420"/>
        <w:jc w:val="center"/>
        <w:rPr>
          <w:rFonts w:ascii="Times" w:hAnsi="Times"/>
          <w:sz w:val="21"/>
          <w:szCs w:val="21"/>
        </w:rPr>
      </w:pPr>
      <w:r>
        <w:rPr>
          <w:rFonts w:ascii="Times" w:hAnsi="Times" w:hint="eastAsia"/>
          <w:sz w:val="21"/>
          <w:szCs w:val="21"/>
        </w:rPr>
        <w:t>表</w:t>
      </w:r>
      <w:r>
        <w:rPr>
          <w:rFonts w:ascii="Times" w:hAnsi="Times" w:hint="eastAsia"/>
          <w:sz w:val="21"/>
          <w:szCs w:val="21"/>
        </w:rPr>
        <w:t>6.1</w:t>
      </w:r>
      <w:r>
        <w:rPr>
          <w:rFonts w:ascii="Times" w:hAnsi="Times"/>
          <w:sz w:val="21"/>
          <w:szCs w:val="21"/>
        </w:rPr>
        <w:t xml:space="preserve"> </w:t>
      </w:r>
      <w:r>
        <w:rPr>
          <w:rFonts w:ascii="Times" w:hAnsi="Times" w:hint="eastAsia"/>
          <w:sz w:val="21"/>
          <w:szCs w:val="21"/>
        </w:rPr>
        <w:t>兼容性用例描述</w:t>
      </w:r>
    </w:p>
    <w:tbl>
      <w:tblPr>
        <w:tblStyle w:val="ad"/>
        <w:tblW w:w="8424" w:type="dxa"/>
        <w:tblLayout w:type="fixed"/>
        <w:tblLook w:val="04A0" w:firstRow="1" w:lastRow="0" w:firstColumn="1" w:lastColumn="0" w:noHBand="0" w:noVBand="1"/>
      </w:tblPr>
      <w:tblGrid>
        <w:gridCol w:w="4212"/>
        <w:gridCol w:w="4212"/>
      </w:tblGrid>
      <w:tr w:rsidR="0073245C" w14:paraId="70103F1C" w14:textId="77777777">
        <w:trPr>
          <w:trHeight w:val="375"/>
        </w:trPr>
        <w:tc>
          <w:tcPr>
            <w:tcW w:w="4212" w:type="dxa"/>
          </w:tcPr>
          <w:p w14:paraId="564750DF" w14:textId="77777777" w:rsidR="0073245C" w:rsidRDefault="00A33A88">
            <w:pPr>
              <w:rPr>
                <w:rFonts w:ascii="Times" w:eastAsia="宋体" w:hAnsi="Times"/>
              </w:rPr>
            </w:pPr>
            <w:r>
              <w:rPr>
                <w:rFonts w:ascii="Times" w:eastAsia="宋体" w:hAnsi="Times" w:hint="eastAsia"/>
              </w:rPr>
              <w:t>场景</w:t>
            </w:r>
          </w:p>
        </w:tc>
        <w:tc>
          <w:tcPr>
            <w:tcW w:w="4212" w:type="dxa"/>
          </w:tcPr>
          <w:p w14:paraId="08F66869" w14:textId="77777777" w:rsidR="0073245C" w:rsidRDefault="00A33A88">
            <w:pPr>
              <w:rPr>
                <w:rFonts w:ascii="Times" w:eastAsia="宋体" w:hAnsi="Times"/>
              </w:rPr>
            </w:pPr>
            <w:r>
              <w:rPr>
                <w:rFonts w:ascii="Times" w:eastAsia="宋体" w:hAnsi="Times" w:hint="eastAsia"/>
              </w:rPr>
              <w:t>可能的值</w:t>
            </w:r>
          </w:p>
        </w:tc>
      </w:tr>
      <w:tr w:rsidR="0073245C" w14:paraId="47D49DB9" w14:textId="77777777">
        <w:trPr>
          <w:trHeight w:val="375"/>
        </w:trPr>
        <w:tc>
          <w:tcPr>
            <w:tcW w:w="4212" w:type="dxa"/>
          </w:tcPr>
          <w:p w14:paraId="3A521380" w14:textId="77777777" w:rsidR="0073245C" w:rsidRDefault="00A33A88">
            <w:pPr>
              <w:rPr>
                <w:rFonts w:ascii="Times" w:eastAsia="宋体" w:hAnsi="Times"/>
              </w:rPr>
            </w:pPr>
            <w:r>
              <w:rPr>
                <w:rFonts w:ascii="Times" w:eastAsia="宋体" w:hAnsi="Times" w:hint="eastAsia"/>
              </w:rPr>
              <w:t>源</w:t>
            </w:r>
          </w:p>
        </w:tc>
        <w:tc>
          <w:tcPr>
            <w:tcW w:w="4212" w:type="dxa"/>
          </w:tcPr>
          <w:p w14:paraId="79C2F8ED" w14:textId="77777777" w:rsidR="0073245C" w:rsidRDefault="00A33A88">
            <w:pPr>
              <w:rPr>
                <w:rFonts w:ascii="Times" w:eastAsia="宋体" w:hAnsi="Times"/>
              </w:rPr>
            </w:pPr>
            <w:r>
              <w:rPr>
                <w:rFonts w:ascii="Times" w:eastAsia="宋体" w:hAnsi="Times" w:hint="eastAsia"/>
              </w:rPr>
              <w:t>web</w:t>
            </w:r>
            <w:r>
              <w:rPr>
                <w:rFonts w:ascii="Times" w:eastAsia="宋体" w:hAnsi="Times" w:hint="eastAsia"/>
              </w:rPr>
              <w:t>开发人员</w:t>
            </w:r>
          </w:p>
        </w:tc>
      </w:tr>
      <w:tr w:rsidR="0073245C" w14:paraId="621E38BC" w14:textId="77777777">
        <w:trPr>
          <w:trHeight w:val="375"/>
        </w:trPr>
        <w:tc>
          <w:tcPr>
            <w:tcW w:w="4212" w:type="dxa"/>
          </w:tcPr>
          <w:p w14:paraId="42B3A556" w14:textId="77777777" w:rsidR="0073245C" w:rsidRDefault="00A33A88">
            <w:pPr>
              <w:rPr>
                <w:rFonts w:ascii="Times" w:eastAsia="宋体" w:hAnsi="Times"/>
              </w:rPr>
            </w:pPr>
            <w:r>
              <w:rPr>
                <w:rFonts w:ascii="Times" w:eastAsia="宋体" w:hAnsi="Times" w:hint="eastAsia"/>
              </w:rPr>
              <w:t>刺激</w:t>
            </w:r>
          </w:p>
        </w:tc>
        <w:tc>
          <w:tcPr>
            <w:tcW w:w="4212" w:type="dxa"/>
          </w:tcPr>
          <w:p w14:paraId="00DABA00" w14:textId="77777777" w:rsidR="0073245C" w:rsidRDefault="00A33A88">
            <w:pPr>
              <w:rPr>
                <w:rFonts w:ascii="Times" w:eastAsia="宋体" w:hAnsi="Times"/>
              </w:rPr>
            </w:pPr>
            <w:r>
              <w:rPr>
                <w:rFonts w:ascii="Times" w:eastAsia="宋体" w:hAnsi="Times" w:hint="eastAsia"/>
              </w:rPr>
              <w:t>在不同操作系统上使用该系统的需求</w:t>
            </w:r>
          </w:p>
        </w:tc>
      </w:tr>
      <w:tr w:rsidR="0073245C" w14:paraId="33A470BA" w14:textId="77777777">
        <w:trPr>
          <w:trHeight w:val="375"/>
        </w:trPr>
        <w:tc>
          <w:tcPr>
            <w:tcW w:w="4212" w:type="dxa"/>
          </w:tcPr>
          <w:p w14:paraId="3C7380FB" w14:textId="77777777" w:rsidR="0073245C" w:rsidRDefault="00A33A88">
            <w:pPr>
              <w:rPr>
                <w:rFonts w:ascii="Times" w:eastAsia="宋体" w:hAnsi="Times"/>
              </w:rPr>
            </w:pPr>
            <w:r>
              <w:rPr>
                <w:rFonts w:ascii="Times" w:eastAsia="宋体" w:hAnsi="Times" w:hint="eastAsia"/>
              </w:rPr>
              <w:t>制品</w:t>
            </w:r>
          </w:p>
        </w:tc>
        <w:tc>
          <w:tcPr>
            <w:tcW w:w="4212" w:type="dxa"/>
          </w:tcPr>
          <w:p w14:paraId="3627E5B7" w14:textId="77777777" w:rsidR="0073245C" w:rsidRDefault="00A33A88">
            <w:pPr>
              <w:rPr>
                <w:rFonts w:ascii="Times" w:eastAsia="宋体" w:hAnsi="Times"/>
              </w:rPr>
            </w:pPr>
            <w:r>
              <w:rPr>
                <w:rFonts w:ascii="Times" w:eastAsia="宋体" w:hAnsi="Times" w:hint="eastAsia"/>
              </w:rPr>
              <w:t>产出不同操作系统下的系统版本</w:t>
            </w:r>
          </w:p>
        </w:tc>
      </w:tr>
      <w:tr w:rsidR="0073245C" w14:paraId="63F60E5B" w14:textId="77777777">
        <w:trPr>
          <w:trHeight w:val="375"/>
        </w:trPr>
        <w:tc>
          <w:tcPr>
            <w:tcW w:w="4212" w:type="dxa"/>
          </w:tcPr>
          <w:p w14:paraId="468561D7" w14:textId="77777777" w:rsidR="0073245C" w:rsidRDefault="00A33A88">
            <w:pPr>
              <w:rPr>
                <w:rFonts w:ascii="Times" w:eastAsia="宋体" w:hAnsi="Times"/>
              </w:rPr>
            </w:pPr>
            <w:r>
              <w:rPr>
                <w:rFonts w:ascii="Times" w:eastAsia="宋体" w:hAnsi="Times" w:hint="eastAsia"/>
              </w:rPr>
              <w:t>环境</w:t>
            </w:r>
          </w:p>
        </w:tc>
        <w:tc>
          <w:tcPr>
            <w:tcW w:w="4212" w:type="dxa"/>
          </w:tcPr>
          <w:p w14:paraId="06075FE2" w14:textId="77777777" w:rsidR="0073245C" w:rsidRDefault="00A33A88">
            <w:pPr>
              <w:rPr>
                <w:rFonts w:ascii="Times" w:eastAsia="宋体" w:hAnsi="Times"/>
              </w:rPr>
            </w:pPr>
            <w:r>
              <w:rPr>
                <w:rFonts w:ascii="Times" w:eastAsia="宋体" w:hAnsi="Times" w:hint="eastAsia"/>
              </w:rPr>
              <w:t>不同操作系统下</w:t>
            </w:r>
          </w:p>
        </w:tc>
      </w:tr>
      <w:tr w:rsidR="0073245C" w14:paraId="5E4D41CF" w14:textId="77777777">
        <w:trPr>
          <w:trHeight w:val="375"/>
        </w:trPr>
        <w:tc>
          <w:tcPr>
            <w:tcW w:w="4212" w:type="dxa"/>
          </w:tcPr>
          <w:p w14:paraId="7191AE2B" w14:textId="77777777" w:rsidR="0073245C" w:rsidRDefault="00A33A88">
            <w:pPr>
              <w:rPr>
                <w:rFonts w:ascii="Times" w:eastAsia="宋体" w:hAnsi="Times"/>
              </w:rPr>
            </w:pPr>
            <w:r>
              <w:rPr>
                <w:rFonts w:ascii="Times" w:eastAsia="宋体" w:hAnsi="Times" w:hint="eastAsia"/>
              </w:rPr>
              <w:t>响应</w:t>
            </w:r>
          </w:p>
        </w:tc>
        <w:tc>
          <w:tcPr>
            <w:tcW w:w="4212" w:type="dxa"/>
          </w:tcPr>
          <w:p w14:paraId="7CD3A426" w14:textId="77777777" w:rsidR="0073245C" w:rsidRDefault="00A33A88">
            <w:pPr>
              <w:rPr>
                <w:rFonts w:ascii="Times" w:eastAsia="宋体" w:hAnsi="Times"/>
              </w:rPr>
            </w:pPr>
            <w:r>
              <w:rPr>
                <w:rFonts w:ascii="Times" w:eastAsia="宋体" w:hAnsi="Times" w:hint="eastAsia"/>
              </w:rPr>
              <w:t>Node.</w:t>
            </w:r>
            <w:r>
              <w:rPr>
                <w:rFonts w:ascii="Times" w:eastAsia="宋体" w:hAnsi="Times"/>
              </w:rPr>
              <w:t>js</w:t>
            </w:r>
            <w:r>
              <w:rPr>
                <w:rFonts w:ascii="Times" w:eastAsia="宋体" w:hAnsi="Times" w:hint="eastAsia"/>
              </w:rPr>
              <w:t>在操作系统和上层模块系统之间构建了一层</w:t>
            </w:r>
            <w:r>
              <w:rPr>
                <w:rFonts w:ascii="Times" w:eastAsia="宋体" w:hAnsi="Times" w:hint="eastAsia"/>
              </w:rPr>
              <w:t>l</w:t>
            </w:r>
            <w:r>
              <w:rPr>
                <w:rFonts w:ascii="Times" w:eastAsia="宋体" w:hAnsi="Times"/>
              </w:rPr>
              <w:t>ibuv</w:t>
            </w:r>
            <w:r>
              <w:rPr>
                <w:rFonts w:ascii="Times" w:eastAsia="宋体" w:hAnsi="Times" w:hint="eastAsia"/>
              </w:rPr>
              <w:t>平台架构。在不同操作系统下，</w:t>
            </w:r>
            <w:r>
              <w:rPr>
                <w:rFonts w:ascii="Times" w:eastAsia="宋体" w:hAnsi="Times" w:hint="eastAsia"/>
              </w:rPr>
              <w:t>Node.js</w:t>
            </w:r>
            <w:r>
              <w:rPr>
                <w:rFonts w:ascii="Times" w:eastAsia="宋体" w:hAnsi="Times" w:hint="eastAsia"/>
              </w:rPr>
              <w:t>无需采用该软件准备的配置文件之外的规定就可以直接使用</w:t>
            </w:r>
          </w:p>
        </w:tc>
      </w:tr>
      <w:tr w:rsidR="0073245C" w14:paraId="0D9C082E" w14:textId="77777777">
        <w:trPr>
          <w:trHeight w:val="375"/>
        </w:trPr>
        <w:tc>
          <w:tcPr>
            <w:tcW w:w="4212" w:type="dxa"/>
          </w:tcPr>
          <w:p w14:paraId="54E293B7" w14:textId="77777777" w:rsidR="0073245C" w:rsidRDefault="00A33A88">
            <w:pPr>
              <w:rPr>
                <w:rFonts w:ascii="Times" w:eastAsia="宋体" w:hAnsi="Times"/>
              </w:rPr>
            </w:pPr>
            <w:r>
              <w:rPr>
                <w:rFonts w:ascii="Times" w:eastAsia="宋体" w:hAnsi="Times" w:hint="eastAsia"/>
              </w:rPr>
              <w:t>响应度量</w:t>
            </w:r>
          </w:p>
        </w:tc>
        <w:tc>
          <w:tcPr>
            <w:tcW w:w="4212" w:type="dxa"/>
          </w:tcPr>
          <w:p w14:paraId="1349B471" w14:textId="77777777" w:rsidR="0073245C" w:rsidRDefault="00A33A88">
            <w:pPr>
              <w:rPr>
                <w:rFonts w:ascii="Times" w:eastAsia="宋体" w:hAnsi="Times"/>
              </w:rPr>
            </w:pPr>
            <w:r>
              <w:rPr>
                <w:rFonts w:ascii="Times" w:eastAsia="宋体" w:hAnsi="Times" w:hint="eastAsia"/>
              </w:rPr>
              <w:t>可移植的程度、在不同操作系统下需要更改的配置文件个数、除了配置文件之外是否需要其它文件</w:t>
            </w:r>
          </w:p>
        </w:tc>
      </w:tr>
    </w:tbl>
    <w:p w14:paraId="35F277DF" w14:textId="77777777" w:rsidR="0073245C" w:rsidRDefault="0073245C">
      <w:pPr>
        <w:pStyle w:val="aa"/>
        <w:shd w:val="clear" w:color="auto" w:fill="FFFFFF"/>
        <w:spacing w:before="0" w:beforeAutospacing="0" w:after="0" w:afterAutospacing="0" w:line="360" w:lineRule="auto"/>
        <w:rPr>
          <w:rFonts w:ascii="Times" w:hAnsi="Times"/>
          <w:sz w:val="21"/>
          <w:szCs w:val="21"/>
        </w:rPr>
      </w:pPr>
    </w:p>
    <w:p w14:paraId="31ED7177" w14:textId="77777777" w:rsidR="0073245C" w:rsidRDefault="00A33A88">
      <w:pPr>
        <w:pStyle w:val="13"/>
        <w:widowControl/>
        <w:numPr>
          <w:ilvl w:val="1"/>
          <w:numId w:val="1"/>
        </w:numPr>
        <w:spacing w:line="360" w:lineRule="auto"/>
        <w:ind w:firstLineChars="0"/>
        <w:jc w:val="left"/>
        <w:outlineLvl w:val="1"/>
        <w:rPr>
          <w:rFonts w:ascii="Times" w:eastAsia="宋体" w:hAnsi="Times"/>
          <w:b/>
          <w:sz w:val="32"/>
          <w:szCs w:val="32"/>
        </w:rPr>
      </w:pPr>
      <w:bookmarkStart w:id="762" w:name="_Toc480713720"/>
      <w:bookmarkStart w:id="763" w:name="_Toc481620515"/>
      <w:r>
        <w:rPr>
          <w:rFonts w:ascii="Times" w:eastAsia="宋体" w:hAnsi="Times" w:hint="eastAsia"/>
          <w:b/>
          <w:sz w:val="32"/>
          <w:szCs w:val="32"/>
        </w:rPr>
        <w:t>高效性</w:t>
      </w:r>
      <w:bookmarkEnd w:id="762"/>
      <w:bookmarkEnd w:id="763"/>
    </w:p>
    <w:p w14:paraId="7D26B8B2" w14:textId="77777777" w:rsidR="0073245C" w:rsidRDefault="00A33A88">
      <w:pPr>
        <w:pStyle w:val="aa"/>
        <w:shd w:val="clear" w:color="auto" w:fill="FFFFFF"/>
        <w:spacing w:before="0" w:beforeAutospacing="0" w:after="0" w:afterAutospacing="0" w:line="360" w:lineRule="auto"/>
        <w:ind w:firstLineChars="200" w:firstLine="420"/>
        <w:rPr>
          <w:rFonts w:ascii="Times" w:hAnsi="Times"/>
          <w:sz w:val="21"/>
          <w:szCs w:val="21"/>
        </w:rPr>
      </w:pPr>
      <w:r>
        <w:rPr>
          <w:rFonts w:ascii="Times" w:hAnsi="Times" w:hint="eastAsia"/>
          <w:sz w:val="21"/>
          <w:szCs w:val="21"/>
        </w:rPr>
        <w:t>开发者在使用</w:t>
      </w:r>
      <w:r>
        <w:rPr>
          <w:rFonts w:ascii="Times" w:hAnsi="Times" w:hint="eastAsia"/>
          <w:sz w:val="21"/>
          <w:szCs w:val="21"/>
        </w:rPr>
        <w:t>Node</w:t>
      </w:r>
      <w:r>
        <w:rPr>
          <w:rFonts w:ascii="Times" w:hAnsi="Times" w:hint="eastAsia"/>
          <w:sz w:val="21"/>
          <w:szCs w:val="21"/>
        </w:rPr>
        <w:t>时</w:t>
      </w:r>
      <w:r>
        <w:rPr>
          <w:rFonts w:ascii="Times" w:hAnsi="Times" w:hint="eastAsia"/>
          <w:sz w:val="21"/>
          <w:szCs w:val="21"/>
        </w:rPr>
        <w:t>,</w:t>
      </w:r>
      <w:r>
        <w:rPr>
          <w:rFonts w:ascii="Times" w:hAnsi="Times" w:hint="eastAsia"/>
          <w:sz w:val="21"/>
          <w:szCs w:val="21"/>
        </w:rPr>
        <w:t>可以从语言层面很自然的进行并行</w:t>
      </w:r>
      <w:r>
        <w:rPr>
          <w:rFonts w:ascii="Times" w:hAnsi="Times" w:hint="eastAsia"/>
          <w:sz w:val="21"/>
          <w:szCs w:val="21"/>
        </w:rPr>
        <w:t>I/O</w:t>
      </w:r>
      <w:r>
        <w:rPr>
          <w:rFonts w:ascii="Times" w:hAnsi="Times" w:hint="eastAsia"/>
          <w:sz w:val="21"/>
          <w:szCs w:val="21"/>
        </w:rPr>
        <w:t>操作，每个调用无需等待之前的</w:t>
      </w:r>
      <w:r>
        <w:rPr>
          <w:rFonts w:ascii="Times" w:hAnsi="Times" w:hint="eastAsia"/>
          <w:sz w:val="21"/>
          <w:szCs w:val="21"/>
        </w:rPr>
        <w:t>I/O</w:t>
      </w:r>
      <w:r>
        <w:rPr>
          <w:rFonts w:ascii="Times" w:hAnsi="Times" w:hint="eastAsia"/>
          <w:sz w:val="21"/>
          <w:szCs w:val="21"/>
        </w:rPr>
        <w:t>调用结束，从而在编程模型上极大提升效率</w:t>
      </w:r>
      <w:r>
        <w:rPr>
          <w:rFonts w:ascii="Times" w:hAnsi="Times"/>
          <w:sz w:val="21"/>
          <w:szCs w:val="21"/>
        </w:rPr>
        <w:t>。</w:t>
      </w:r>
    </w:p>
    <w:p w14:paraId="51887608" w14:textId="77777777" w:rsidR="0073245C" w:rsidRDefault="00A33A88">
      <w:pPr>
        <w:pStyle w:val="aa"/>
        <w:shd w:val="clear" w:color="auto" w:fill="FFFFFF"/>
        <w:spacing w:before="0" w:beforeAutospacing="0" w:after="0" w:afterAutospacing="0" w:line="360" w:lineRule="auto"/>
        <w:ind w:firstLineChars="200" w:firstLine="420"/>
        <w:jc w:val="center"/>
        <w:rPr>
          <w:rFonts w:ascii="Times" w:hAnsi="Times"/>
          <w:sz w:val="21"/>
          <w:szCs w:val="21"/>
        </w:rPr>
      </w:pPr>
      <w:r>
        <w:rPr>
          <w:rFonts w:ascii="Times" w:hAnsi="Times" w:hint="eastAsia"/>
          <w:sz w:val="21"/>
          <w:szCs w:val="21"/>
        </w:rPr>
        <w:t>表</w:t>
      </w:r>
      <w:r>
        <w:rPr>
          <w:rFonts w:ascii="Times" w:hAnsi="Times" w:hint="eastAsia"/>
          <w:sz w:val="21"/>
          <w:szCs w:val="21"/>
        </w:rPr>
        <w:t>6.2</w:t>
      </w:r>
      <w:r>
        <w:rPr>
          <w:rFonts w:ascii="Times" w:hAnsi="Times"/>
          <w:sz w:val="21"/>
          <w:szCs w:val="21"/>
        </w:rPr>
        <w:t xml:space="preserve"> </w:t>
      </w:r>
      <w:r>
        <w:rPr>
          <w:rFonts w:ascii="Times" w:hAnsi="Times" w:hint="eastAsia"/>
          <w:sz w:val="21"/>
          <w:szCs w:val="21"/>
        </w:rPr>
        <w:t>高效性用例描述</w:t>
      </w:r>
    </w:p>
    <w:tbl>
      <w:tblPr>
        <w:tblStyle w:val="ad"/>
        <w:tblW w:w="8424" w:type="dxa"/>
        <w:tblLayout w:type="fixed"/>
        <w:tblLook w:val="04A0" w:firstRow="1" w:lastRow="0" w:firstColumn="1" w:lastColumn="0" w:noHBand="0" w:noVBand="1"/>
      </w:tblPr>
      <w:tblGrid>
        <w:gridCol w:w="4212"/>
        <w:gridCol w:w="4212"/>
      </w:tblGrid>
      <w:tr w:rsidR="0073245C" w14:paraId="61DFA5AD" w14:textId="77777777">
        <w:trPr>
          <w:trHeight w:val="375"/>
        </w:trPr>
        <w:tc>
          <w:tcPr>
            <w:tcW w:w="4212" w:type="dxa"/>
          </w:tcPr>
          <w:p w14:paraId="7B24E400" w14:textId="77777777" w:rsidR="0073245C" w:rsidRDefault="00A33A88">
            <w:pPr>
              <w:rPr>
                <w:rFonts w:ascii="Times" w:eastAsia="宋体" w:hAnsi="Times"/>
              </w:rPr>
            </w:pPr>
            <w:r>
              <w:rPr>
                <w:rFonts w:ascii="Times" w:eastAsia="宋体" w:hAnsi="Times" w:hint="eastAsia"/>
              </w:rPr>
              <w:t>场景</w:t>
            </w:r>
          </w:p>
        </w:tc>
        <w:tc>
          <w:tcPr>
            <w:tcW w:w="4212" w:type="dxa"/>
          </w:tcPr>
          <w:p w14:paraId="514BBEB2" w14:textId="77777777" w:rsidR="0073245C" w:rsidRDefault="00A33A88">
            <w:pPr>
              <w:rPr>
                <w:rFonts w:ascii="Times" w:eastAsia="宋体" w:hAnsi="Times"/>
              </w:rPr>
            </w:pPr>
            <w:r>
              <w:rPr>
                <w:rFonts w:ascii="Times" w:eastAsia="宋体" w:hAnsi="Times" w:hint="eastAsia"/>
              </w:rPr>
              <w:t>可能的值</w:t>
            </w:r>
          </w:p>
        </w:tc>
      </w:tr>
      <w:tr w:rsidR="0073245C" w14:paraId="13CC0641" w14:textId="77777777">
        <w:trPr>
          <w:trHeight w:val="375"/>
        </w:trPr>
        <w:tc>
          <w:tcPr>
            <w:tcW w:w="4212" w:type="dxa"/>
          </w:tcPr>
          <w:p w14:paraId="5BE3D715" w14:textId="77777777" w:rsidR="0073245C" w:rsidRDefault="00A33A88">
            <w:pPr>
              <w:rPr>
                <w:rFonts w:ascii="Times" w:eastAsia="宋体" w:hAnsi="Times"/>
              </w:rPr>
            </w:pPr>
            <w:r>
              <w:rPr>
                <w:rFonts w:ascii="Times" w:eastAsia="宋体" w:hAnsi="Times" w:hint="eastAsia"/>
              </w:rPr>
              <w:t>源</w:t>
            </w:r>
          </w:p>
        </w:tc>
        <w:tc>
          <w:tcPr>
            <w:tcW w:w="4212" w:type="dxa"/>
          </w:tcPr>
          <w:p w14:paraId="4EBF166C" w14:textId="77777777" w:rsidR="0073245C" w:rsidRDefault="00A33A88">
            <w:pPr>
              <w:rPr>
                <w:rFonts w:ascii="Times" w:eastAsia="宋体" w:hAnsi="Times"/>
              </w:rPr>
            </w:pPr>
            <w:r>
              <w:rPr>
                <w:rFonts w:ascii="Times" w:eastAsia="宋体" w:hAnsi="Times" w:hint="eastAsia"/>
              </w:rPr>
              <w:t>Web</w:t>
            </w:r>
            <w:r>
              <w:rPr>
                <w:rFonts w:ascii="Times" w:eastAsia="宋体" w:hAnsi="Times" w:hint="eastAsia"/>
              </w:rPr>
              <w:t>开发人员、时间、响应</w:t>
            </w:r>
          </w:p>
        </w:tc>
      </w:tr>
      <w:tr w:rsidR="0073245C" w14:paraId="3311C4BE" w14:textId="77777777">
        <w:trPr>
          <w:trHeight w:val="375"/>
        </w:trPr>
        <w:tc>
          <w:tcPr>
            <w:tcW w:w="4212" w:type="dxa"/>
          </w:tcPr>
          <w:p w14:paraId="15189700" w14:textId="77777777" w:rsidR="0073245C" w:rsidRDefault="00A33A88">
            <w:pPr>
              <w:rPr>
                <w:rFonts w:ascii="Times" w:eastAsia="宋体" w:hAnsi="Times"/>
              </w:rPr>
            </w:pPr>
            <w:r>
              <w:rPr>
                <w:rFonts w:ascii="Times" w:eastAsia="宋体" w:hAnsi="Times" w:hint="eastAsia"/>
              </w:rPr>
              <w:t>刺激</w:t>
            </w:r>
          </w:p>
        </w:tc>
        <w:tc>
          <w:tcPr>
            <w:tcW w:w="4212" w:type="dxa"/>
          </w:tcPr>
          <w:p w14:paraId="6B6594FE" w14:textId="77777777" w:rsidR="0073245C" w:rsidRDefault="00A33A88">
            <w:pPr>
              <w:rPr>
                <w:rFonts w:ascii="Times" w:eastAsia="宋体" w:hAnsi="Times"/>
              </w:rPr>
            </w:pPr>
            <w:r>
              <w:rPr>
                <w:rFonts w:ascii="Times" w:eastAsia="宋体" w:hAnsi="Times" w:hint="eastAsia"/>
              </w:rPr>
              <w:t>有快速响应、或高效处理并发事件的需求</w:t>
            </w:r>
          </w:p>
        </w:tc>
      </w:tr>
      <w:tr w:rsidR="0073245C" w14:paraId="55C0514B" w14:textId="77777777">
        <w:trPr>
          <w:trHeight w:val="375"/>
        </w:trPr>
        <w:tc>
          <w:tcPr>
            <w:tcW w:w="4212" w:type="dxa"/>
          </w:tcPr>
          <w:p w14:paraId="4BB5793A" w14:textId="77777777" w:rsidR="0073245C" w:rsidRDefault="00A33A88">
            <w:pPr>
              <w:rPr>
                <w:rFonts w:ascii="Times" w:eastAsia="宋体" w:hAnsi="Times"/>
              </w:rPr>
            </w:pPr>
            <w:r>
              <w:rPr>
                <w:rFonts w:ascii="Times" w:eastAsia="宋体" w:hAnsi="Times" w:hint="eastAsia"/>
              </w:rPr>
              <w:t>制品</w:t>
            </w:r>
          </w:p>
        </w:tc>
        <w:tc>
          <w:tcPr>
            <w:tcW w:w="4212" w:type="dxa"/>
          </w:tcPr>
          <w:p w14:paraId="0BF8757F" w14:textId="77777777" w:rsidR="0073245C" w:rsidRDefault="00A33A88">
            <w:pPr>
              <w:rPr>
                <w:rFonts w:ascii="Times" w:eastAsia="宋体" w:hAnsi="Times"/>
              </w:rPr>
            </w:pPr>
            <w:r>
              <w:rPr>
                <w:rFonts w:ascii="Times" w:eastAsia="宋体" w:hAnsi="Times" w:hint="eastAsia"/>
              </w:rPr>
              <w:t>产生高效的处理事件的机制</w:t>
            </w:r>
          </w:p>
        </w:tc>
      </w:tr>
      <w:tr w:rsidR="0073245C" w14:paraId="11F68AA2" w14:textId="77777777">
        <w:trPr>
          <w:trHeight w:val="375"/>
        </w:trPr>
        <w:tc>
          <w:tcPr>
            <w:tcW w:w="4212" w:type="dxa"/>
          </w:tcPr>
          <w:p w14:paraId="4DFB8103" w14:textId="77777777" w:rsidR="0073245C" w:rsidRDefault="00A33A88">
            <w:pPr>
              <w:rPr>
                <w:rFonts w:ascii="Times" w:eastAsia="宋体" w:hAnsi="Times"/>
              </w:rPr>
            </w:pPr>
            <w:r>
              <w:rPr>
                <w:rFonts w:ascii="Times" w:eastAsia="宋体" w:hAnsi="Times" w:hint="eastAsia"/>
              </w:rPr>
              <w:t>环境</w:t>
            </w:r>
          </w:p>
        </w:tc>
        <w:tc>
          <w:tcPr>
            <w:tcW w:w="4212" w:type="dxa"/>
          </w:tcPr>
          <w:p w14:paraId="449136F7" w14:textId="77777777" w:rsidR="0073245C" w:rsidRDefault="00A33A88">
            <w:pPr>
              <w:rPr>
                <w:rFonts w:ascii="Times" w:eastAsia="宋体" w:hAnsi="Times"/>
              </w:rPr>
            </w:pPr>
            <w:r>
              <w:rPr>
                <w:rFonts w:ascii="Times" w:eastAsia="宋体" w:hAnsi="Times" w:hint="eastAsia"/>
              </w:rPr>
              <w:t>系统在处理</w:t>
            </w:r>
            <w:r>
              <w:rPr>
                <w:rFonts w:ascii="Times" w:eastAsia="宋体" w:hAnsi="Times"/>
              </w:rPr>
              <w:t>I/O</w:t>
            </w:r>
            <w:r>
              <w:rPr>
                <w:rFonts w:ascii="Times" w:eastAsia="宋体" w:hAnsi="Times" w:hint="eastAsia"/>
              </w:rPr>
              <w:t>密集或</w:t>
            </w:r>
            <w:r>
              <w:rPr>
                <w:rFonts w:ascii="Times" w:eastAsia="宋体" w:hAnsi="Times" w:hint="eastAsia"/>
              </w:rPr>
              <w:t>CPU</w:t>
            </w:r>
            <w:r>
              <w:rPr>
                <w:rFonts w:ascii="Times" w:eastAsia="宋体" w:hAnsi="Times" w:hint="eastAsia"/>
              </w:rPr>
              <w:t>密集事件时</w:t>
            </w:r>
          </w:p>
        </w:tc>
      </w:tr>
      <w:tr w:rsidR="0073245C" w14:paraId="08C8AE36" w14:textId="77777777">
        <w:trPr>
          <w:trHeight w:val="375"/>
        </w:trPr>
        <w:tc>
          <w:tcPr>
            <w:tcW w:w="4212" w:type="dxa"/>
          </w:tcPr>
          <w:p w14:paraId="3A3127B8" w14:textId="77777777" w:rsidR="0073245C" w:rsidRDefault="00A33A88">
            <w:pPr>
              <w:rPr>
                <w:rFonts w:ascii="Times" w:eastAsia="宋体" w:hAnsi="Times"/>
              </w:rPr>
            </w:pPr>
            <w:r>
              <w:rPr>
                <w:rFonts w:ascii="Times" w:eastAsia="宋体" w:hAnsi="Times" w:hint="eastAsia"/>
              </w:rPr>
              <w:t>响应</w:t>
            </w:r>
          </w:p>
        </w:tc>
        <w:tc>
          <w:tcPr>
            <w:tcW w:w="4212" w:type="dxa"/>
          </w:tcPr>
          <w:p w14:paraId="0ACD8089" w14:textId="77777777" w:rsidR="0073245C" w:rsidRDefault="00A33A88">
            <w:pPr>
              <w:rPr>
                <w:rFonts w:ascii="Times" w:eastAsia="宋体" w:hAnsi="Times"/>
              </w:rPr>
            </w:pPr>
            <w:r>
              <w:rPr>
                <w:rFonts w:ascii="Times" w:eastAsia="宋体" w:hAnsi="Times" w:hint="eastAsia"/>
              </w:rPr>
              <w:t>Node.js</w:t>
            </w:r>
            <w:r>
              <w:rPr>
                <w:rFonts w:ascii="Times" w:eastAsia="宋体" w:hAnsi="Times" w:hint="eastAsia"/>
              </w:rPr>
              <w:t>使用异步</w:t>
            </w:r>
            <w:r>
              <w:rPr>
                <w:rFonts w:ascii="Times" w:eastAsia="宋体" w:hAnsi="Times" w:hint="eastAsia"/>
              </w:rPr>
              <w:t>I</w:t>
            </w:r>
            <w:r>
              <w:rPr>
                <w:rFonts w:ascii="Times" w:eastAsia="宋体" w:hAnsi="Times"/>
              </w:rPr>
              <w:t>/O</w:t>
            </w:r>
            <w:r>
              <w:rPr>
                <w:rFonts w:ascii="Times" w:eastAsia="宋体" w:hAnsi="Times" w:hint="eastAsia"/>
              </w:rPr>
              <w:t>和事件回调机制</w:t>
            </w:r>
          </w:p>
        </w:tc>
      </w:tr>
      <w:tr w:rsidR="0073245C" w14:paraId="5F70988C" w14:textId="77777777">
        <w:trPr>
          <w:trHeight w:val="375"/>
        </w:trPr>
        <w:tc>
          <w:tcPr>
            <w:tcW w:w="4212" w:type="dxa"/>
          </w:tcPr>
          <w:p w14:paraId="15D00810" w14:textId="77777777" w:rsidR="0073245C" w:rsidRDefault="00A33A88">
            <w:pPr>
              <w:rPr>
                <w:rFonts w:ascii="Times" w:eastAsia="宋体" w:hAnsi="Times"/>
              </w:rPr>
            </w:pPr>
            <w:r>
              <w:rPr>
                <w:rFonts w:ascii="Times" w:eastAsia="宋体" w:hAnsi="Times" w:hint="eastAsia"/>
              </w:rPr>
              <w:t>响应度量</w:t>
            </w:r>
          </w:p>
        </w:tc>
        <w:tc>
          <w:tcPr>
            <w:tcW w:w="4212" w:type="dxa"/>
          </w:tcPr>
          <w:p w14:paraId="68D21B5C" w14:textId="77777777" w:rsidR="0073245C" w:rsidRDefault="00A33A88">
            <w:pPr>
              <w:rPr>
                <w:rFonts w:ascii="Times" w:eastAsia="宋体" w:hAnsi="Times"/>
              </w:rPr>
            </w:pPr>
            <w:r>
              <w:rPr>
                <w:rFonts w:ascii="Times" w:eastAsia="宋体" w:hAnsi="Times" w:hint="eastAsia"/>
              </w:rPr>
              <w:t>最大吞吐量</w:t>
            </w:r>
          </w:p>
        </w:tc>
      </w:tr>
    </w:tbl>
    <w:p w14:paraId="7D9923EC" w14:textId="77777777" w:rsidR="0073245C" w:rsidRDefault="00A33A88">
      <w:pPr>
        <w:pStyle w:val="13"/>
        <w:widowControl/>
        <w:numPr>
          <w:ilvl w:val="1"/>
          <w:numId w:val="1"/>
        </w:numPr>
        <w:ind w:firstLineChars="0"/>
        <w:jc w:val="left"/>
        <w:outlineLvl w:val="1"/>
        <w:rPr>
          <w:rFonts w:ascii="Times" w:eastAsia="宋体" w:hAnsi="Times"/>
          <w:b/>
          <w:sz w:val="32"/>
          <w:szCs w:val="32"/>
        </w:rPr>
      </w:pPr>
      <w:bookmarkStart w:id="764" w:name="_Toc480713721"/>
      <w:bookmarkStart w:id="765" w:name="_Toc481620516"/>
      <w:r>
        <w:rPr>
          <w:rFonts w:ascii="Times" w:eastAsia="宋体" w:hAnsi="Times" w:hint="eastAsia"/>
          <w:b/>
          <w:sz w:val="32"/>
          <w:szCs w:val="32"/>
        </w:rPr>
        <w:t>容错性</w:t>
      </w:r>
      <w:bookmarkEnd w:id="764"/>
      <w:bookmarkEnd w:id="765"/>
    </w:p>
    <w:p w14:paraId="7704189B" w14:textId="77777777" w:rsidR="0073245C" w:rsidRDefault="00A33A88">
      <w:pPr>
        <w:widowControl/>
        <w:spacing w:line="360" w:lineRule="auto"/>
        <w:ind w:firstLineChars="200" w:firstLine="420"/>
        <w:jc w:val="left"/>
        <w:rPr>
          <w:rFonts w:ascii="Times" w:eastAsia="宋体" w:hAnsi="Times" w:cs="宋体"/>
          <w:kern w:val="0"/>
          <w:szCs w:val="21"/>
        </w:rPr>
      </w:pPr>
      <w:r>
        <w:rPr>
          <w:rFonts w:ascii="Times" w:eastAsia="宋体" w:hAnsi="Times" w:cs="宋体" w:hint="eastAsia"/>
          <w:kern w:val="0"/>
          <w:szCs w:val="21"/>
        </w:rPr>
        <w:t>当程序出现错误时，开发者会被通知到发生了什么错误，而不是直接将这个错误的上下文丢掉或者伴随着错误而退出程序。</w:t>
      </w:r>
    </w:p>
    <w:p w14:paraId="7330E685" w14:textId="77777777" w:rsidR="0073245C" w:rsidRDefault="00A33A88">
      <w:pPr>
        <w:widowControl/>
        <w:spacing w:line="360" w:lineRule="auto"/>
        <w:ind w:firstLineChars="200" w:firstLine="420"/>
        <w:jc w:val="center"/>
        <w:rPr>
          <w:rFonts w:ascii="Times" w:eastAsia="宋体" w:hAnsi="Times" w:cs="宋体"/>
          <w:kern w:val="0"/>
          <w:szCs w:val="21"/>
        </w:rPr>
      </w:pPr>
      <w:r>
        <w:rPr>
          <w:rFonts w:ascii="Times" w:eastAsia="宋体" w:hAnsi="Times" w:cs="宋体" w:hint="eastAsia"/>
          <w:kern w:val="0"/>
          <w:szCs w:val="21"/>
        </w:rPr>
        <w:t>表</w:t>
      </w:r>
      <w:r>
        <w:rPr>
          <w:rFonts w:ascii="Times" w:eastAsia="宋体" w:hAnsi="Times" w:cs="宋体" w:hint="eastAsia"/>
          <w:kern w:val="0"/>
          <w:szCs w:val="21"/>
        </w:rPr>
        <w:t>6.3</w:t>
      </w:r>
      <w:r>
        <w:rPr>
          <w:rFonts w:ascii="Times" w:eastAsia="宋体" w:hAnsi="Times" w:cs="宋体"/>
          <w:kern w:val="0"/>
          <w:szCs w:val="21"/>
        </w:rPr>
        <w:t xml:space="preserve"> </w:t>
      </w:r>
      <w:r>
        <w:rPr>
          <w:rFonts w:ascii="Times" w:eastAsia="宋体" w:hAnsi="Times" w:cs="宋体" w:hint="eastAsia"/>
          <w:kern w:val="0"/>
          <w:szCs w:val="21"/>
        </w:rPr>
        <w:t>容错性用例描述</w:t>
      </w:r>
    </w:p>
    <w:tbl>
      <w:tblPr>
        <w:tblStyle w:val="ad"/>
        <w:tblW w:w="8424" w:type="dxa"/>
        <w:tblLayout w:type="fixed"/>
        <w:tblLook w:val="04A0" w:firstRow="1" w:lastRow="0" w:firstColumn="1" w:lastColumn="0" w:noHBand="0" w:noVBand="1"/>
      </w:tblPr>
      <w:tblGrid>
        <w:gridCol w:w="4212"/>
        <w:gridCol w:w="4212"/>
      </w:tblGrid>
      <w:tr w:rsidR="0073245C" w14:paraId="3828797A" w14:textId="77777777">
        <w:trPr>
          <w:trHeight w:val="375"/>
        </w:trPr>
        <w:tc>
          <w:tcPr>
            <w:tcW w:w="4212" w:type="dxa"/>
          </w:tcPr>
          <w:p w14:paraId="36087208" w14:textId="77777777" w:rsidR="0073245C" w:rsidRDefault="00A33A88">
            <w:pPr>
              <w:rPr>
                <w:rFonts w:ascii="Times" w:eastAsia="宋体" w:hAnsi="Times"/>
              </w:rPr>
            </w:pPr>
            <w:r>
              <w:rPr>
                <w:rFonts w:ascii="Times" w:eastAsia="宋体" w:hAnsi="Times" w:hint="eastAsia"/>
              </w:rPr>
              <w:t>场景</w:t>
            </w:r>
          </w:p>
        </w:tc>
        <w:tc>
          <w:tcPr>
            <w:tcW w:w="4212" w:type="dxa"/>
          </w:tcPr>
          <w:p w14:paraId="7D0B5E2A" w14:textId="77777777" w:rsidR="0073245C" w:rsidRDefault="00A33A88">
            <w:pPr>
              <w:rPr>
                <w:rFonts w:ascii="Times" w:eastAsia="宋体" w:hAnsi="Times"/>
              </w:rPr>
            </w:pPr>
            <w:r>
              <w:rPr>
                <w:rFonts w:ascii="Times" w:eastAsia="宋体" w:hAnsi="Times" w:hint="eastAsia"/>
              </w:rPr>
              <w:t>可能的值</w:t>
            </w:r>
          </w:p>
        </w:tc>
      </w:tr>
      <w:tr w:rsidR="0073245C" w14:paraId="514FFC62" w14:textId="77777777">
        <w:trPr>
          <w:trHeight w:val="375"/>
        </w:trPr>
        <w:tc>
          <w:tcPr>
            <w:tcW w:w="4212" w:type="dxa"/>
          </w:tcPr>
          <w:p w14:paraId="03C91FDB" w14:textId="77777777" w:rsidR="0073245C" w:rsidRDefault="00A33A88">
            <w:pPr>
              <w:rPr>
                <w:rFonts w:ascii="Times" w:eastAsia="宋体" w:hAnsi="Times"/>
              </w:rPr>
            </w:pPr>
            <w:r>
              <w:rPr>
                <w:rFonts w:ascii="Times" w:eastAsia="宋体" w:hAnsi="Times" w:hint="eastAsia"/>
              </w:rPr>
              <w:lastRenderedPageBreak/>
              <w:t>源</w:t>
            </w:r>
          </w:p>
        </w:tc>
        <w:tc>
          <w:tcPr>
            <w:tcW w:w="4212" w:type="dxa"/>
          </w:tcPr>
          <w:p w14:paraId="55D7C290" w14:textId="77777777" w:rsidR="0073245C" w:rsidRDefault="00A33A88">
            <w:pPr>
              <w:rPr>
                <w:rFonts w:ascii="Times" w:eastAsia="宋体" w:hAnsi="Times"/>
              </w:rPr>
            </w:pPr>
            <w:r>
              <w:rPr>
                <w:rFonts w:ascii="Times" w:eastAsia="宋体" w:hAnsi="Times" w:hint="eastAsia"/>
              </w:rPr>
              <w:t>Web</w:t>
            </w:r>
            <w:r>
              <w:rPr>
                <w:rFonts w:ascii="Times" w:eastAsia="宋体" w:hAnsi="Times" w:hint="eastAsia"/>
              </w:rPr>
              <w:t>开发人员、响应</w:t>
            </w:r>
          </w:p>
        </w:tc>
      </w:tr>
      <w:tr w:rsidR="0073245C" w14:paraId="00BCD31D" w14:textId="77777777">
        <w:trPr>
          <w:trHeight w:val="375"/>
        </w:trPr>
        <w:tc>
          <w:tcPr>
            <w:tcW w:w="4212" w:type="dxa"/>
          </w:tcPr>
          <w:p w14:paraId="04920EED" w14:textId="77777777" w:rsidR="0073245C" w:rsidRDefault="00A33A88">
            <w:pPr>
              <w:rPr>
                <w:rFonts w:ascii="Times" w:eastAsia="宋体" w:hAnsi="Times"/>
              </w:rPr>
            </w:pPr>
            <w:r>
              <w:rPr>
                <w:rFonts w:ascii="Times" w:eastAsia="宋体" w:hAnsi="Times" w:hint="eastAsia"/>
              </w:rPr>
              <w:t>刺激</w:t>
            </w:r>
          </w:p>
        </w:tc>
        <w:tc>
          <w:tcPr>
            <w:tcW w:w="4212" w:type="dxa"/>
          </w:tcPr>
          <w:p w14:paraId="72534CF9" w14:textId="77777777" w:rsidR="0073245C" w:rsidRDefault="00A33A88">
            <w:pPr>
              <w:rPr>
                <w:rFonts w:ascii="Times" w:eastAsia="宋体" w:hAnsi="Times"/>
              </w:rPr>
            </w:pPr>
            <w:r>
              <w:rPr>
                <w:rFonts w:ascii="Times" w:eastAsia="宋体" w:hAnsi="Times" w:hint="eastAsia"/>
              </w:rPr>
              <w:t>开发人员代码编写出错、系统中出现未处理的异常</w:t>
            </w:r>
          </w:p>
        </w:tc>
      </w:tr>
      <w:tr w:rsidR="0073245C" w14:paraId="65F2ED00" w14:textId="77777777">
        <w:trPr>
          <w:trHeight w:val="375"/>
        </w:trPr>
        <w:tc>
          <w:tcPr>
            <w:tcW w:w="4212" w:type="dxa"/>
          </w:tcPr>
          <w:p w14:paraId="66FBAD50" w14:textId="77777777" w:rsidR="0073245C" w:rsidRDefault="00A33A88">
            <w:pPr>
              <w:rPr>
                <w:rFonts w:ascii="Times" w:eastAsia="宋体" w:hAnsi="Times"/>
              </w:rPr>
            </w:pPr>
            <w:r>
              <w:rPr>
                <w:rFonts w:ascii="Times" w:eastAsia="宋体" w:hAnsi="Times" w:hint="eastAsia"/>
              </w:rPr>
              <w:t>制品</w:t>
            </w:r>
          </w:p>
        </w:tc>
        <w:tc>
          <w:tcPr>
            <w:tcW w:w="4212" w:type="dxa"/>
          </w:tcPr>
          <w:p w14:paraId="6034D597" w14:textId="77777777" w:rsidR="0073245C" w:rsidRDefault="00A33A88">
            <w:pPr>
              <w:rPr>
                <w:rFonts w:ascii="Times" w:eastAsia="宋体" w:hAnsi="Times"/>
              </w:rPr>
            </w:pPr>
            <w:r>
              <w:rPr>
                <w:rFonts w:ascii="Times" w:eastAsia="宋体" w:hAnsi="Times" w:hint="eastAsia"/>
              </w:rPr>
              <w:t>产生容错机制。在开发人员出错的情况下，系统能继续响应，不会出现崩溃的现象</w:t>
            </w:r>
          </w:p>
        </w:tc>
      </w:tr>
      <w:tr w:rsidR="0073245C" w14:paraId="7520F4EA" w14:textId="77777777">
        <w:trPr>
          <w:trHeight w:val="375"/>
        </w:trPr>
        <w:tc>
          <w:tcPr>
            <w:tcW w:w="4212" w:type="dxa"/>
          </w:tcPr>
          <w:p w14:paraId="337B0F76" w14:textId="77777777" w:rsidR="0073245C" w:rsidRDefault="00A33A88">
            <w:pPr>
              <w:rPr>
                <w:rFonts w:ascii="Times" w:eastAsia="宋体" w:hAnsi="Times"/>
              </w:rPr>
            </w:pPr>
            <w:r>
              <w:rPr>
                <w:rFonts w:ascii="Times" w:eastAsia="宋体" w:hAnsi="Times" w:hint="eastAsia"/>
              </w:rPr>
              <w:t>环境</w:t>
            </w:r>
          </w:p>
        </w:tc>
        <w:tc>
          <w:tcPr>
            <w:tcW w:w="4212" w:type="dxa"/>
          </w:tcPr>
          <w:p w14:paraId="130D0261" w14:textId="77777777" w:rsidR="0073245C" w:rsidRDefault="00A33A88">
            <w:pPr>
              <w:rPr>
                <w:rFonts w:ascii="Times" w:eastAsia="宋体" w:hAnsi="Times"/>
              </w:rPr>
            </w:pPr>
            <w:r>
              <w:rPr>
                <w:rFonts w:ascii="Times" w:eastAsia="宋体" w:hAnsi="Times" w:hint="eastAsia"/>
              </w:rPr>
              <w:t>系统出现异常的情况</w:t>
            </w:r>
          </w:p>
        </w:tc>
      </w:tr>
      <w:tr w:rsidR="0073245C" w14:paraId="7E44400C" w14:textId="77777777">
        <w:trPr>
          <w:trHeight w:val="375"/>
        </w:trPr>
        <w:tc>
          <w:tcPr>
            <w:tcW w:w="4212" w:type="dxa"/>
          </w:tcPr>
          <w:p w14:paraId="0C609F42" w14:textId="77777777" w:rsidR="0073245C" w:rsidRDefault="00A33A88">
            <w:pPr>
              <w:rPr>
                <w:rFonts w:ascii="Times" w:eastAsia="宋体" w:hAnsi="Times"/>
              </w:rPr>
            </w:pPr>
            <w:r>
              <w:rPr>
                <w:rFonts w:ascii="Times" w:eastAsia="宋体" w:hAnsi="Times" w:hint="eastAsia"/>
              </w:rPr>
              <w:t>响应</w:t>
            </w:r>
          </w:p>
        </w:tc>
        <w:tc>
          <w:tcPr>
            <w:tcW w:w="4212" w:type="dxa"/>
          </w:tcPr>
          <w:p w14:paraId="71CA7054" w14:textId="77777777" w:rsidR="0073245C" w:rsidRDefault="00A33A88">
            <w:pPr>
              <w:rPr>
                <w:rFonts w:ascii="Times" w:eastAsia="宋体" w:hAnsi="Times"/>
              </w:rPr>
            </w:pPr>
            <w:r>
              <w:rPr>
                <w:rFonts w:ascii="Times" w:eastAsia="宋体" w:hAnsi="Times" w:hint="eastAsia"/>
              </w:rPr>
              <w:t>Node.</w:t>
            </w:r>
            <w:r>
              <w:rPr>
                <w:rFonts w:ascii="Times" w:eastAsia="宋体" w:hAnsi="Times"/>
              </w:rPr>
              <w:t>j</w:t>
            </w:r>
            <w:r>
              <w:rPr>
                <w:rFonts w:ascii="Times" w:eastAsia="宋体" w:hAnsi="Times" w:hint="eastAsia"/>
              </w:rPr>
              <w:t>s</w:t>
            </w:r>
            <w:r>
              <w:rPr>
                <w:rFonts w:ascii="Times" w:eastAsia="宋体" w:hAnsi="Times" w:hint="eastAsia"/>
              </w:rPr>
              <w:t>通过</w:t>
            </w:r>
            <w:r>
              <w:rPr>
                <w:rFonts w:ascii="Times" w:eastAsia="宋体" w:hAnsi="Times" w:hint="eastAsia"/>
              </w:rPr>
              <w:t>catch/exception</w:t>
            </w:r>
            <w:r>
              <w:rPr>
                <w:rFonts w:ascii="Times" w:eastAsia="宋体" w:hAnsi="Times" w:hint="eastAsia"/>
              </w:rPr>
              <w:t>机制来通知开发者出现异常</w:t>
            </w:r>
          </w:p>
        </w:tc>
      </w:tr>
      <w:tr w:rsidR="0073245C" w14:paraId="45722ECD" w14:textId="77777777">
        <w:trPr>
          <w:trHeight w:val="375"/>
        </w:trPr>
        <w:tc>
          <w:tcPr>
            <w:tcW w:w="4212" w:type="dxa"/>
          </w:tcPr>
          <w:p w14:paraId="1B59FE2E" w14:textId="77777777" w:rsidR="0073245C" w:rsidRDefault="00A33A88">
            <w:pPr>
              <w:rPr>
                <w:rFonts w:ascii="Times" w:eastAsia="宋体" w:hAnsi="Times"/>
              </w:rPr>
            </w:pPr>
            <w:r>
              <w:rPr>
                <w:rFonts w:ascii="Times" w:eastAsia="宋体" w:hAnsi="Times" w:hint="eastAsia"/>
              </w:rPr>
              <w:t>响应度量</w:t>
            </w:r>
          </w:p>
        </w:tc>
        <w:tc>
          <w:tcPr>
            <w:tcW w:w="4212" w:type="dxa"/>
          </w:tcPr>
          <w:p w14:paraId="6678DAE3" w14:textId="77777777" w:rsidR="0073245C" w:rsidRDefault="00A33A88">
            <w:pPr>
              <w:rPr>
                <w:rFonts w:ascii="Times" w:eastAsia="宋体" w:hAnsi="Times"/>
              </w:rPr>
            </w:pPr>
            <w:r>
              <w:rPr>
                <w:rFonts w:ascii="Times" w:eastAsia="宋体" w:hAnsi="Times" w:hint="eastAsia"/>
              </w:rPr>
              <w:t>容错成功的概率</w:t>
            </w:r>
          </w:p>
        </w:tc>
      </w:tr>
    </w:tbl>
    <w:p w14:paraId="487A3D5F" w14:textId="77777777" w:rsidR="0073245C" w:rsidRDefault="0073245C">
      <w:pPr>
        <w:widowControl/>
        <w:spacing w:line="360" w:lineRule="auto"/>
        <w:ind w:firstLineChars="200" w:firstLine="420"/>
        <w:jc w:val="left"/>
        <w:rPr>
          <w:rFonts w:ascii="Times" w:eastAsia="宋体" w:hAnsi="Times" w:cs="宋体"/>
          <w:kern w:val="0"/>
          <w:szCs w:val="21"/>
        </w:rPr>
      </w:pPr>
    </w:p>
    <w:p w14:paraId="1491499E" w14:textId="77777777" w:rsidR="0073245C" w:rsidRDefault="00A33A88">
      <w:pPr>
        <w:pStyle w:val="13"/>
        <w:widowControl/>
        <w:numPr>
          <w:ilvl w:val="1"/>
          <w:numId w:val="1"/>
        </w:numPr>
        <w:spacing w:line="360" w:lineRule="auto"/>
        <w:ind w:firstLineChars="0"/>
        <w:jc w:val="left"/>
        <w:outlineLvl w:val="1"/>
        <w:rPr>
          <w:rFonts w:ascii="Times" w:eastAsia="宋体" w:hAnsi="Times"/>
          <w:b/>
          <w:sz w:val="32"/>
          <w:szCs w:val="32"/>
        </w:rPr>
      </w:pPr>
      <w:bookmarkStart w:id="766" w:name="_Toc480713722"/>
      <w:bookmarkStart w:id="767" w:name="_Toc481620517"/>
      <w:r>
        <w:rPr>
          <w:rFonts w:ascii="Times" w:eastAsia="宋体" w:hAnsi="Times" w:hint="eastAsia"/>
          <w:b/>
          <w:sz w:val="32"/>
          <w:szCs w:val="32"/>
        </w:rPr>
        <w:t>可扩展性</w:t>
      </w:r>
      <w:bookmarkEnd w:id="766"/>
      <w:bookmarkEnd w:id="767"/>
    </w:p>
    <w:p w14:paraId="24C1FFA7" w14:textId="77777777" w:rsidR="0073245C" w:rsidRDefault="00A33A88">
      <w:pPr>
        <w:widowControl/>
        <w:spacing w:line="360" w:lineRule="auto"/>
        <w:ind w:firstLineChars="200" w:firstLine="420"/>
        <w:jc w:val="left"/>
        <w:rPr>
          <w:rFonts w:ascii="Times" w:eastAsia="宋体" w:hAnsi="Times" w:cs="宋体"/>
          <w:kern w:val="0"/>
          <w:szCs w:val="21"/>
        </w:rPr>
      </w:pPr>
      <w:r>
        <w:rPr>
          <w:rFonts w:ascii="Times" w:eastAsia="宋体" w:hAnsi="Times" w:cs="宋体" w:hint="eastAsia"/>
          <w:kern w:val="0"/>
          <w:szCs w:val="21"/>
        </w:rPr>
        <w:t>开发者可根据自己的需求编写相应的功能模块放入核心模块中。</w:t>
      </w:r>
    </w:p>
    <w:p w14:paraId="4179678F" w14:textId="77777777" w:rsidR="0073245C" w:rsidRDefault="00A33A88">
      <w:pPr>
        <w:widowControl/>
        <w:spacing w:line="360" w:lineRule="auto"/>
        <w:ind w:firstLineChars="200" w:firstLine="420"/>
        <w:jc w:val="center"/>
        <w:rPr>
          <w:rFonts w:ascii="Times" w:eastAsia="宋体" w:hAnsi="Times" w:cs="宋体"/>
          <w:kern w:val="0"/>
          <w:szCs w:val="21"/>
        </w:rPr>
      </w:pPr>
      <w:r>
        <w:rPr>
          <w:rFonts w:ascii="Times" w:eastAsia="宋体" w:hAnsi="Times" w:cs="宋体" w:hint="eastAsia"/>
          <w:kern w:val="0"/>
          <w:szCs w:val="21"/>
        </w:rPr>
        <w:t>表</w:t>
      </w:r>
      <w:r>
        <w:rPr>
          <w:rFonts w:ascii="Times" w:eastAsia="宋体" w:hAnsi="Times" w:cs="宋体" w:hint="eastAsia"/>
          <w:kern w:val="0"/>
          <w:szCs w:val="21"/>
        </w:rPr>
        <w:t>6.4</w:t>
      </w:r>
      <w:r>
        <w:rPr>
          <w:rFonts w:ascii="Times" w:eastAsia="宋体" w:hAnsi="Times" w:cs="宋体"/>
          <w:kern w:val="0"/>
          <w:szCs w:val="21"/>
        </w:rPr>
        <w:t xml:space="preserve"> </w:t>
      </w:r>
      <w:r>
        <w:rPr>
          <w:rFonts w:ascii="Times" w:eastAsia="宋体" w:hAnsi="Times" w:cs="宋体" w:hint="eastAsia"/>
          <w:kern w:val="0"/>
          <w:szCs w:val="21"/>
        </w:rPr>
        <w:t>可扩展性用例描述</w:t>
      </w:r>
    </w:p>
    <w:tbl>
      <w:tblPr>
        <w:tblStyle w:val="ad"/>
        <w:tblW w:w="8424" w:type="dxa"/>
        <w:tblLayout w:type="fixed"/>
        <w:tblLook w:val="04A0" w:firstRow="1" w:lastRow="0" w:firstColumn="1" w:lastColumn="0" w:noHBand="0" w:noVBand="1"/>
      </w:tblPr>
      <w:tblGrid>
        <w:gridCol w:w="4212"/>
        <w:gridCol w:w="4212"/>
      </w:tblGrid>
      <w:tr w:rsidR="0073245C" w14:paraId="3A3F8182" w14:textId="77777777">
        <w:trPr>
          <w:trHeight w:val="375"/>
        </w:trPr>
        <w:tc>
          <w:tcPr>
            <w:tcW w:w="4212" w:type="dxa"/>
          </w:tcPr>
          <w:p w14:paraId="6986B422" w14:textId="77777777" w:rsidR="0073245C" w:rsidRDefault="00A33A88">
            <w:pPr>
              <w:rPr>
                <w:rFonts w:ascii="Times" w:eastAsia="宋体" w:hAnsi="Times"/>
              </w:rPr>
            </w:pPr>
            <w:r>
              <w:rPr>
                <w:rFonts w:ascii="Times" w:eastAsia="宋体" w:hAnsi="Times" w:hint="eastAsia"/>
              </w:rPr>
              <w:t>场景</w:t>
            </w:r>
          </w:p>
        </w:tc>
        <w:tc>
          <w:tcPr>
            <w:tcW w:w="4212" w:type="dxa"/>
          </w:tcPr>
          <w:p w14:paraId="6FB97EB9" w14:textId="77777777" w:rsidR="0073245C" w:rsidRDefault="00A33A88">
            <w:pPr>
              <w:rPr>
                <w:rFonts w:ascii="Times" w:eastAsia="宋体" w:hAnsi="Times"/>
              </w:rPr>
            </w:pPr>
            <w:r>
              <w:rPr>
                <w:rFonts w:ascii="Times" w:eastAsia="宋体" w:hAnsi="Times" w:hint="eastAsia"/>
              </w:rPr>
              <w:t>可能的值</w:t>
            </w:r>
          </w:p>
        </w:tc>
      </w:tr>
      <w:tr w:rsidR="0073245C" w14:paraId="4F1EF038" w14:textId="77777777">
        <w:trPr>
          <w:trHeight w:val="375"/>
        </w:trPr>
        <w:tc>
          <w:tcPr>
            <w:tcW w:w="4212" w:type="dxa"/>
          </w:tcPr>
          <w:p w14:paraId="31582D45" w14:textId="77777777" w:rsidR="0073245C" w:rsidRDefault="00A33A88">
            <w:pPr>
              <w:rPr>
                <w:rFonts w:ascii="Times" w:eastAsia="宋体" w:hAnsi="Times"/>
              </w:rPr>
            </w:pPr>
            <w:r>
              <w:rPr>
                <w:rFonts w:ascii="Times" w:eastAsia="宋体" w:hAnsi="Times" w:hint="eastAsia"/>
              </w:rPr>
              <w:t>源</w:t>
            </w:r>
          </w:p>
        </w:tc>
        <w:tc>
          <w:tcPr>
            <w:tcW w:w="4212" w:type="dxa"/>
          </w:tcPr>
          <w:p w14:paraId="1ECD9020" w14:textId="77777777" w:rsidR="0073245C" w:rsidRDefault="00A33A88">
            <w:pPr>
              <w:rPr>
                <w:rFonts w:ascii="Times" w:eastAsia="宋体" w:hAnsi="Times"/>
              </w:rPr>
            </w:pPr>
            <w:r>
              <w:rPr>
                <w:rFonts w:ascii="Times" w:eastAsia="宋体" w:hAnsi="Times" w:hint="eastAsia"/>
              </w:rPr>
              <w:t>Web</w:t>
            </w:r>
            <w:r>
              <w:rPr>
                <w:rFonts w:ascii="Times" w:eastAsia="宋体" w:hAnsi="Times" w:hint="eastAsia"/>
              </w:rPr>
              <w:t>开发人员</w:t>
            </w:r>
          </w:p>
        </w:tc>
      </w:tr>
      <w:tr w:rsidR="0073245C" w14:paraId="0FC410CF" w14:textId="77777777">
        <w:trPr>
          <w:trHeight w:val="375"/>
        </w:trPr>
        <w:tc>
          <w:tcPr>
            <w:tcW w:w="4212" w:type="dxa"/>
          </w:tcPr>
          <w:p w14:paraId="70F270F4" w14:textId="77777777" w:rsidR="0073245C" w:rsidRDefault="00A33A88">
            <w:pPr>
              <w:rPr>
                <w:rFonts w:ascii="Times" w:eastAsia="宋体" w:hAnsi="Times"/>
              </w:rPr>
            </w:pPr>
            <w:r>
              <w:rPr>
                <w:rFonts w:ascii="Times" w:eastAsia="宋体" w:hAnsi="Times" w:hint="eastAsia"/>
              </w:rPr>
              <w:t>刺激</w:t>
            </w:r>
          </w:p>
        </w:tc>
        <w:tc>
          <w:tcPr>
            <w:tcW w:w="4212" w:type="dxa"/>
          </w:tcPr>
          <w:p w14:paraId="1FE42DF7" w14:textId="77777777" w:rsidR="0073245C" w:rsidRDefault="00A33A88">
            <w:pPr>
              <w:rPr>
                <w:rFonts w:ascii="Times" w:eastAsia="宋体" w:hAnsi="Times"/>
              </w:rPr>
            </w:pPr>
            <w:r>
              <w:rPr>
                <w:rFonts w:ascii="Times" w:eastAsia="宋体" w:hAnsi="Times" w:hint="eastAsia"/>
              </w:rPr>
              <w:t>有添加功能或改进功能的需求</w:t>
            </w:r>
          </w:p>
        </w:tc>
      </w:tr>
      <w:tr w:rsidR="0073245C" w14:paraId="43BC7655" w14:textId="77777777">
        <w:trPr>
          <w:trHeight w:val="375"/>
        </w:trPr>
        <w:tc>
          <w:tcPr>
            <w:tcW w:w="4212" w:type="dxa"/>
          </w:tcPr>
          <w:p w14:paraId="6FC591E3" w14:textId="77777777" w:rsidR="0073245C" w:rsidRDefault="00A33A88">
            <w:pPr>
              <w:rPr>
                <w:rFonts w:ascii="Times" w:eastAsia="宋体" w:hAnsi="Times"/>
              </w:rPr>
            </w:pPr>
            <w:r>
              <w:rPr>
                <w:rFonts w:ascii="Times" w:eastAsia="宋体" w:hAnsi="Times" w:hint="eastAsia"/>
              </w:rPr>
              <w:t>制品</w:t>
            </w:r>
          </w:p>
        </w:tc>
        <w:tc>
          <w:tcPr>
            <w:tcW w:w="4212" w:type="dxa"/>
          </w:tcPr>
          <w:p w14:paraId="097AB69E" w14:textId="77777777" w:rsidR="0073245C" w:rsidRDefault="00A33A88">
            <w:pPr>
              <w:rPr>
                <w:rFonts w:ascii="Times" w:eastAsia="宋体" w:hAnsi="Times"/>
              </w:rPr>
            </w:pPr>
            <w:r>
              <w:rPr>
                <w:rFonts w:ascii="Times" w:eastAsia="宋体" w:hAnsi="Times" w:hint="eastAsia"/>
              </w:rPr>
              <w:t>扩展模块</w:t>
            </w:r>
          </w:p>
        </w:tc>
      </w:tr>
      <w:tr w:rsidR="0073245C" w14:paraId="069EFEDD" w14:textId="77777777">
        <w:trPr>
          <w:trHeight w:val="375"/>
        </w:trPr>
        <w:tc>
          <w:tcPr>
            <w:tcW w:w="4212" w:type="dxa"/>
          </w:tcPr>
          <w:p w14:paraId="301477CB" w14:textId="77777777" w:rsidR="0073245C" w:rsidRDefault="00A33A88">
            <w:pPr>
              <w:rPr>
                <w:rFonts w:ascii="Times" w:eastAsia="宋体" w:hAnsi="Times"/>
              </w:rPr>
            </w:pPr>
            <w:r>
              <w:rPr>
                <w:rFonts w:ascii="Times" w:eastAsia="宋体" w:hAnsi="Times" w:hint="eastAsia"/>
              </w:rPr>
              <w:t>环境</w:t>
            </w:r>
          </w:p>
        </w:tc>
        <w:tc>
          <w:tcPr>
            <w:tcW w:w="4212" w:type="dxa"/>
          </w:tcPr>
          <w:p w14:paraId="1C446337" w14:textId="77777777" w:rsidR="0073245C" w:rsidRDefault="00A33A88">
            <w:pPr>
              <w:rPr>
                <w:rFonts w:ascii="Times" w:eastAsia="宋体" w:hAnsi="Times"/>
              </w:rPr>
            </w:pPr>
            <w:r>
              <w:rPr>
                <w:rFonts w:ascii="Times" w:eastAsia="宋体" w:hAnsi="Times" w:hint="eastAsia"/>
              </w:rPr>
              <w:t>在设计时、开发时、编译时</w:t>
            </w:r>
          </w:p>
        </w:tc>
      </w:tr>
      <w:tr w:rsidR="0073245C" w14:paraId="0B73DA84" w14:textId="77777777">
        <w:trPr>
          <w:trHeight w:val="375"/>
        </w:trPr>
        <w:tc>
          <w:tcPr>
            <w:tcW w:w="4212" w:type="dxa"/>
          </w:tcPr>
          <w:p w14:paraId="1CA41B83" w14:textId="77777777" w:rsidR="0073245C" w:rsidRDefault="00A33A88">
            <w:pPr>
              <w:rPr>
                <w:rFonts w:ascii="Times" w:eastAsia="宋体" w:hAnsi="Times"/>
              </w:rPr>
            </w:pPr>
            <w:r>
              <w:rPr>
                <w:rFonts w:ascii="Times" w:eastAsia="宋体" w:hAnsi="Times" w:hint="eastAsia"/>
              </w:rPr>
              <w:t>响应</w:t>
            </w:r>
          </w:p>
        </w:tc>
        <w:tc>
          <w:tcPr>
            <w:tcW w:w="4212" w:type="dxa"/>
          </w:tcPr>
          <w:p w14:paraId="5EC01F0B" w14:textId="77777777" w:rsidR="0073245C" w:rsidRDefault="00A33A88">
            <w:pPr>
              <w:rPr>
                <w:rFonts w:ascii="Times" w:eastAsia="宋体" w:hAnsi="Times"/>
              </w:rPr>
            </w:pPr>
            <w:r>
              <w:rPr>
                <w:rFonts w:ascii="Times" w:eastAsia="宋体" w:hAnsi="Times" w:hint="eastAsia"/>
              </w:rPr>
              <w:t>Node.</w:t>
            </w:r>
            <w:r>
              <w:rPr>
                <w:rFonts w:ascii="Times" w:eastAsia="宋体" w:hAnsi="Times"/>
              </w:rPr>
              <w:t>js</w:t>
            </w:r>
            <w:r>
              <w:rPr>
                <w:rFonts w:ascii="Times" w:eastAsia="宋体" w:hAnsi="Times" w:hint="eastAsia"/>
              </w:rPr>
              <w:t>应该提供可扩展模块的接口、编写规范、以及加载、运行方法</w:t>
            </w:r>
          </w:p>
        </w:tc>
      </w:tr>
      <w:tr w:rsidR="0073245C" w14:paraId="303C39EE" w14:textId="77777777">
        <w:trPr>
          <w:trHeight w:val="375"/>
        </w:trPr>
        <w:tc>
          <w:tcPr>
            <w:tcW w:w="4212" w:type="dxa"/>
          </w:tcPr>
          <w:p w14:paraId="7692B48B" w14:textId="77777777" w:rsidR="0073245C" w:rsidRDefault="00A33A88">
            <w:pPr>
              <w:rPr>
                <w:rFonts w:ascii="Times" w:eastAsia="宋体" w:hAnsi="Times"/>
              </w:rPr>
            </w:pPr>
            <w:r>
              <w:rPr>
                <w:rFonts w:ascii="Times" w:eastAsia="宋体" w:hAnsi="Times" w:hint="eastAsia"/>
              </w:rPr>
              <w:t>响应度量</w:t>
            </w:r>
          </w:p>
        </w:tc>
        <w:tc>
          <w:tcPr>
            <w:tcW w:w="4212" w:type="dxa"/>
          </w:tcPr>
          <w:p w14:paraId="75253A58" w14:textId="77777777" w:rsidR="0073245C" w:rsidRDefault="00A33A88">
            <w:pPr>
              <w:rPr>
                <w:rFonts w:ascii="Times" w:eastAsia="宋体" w:hAnsi="Times"/>
              </w:rPr>
            </w:pPr>
            <w:r>
              <w:rPr>
                <w:rFonts w:ascii="Times" w:eastAsia="宋体" w:hAnsi="Times" w:hint="eastAsia"/>
              </w:rPr>
              <w:t>规范的可扩展模块可执行的概率</w:t>
            </w:r>
          </w:p>
        </w:tc>
      </w:tr>
    </w:tbl>
    <w:p w14:paraId="118731F6" w14:textId="77777777" w:rsidR="0073245C" w:rsidRDefault="0073245C">
      <w:pPr>
        <w:widowControl/>
        <w:spacing w:line="360" w:lineRule="auto"/>
        <w:ind w:firstLineChars="200" w:firstLine="420"/>
        <w:jc w:val="left"/>
        <w:rPr>
          <w:rFonts w:ascii="Times" w:eastAsia="宋体" w:hAnsi="Times" w:cs="宋体"/>
          <w:kern w:val="0"/>
          <w:szCs w:val="21"/>
        </w:rPr>
      </w:pPr>
    </w:p>
    <w:p w14:paraId="0A945D52" w14:textId="77777777" w:rsidR="0073245C" w:rsidRDefault="00A33A88">
      <w:pPr>
        <w:pStyle w:val="13"/>
        <w:widowControl/>
        <w:numPr>
          <w:ilvl w:val="0"/>
          <w:numId w:val="1"/>
        </w:numPr>
        <w:spacing w:line="360" w:lineRule="auto"/>
        <w:ind w:firstLineChars="0"/>
        <w:jc w:val="left"/>
        <w:outlineLvl w:val="0"/>
        <w:rPr>
          <w:rFonts w:ascii="Times" w:eastAsia="宋体" w:hAnsi="Times"/>
          <w:b/>
          <w:sz w:val="44"/>
          <w:szCs w:val="44"/>
        </w:rPr>
      </w:pPr>
      <w:bookmarkStart w:id="768" w:name="_Toc480713723"/>
      <w:bookmarkStart w:id="769" w:name="_Toc481620518"/>
      <w:r>
        <w:rPr>
          <w:rFonts w:ascii="Times" w:eastAsia="宋体" w:hAnsi="Times" w:hint="eastAsia"/>
          <w:b/>
          <w:sz w:val="44"/>
          <w:szCs w:val="44"/>
        </w:rPr>
        <w:t>运行需求</w:t>
      </w:r>
      <w:bookmarkEnd w:id="768"/>
      <w:bookmarkEnd w:id="769"/>
    </w:p>
    <w:p w14:paraId="78CCDA0B" w14:textId="77777777" w:rsidR="0073245C" w:rsidRDefault="00A33A88">
      <w:pPr>
        <w:pStyle w:val="13"/>
        <w:widowControl/>
        <w:numPr>
          <w:ilvl w:val="1"/>
          <w:numId w:val="1"/>
        </w:numPr>
        <w:spacing w:line="360" w:lineRule="auto"/>
        <w:ind w:firstLineChars="0"/>
        <w:jc w:val="left"/>
        <w:outlineLvl w:val="1"/>
        <w:rPr>
          <w:rFonts w:ascii="Times" w:eastAsia="宋体" w:hAnsi="Times"/>
          <w:b/>
          <w:sz w:val="32"/>
          <w:szCs w:val="32"/>
        </w:rPr>
      </w:pPr>
      <w:bookmarkStart w:id="770" w:name="_Toc480713724"/>
      <w:bookmarkStart w:id="771" w:name="_Toc481620519"/>
      <w:r>
        <w:rPr>
          <w:rFonts w:ascii="Times" w:eastAsia="宋体" w:hAnsi="Times" w:hint="eastAsia"/>
          <w:b/>
          <w:sz w:val="32"/>
          <w:szCs w:val="32"/>
        </w:rPr>
        <w:t>硬件接口</w:t>
      </w:r>
      <w:bookmarkEnd w:id="770"/>
      <w:bookmarkEnd w:id="771"/>
    </w:p>
    <w:p w14:paraId="65D5CE3B" w14:textId="77777777" w:rsidR="0073245C" w:rsidRDefault="00A33A88">
      <w:pPr>
        <w:widowControl/>
        <w:spacing w:line="360" w:lineRule="auto"/>
        <w:ind w:firstLineChars="200" w:firstLine="420"/>
        <w:jc w:val="left"/>
        <w:rPr>
          <w:rFonts w:ascii="Times" w:eastAsia="宋体" w:hAnsi="Times" w:cs="宋体"/>
          <w:kern w:val="0"/>
          <w:szCs w:val="21"/>
        </w:rPr>
      </w:pPr>
      <w:r>
        <w:rPr>
          <w:rFonts w:ascii="Times" w:eastAsia="宋体" w:hAnsi="Times" w:cs="宋体" w:hint="eastAsia"/>
          <w:kern w:val="0"/>
          <w:szCs w:val="21"/>
        </w:rPr>
        <w:t>官方暂无明确要求</w:t>
      </w:r>
    </w:p>
    <w:p w14:paraId="56559F8C" w14:textId="77777777" w:rsidR="0073245C" w:rsidRDefault="00A33A88">
      <w:pPr>
        <w:pStyle w:val="13"/>
        <w:widowControl/>
        <w:numPr>
          <w:ilvl w:val="1"/>
          <w:numId w:val="1"/>
        </w:numPr>
        <w:spacing w:line="360" w:lineRule="auto"/>
        <w:ind w:firstLineChars="0"/>
        <w:jc w:val="left"/>
        <w:outlineLvl w:val="1"/>
        <w:rPr>
          <w:rFonts w:ascii="Times" w:eastAsia="宋体" w:hAnsi="Times"/>
          <w:b/>
          <w:sz w:val="32"/>
          <w:szCs w:val="32"/>
        </w:rPr>
      </w:pPr>
      <w:bookmarkStart w:id="772" w:name="_Toc480713725"/>
      <w:bookmarkStart w:id="773" w:name="_Toc481620520"/>
      <w:r>
        <w:rPr>
          <w:rFonts w:ascii="Times" w:eastAsia="宋体" w:hAnsi="Times" w:hint="eastAsia"/>
          <w:b/>
          <w:sz w:val="32"/>
          <w:szCs w:val="32"/>
        </w:rPr>
        <w:t>软件接口</w:t>
      </w:r>
      <w:bookmarkEnd w:id="772"/>
      <w:bookmarkEnd w:id="773"/>
    </w:p>
    <w:p w14:paraId="2DD6B034" w14:textId="77777777" w:rsidR="0073245C" w:rsidRDefault="00A33A88">
      <w:pPr>
        <w:widowControl/>
        <w:spacing w:line="360" w:lineRule="auto"/>
        <w:ind w:firstLineChars="200" w:firstLine="420"/>
        <w:jc w:val="left"/>
        <w:rPr>
          <w:rFonts w:ascii="Times" w:eastAsia="宋体" w:hAnsi="Times" w:cs="宋体"/>
          <w:kern w:val="0"/>
          <w:szCs w:val="21"/>
        </w:rPr>
      </w:pPr>
      <w:r>
        <w:rPr>
          <w:rFonts w:ascii="Times" w:eastAsia="宋体" w:hAnsi="Times" w:cs="宋体" w:hint="eastAsia"/>
          <w:kern w:val="0"/>
          <w:szCs w:val="21"/>
        </w:rPr>
        <w:t>官方暂无明确要求</w:t>
      </w:r>
    </w:p>
    <w:p w14:paraId="20327569" w14:textId="77777777" w:rsidR="0073245C" w:rsidRDefault="00A33A88">
      <w:pPr>
        <w:pStyle w:val="13"/>
        <w:widowControl/>
        <w:numPr>
          <w:ilvl w:val="0"/>
          <w:numId w:val="1"/>
        </w:numPr>
        <w:ind w:firstLineChars="0"/>
        <w:jc w:val="left"/>
        <w:outlineLvl w:val="0"/>
        <w:rPr>
          <w:rFonts w:ascii="Times" w:eastAsia="宋体" w:hAnsi="Times"/>
          <w:b/>
          <w:sz w:val="44"/>
          <w:szCs w:val="44"/>
        </w:rPr>
      </w:pPr>
      <w:bookmarkStart w:id="774" w:name="_Toc480713726"/>
      <w:bookmarkStart w:id="775" w:name="_Toc481620521"/>
      <w:r>
        <w:rPr>
          <w:rFonts w:ascii="Times" w:eastAsia="宋体" w:hAnsi="Times" w:hint="eastAsia"/>
          <w:b/>
          <w:sz w:val="44"/>
          <w:szCs w:val="44"/>
        </w:rPr>
        <w:t>应用场景</w:t>
      </w:r>
      <w:bookmarkEnd w:id="774"/>
      <w:bookmarkEnd w:id="775"/>
    </w:p>
    <w:p w14:paraId="4ACF11AA" w14:textId="77777777" w:rsidR="0073245C" w:rsidRDefault="00A33A88">
      <w:pPr>
        <w:pStyle w:val="13"/>
        <w:widowControl/>
        <w:ind w:firstLineChars="0" w:firstLine="0"/>
        <w:jc w:val="left"/>
        <w:outlineLvl w:val="1"/>
        <w:rPr>
          <w:rFonts w:ascii="Times" w:eastAsia="宋体" w:hAnsi="Times"/>
          <w:b/>
          <w:sz w:val="32"/>
          <w:szCs w:val="32"/>
        </w:rPr>
      </w:pPr>
      <w:bookmarkStart w:id="776" w:name="_Toc480713727"/>
      <w:bookmarkStart w:id="777" w:name="_Toc481620522"/>
      <w:r>
        <w:rPr>
          <w:rFonts w:ascii="Times" w:eastAsia="宋体" w:hAnsi="Times" w:hint="eastAsia"/>
          <w:b/>
          <w:sz w:val="32"/>
          <w:szCs w:val="32"/>
        </w:rPr>
        <w:t xml:space="preserve">I/O </w:t>
      </w:r>
      <w:r>
        <w:rPr>
          <w:rFonts w:ascii="Times" w:eastAsia="宋体" w:hAnsi="Times" w:hint="eastAsia"/>
          <w:b/>
          <w:sz w:val="32"/>
          <w:szCs w:val="32"/>
        </w:rPr>
        <w:t>密集型</w:t>
      </w:r>
      <w:bookmarkEnd w:id="776"/>
      <w:bookmarkEnd w:id="777"/>
    </w:p>
    <w:p w14:paraId="04E57C68" w14:textId="77777777" w:rsidR="0073245C" w:rsidRDefault="00A33A88">
      <w:pPr>
        <w:widowControl/>
        <w:spacing w:line="360" w:lineRule="auto"/>
        <w:ind w:firstLineChars="200" w:firstLine="420"/>
        <w:jc w:val="left"/>
        <w:rPr>
          <w:rFonts w:ascii="Times" w:eastAsia="宋体" w:hAnsi="Times"/>
          <w:color w:val="000000"/>
          <w:szCs w:val="21"/>
          <w:shd w:val="clear" w:color="auto" w:fill="FFFFFF"/>
        </w:rPr>
      </w:pPr>
      <w:r>
        <w:rPr>
          <w:rFonts w:ascii="Times" w:eastAsia="宋体" w:hAnsi="Times" w:hint="eastAsia"/>
          <w:color w:val="000000"/>
          <w:szCs w:val="21"/>
          <w:shd w:val="clear" w:color="auto" w:fill="FFFFFF"/>
        </w:rPr>
        <w:t>从单线程的角度来说，</w:t>
      </w:r>
      <w:r>
        <w:rPr>
          <w:rFonts w:ascii="Times" w:eastAsia="宋体" w:hAnsi="Times" w:hint="eastAsia"/>
          <w:color w:val="000000"/>
          <w:szCs w:val="21"/>
          <w:shd w:val="clear" w:color="auto" w:fill="FFFFFF"/>
        </w:rPr>
        <w:t>Node</w:t>
      </w:r>
      <w:r>
        <w:rPr>
          <w:rFonts w:ascii="Times" w:eastAsia="宋体" w:hAnsi="Times" w:hint="eastAsia"/>
          <w:color w:val="000000"/>
          <w:szCs w:val="21"/>
          <w:shd w:val="clear" w:color="auto" w:fill="FFFFFF"/>
        </w:rPr>
        <w:t>处理</w:t>
      </w:r>
      <w:r>
        <w:rPr>
          <w:rFonts w:ascii="Times" w:eastAsia="宋体" w:hAnsi="Times" w:hint="eastAsia"/>
          <w:color w:val="000000"/>
          <w:szCs w:val="21"/>
          <w:shd w:val="clear" w:color="auto" w:fill="FFFFFF"/>
        </w:rPr>
        <w:t>I/O</w:t>
      </w:r>
      <w:r>
        <w:rPr>
          <w:rFonts w:ascii="Times" w:eastAsia="宋体" w:hAnsi="Times" w:hint="eastAsia"/>
          <w:color w:val="000000"/>
          <w:szCs w:val="21"/>
          <w:shd w:val="clear" w:color="auto" w:fill="FFFFFF"/>
        </w:rPr>
        <w:t>的能力是很出色的。</w:t>
      </w:r>
      <w:r>
        <w:rPr>
          <w:rFonts w:ascii="Times" w:eastAsia="宋体" w:hAnsi="Times" w:hint="eastAsia"/>
          <w:color w:val="000000"/>
          <w:szCs w:val="21"/>
          <w:shd w:val="clear" w:color="auto" w:fill="FFFFFF"/>
        </w:rPr>
        <w:t>Node</w:t>
      </w:r>
      <w:r>
        <w:rPr>
          <w:rFonts w:ascii="Times" w:eastAsia="宋体" w:hAnsi="Times" w:hint="eastAsia"/>
          <w:color w:val="000000"/>
          <w:szCs w:val="21"/>
          <w:shd w:val="clear" w:color="auto" w:fill="FFFFFF"/>
        </w:rPr>
        <w:t>面向网络且擅长并行</w:t>
      </w:r>
      <w:r>
        <w:rPr>
          <w:rFonts w:ascii="Times" w:eastAsia="宋体" w:hAnsi="Times" w:hint="eastAsia"/>
          <w:color w:val="000000"/>
          <w:szCs w:val="21"/>
          <w:shd w:val="clear" w:color="auto" w:fill="FFFFFF"/>
        </w:rPr>
        <w:t>I/O</w:t>
      </w:r>
      <w:r>
        <w:rPr>
          <w:rFonts w:ascii="Times" w:eastAsia="宋体" w:hAnsi="Times" w:hint="eastAsia"/>
          <w:color w:val="000000"/>
          <w:szCs w:val="21"/>
          <w:shd w:val="clear" w:color="auto" w:fill="FFFFFF"/>
        </w:rPr>
        <w:t>，能够有效地组织起更多的硬件资源，从而提供更多好的服务。</w:t>
      </w:r>
      <w:r>
        <w:rPr>
          <w:rFonts w:ascii="Times" w:eastAsia="宋体" w:hAnsi="Times" w:hint="eastAsia"/>
          <w:color w:val="000000"/>
          <w:szCs w:val="21"/>
          <w:shd w:val="clear" w:color="auto" w:fill="FFFFFF"/>
        </w:rPr>
        <w:t>I/O</w:t>
      </w:r>
      <w:r>
        <w:rPr>
          <w:rFonts w:ascii="Times" w:eastAsia="宋体" w:hAnsi="Times" w:hint="eastAsia"/>
          <w:color w:val="000000"/>
          <w:szCs w:val="21"/>
          <w:shd w:val="clear" w:color="auto" w:fill="FFFFFF"/>
        </w:rPr>
        <w:t>密集的优势主要在</w:t>
      </w:r>
      <w:r>
        <w:rPr>
          <w:rFonts w:ascii="Times" w:eastAsia="宋体" w:hAnsi="Times" w:hint="eastAsia"/>
          <w:color w:val="000000"/>
          <w:szCs w:val="21"/>
          <w:shd w:val="clear" w:color="auto" w:fill="FFFFFF"/>
        </w:rPr>
        <w:lastRenderedPageBreak/>
        <w:t>于</w:t>
      </w:r>
      <w:r>
        <w:rPr>
          <w:rFonts w:ascii="Times" w:eastAsia="宋体" w:hAnsi="Times" w:hint="eastAsia"/>
          <w:color w:val="000000"/>
          <w:szCs w:val="21"/>
          <w:shd w:val="clear" w:color="auto" w:fill="FFFFFF"/>
        </w:rPr>
        <w:t>Node</w:t>
      </w:r>
      <w:r>
        <w:rPr>
          <w:rFonts w:ascii="Times" w:eastAsia="宋体" w:hAnsi="Times" w:hint="eastAsia"/>
          <w:color w:val="000000"/>
          <w:szCs w:val="21"/>
          <w:shd w:val="clear" w:color="auto" w:fill="FFFFFF"/>
        </w:rPr>
        <w:t>利用事件循环的处理能力，而不是启动每一个线程为每一个请求服务，资源占用极少。</w:t>
      </w:r>
    </w:p>
    <w:p w14:paraId="72E2467E" w14:textId="6CB81C76" w:rsidR="0073245C" w:rsidRDefault="00A33A88">
      <w:pPr>
        <w:widowControl/>
        <w:spacing w:afterLines="100" w:after="312" w:line="360" w:lineRule="auto"/>
        <w:ind w:firstLineChars="200" w:firstLine="420"/>
        <w:jc w:val="left"/>
        <w:rPr>
          <w:ins w:id="778" w:author="谭伟良三" w:date="2017-05-03T16:46:00Z"/>
          <w:rFonts w:ascii="Times" w:eastAsia="宋体" w:hAnsi="Times"/>
          <w:color w:val="000000"/>
          <w:szCs w:val="21"/>
          <w:shd w:val="clear" w:color="auto" w:fill="FFFFFF"/>
        </w:rPr>
        <w:pPrChange w:id="779" w:author="谭伟良三" w:date="2017-05-03T16:46:00Z">
          <w:pPr>
            <w:widowControl/>
            <w:spacing w:line="360" w:lineRule="auto"/>
            <w:ind w:firstLineChars="200" w:firstLine="420"/>
            <w:jc w:val="left"/>
          </w:pPr>
        </w:pPrChange>
      </w:pPr>
      <w:r>
        <w:rPr>
          <w:rFonts w:ascii="Times" w:eastAsia="宋体" w:hAnsi="Times"/>
          <w:color w:val="000000"/>
          <w:szCs w:val="21"/>
          <w:shd w:val="clear" w:color="auto" w:fill="FFFFFF"/>
        </w:rPr>
        <w:t>如果有数百万玩家同时在线玩游戏，而且他们处于游戏中的不同位置，那么很快就会生成海量信息。</w:t>
      </w:r>
      <w:r>
        <w:rPr>
          <w:rFonts w:ascii="Times" w:eastAsia="宋体" w:hAnsi="Times"/>
          <w:color w:val="000000"/>
          <w:szCs w:val="21"/>
          <w:shd w:val="clear" w:color="auto" w:fill="FFFFFF"/>
        </w:rPr>
        <w:t xml:space="preserve">Node </w:t>
      </w:r>
      <w:r>
        <w:rPr>
          <w:rFonts w:ascii="Times" w:eastAsia="宋体" w:hAnsi="Times"/>
          <w:color w:val="000000"/>
          <w:szCs w:val="21"/>
          <w:shd w:val="clear" w:color="auto" w:fill="FFFFFF"/>
        </w:rPr>
        <w:t>是这种场景的一种很好的解决方案，因为它能采集游戏生成的数据，对数据进行最少的合并，然后对数据进行排队，以便将它们写入数据库。</w:t>
      </w:r>
    </w:p>
    <w:p w14:paraId="6E28D646" w14:textId="7A50121B" w:rsidR="007D5C02" w:rsidRPr="007D5C02" w:rsidRDefault="007D5C02">
      <w:pPr>
        <w:widowControl/>
        <w:spacing w:line="360" w:lineRule="auto"/>
        <w:ind w:firstLineChars="200" w:firstLine="420"/>
        <w:jc w:val="center"/>
        <w:rPr>
          <w:ins w:id="780" w:author="谭伟良三" w:date="2017-05-03T16:42:00Z"/>
          <w:rFonts w:ascii="Times" w:eastAsia="宋体" w:hAnsi="Times" w:cs="宋体"/>
          <w:kern w:val="0"/>
          <w:szCs w:val="21"/>
          <w:rPrChange w:id="781" w:author="谭伟良三" w:date="2017-05-03T16:47:00Z">
            <w:rPr>
              <w:ins w:id="782" w:author="谭伟良三" w:date="2017-05-03T16:42:00Z"/>
              <w:rFonts w:ascii="Times" w:eastAsia="宋体" w:hAnsi="Times"/>
              <w:color w:val="000000"/>
              <w:szCs w:val="21"/>
              <w:shd w:val="clear" w:color="auto" w:fill="FFFFFF"/>
            </w:rPr>
          </w:rPrChange>
        </w:rPr>
        <w:pPrChange w:id="783" w:author="谭伟良三" w:date="2017-05-03T16:47:00Z">
          <w:pPr>
            <w:widowControl/>
            <w:spacing w:line="360" w:lineRule="auto"/>
            <w:ind w:firstLineChars="200" w:firstLine="420"/>
            <w:jc w:val="left"/>
          </w:pPr>
        </w:pPrChange>
      </w:pPr>
      <w:ins w:id="784" w:author="谭伟良三" w:date="2017-05-03T16:46:00Z">
        <w:r>
          <w:rPr>
            <w:rFonts w:ascii="Times" w:eastAsia="宋体" w:hAnsi="Times" w:cs="宋体" w:hint="eastAsia"/>
            <w:kern w:val="0"/>
            <w:szCs w:val="21"/>
          </w:rPr>
          <w:t>表</w:t>
        </w:r>
        <w:r>
          <w:rPr>
            <w:rFonts w:ascii="Times" w:eastAsia="宋体" w:hAnsi="Times" w:cs="宋体" w:hint="eastAsia"/>
            <w:kern w:val="0"/>
            <w:szCs w:val="21"/>
          </w:rPr>
          <w:t>6.5</w:t>
        </w:r>
      </w:ins>
      <w:ins w:id="785" w:author="谭伟良三" w:date="2017-05-03T16:47:00Z">
        <w:r>
          <w:rPr>
            <w:rFonts w:ascii="Times" w:eastAsia="宋体" w:hAnsi="Times" w:cs="宋体"/>
            <w:kern w:val="0"/>
            <w:szCs w:val="21"/>
          </w:rPr>
          <w:t xml:space="preserve"> </w:t>
        </w:r>
      </w:ins>
      <w:ins w:id="786" w:author="谭伟良三" w:date="2017-05-03T16:46:00Z">
        <w:r>
          <w:rPr>
            <w:rFonts w:ascii="Times" w:eastAsia="宋体" w:hAnsi="Times" w:cs="宋体"/>
            <w:kern w:val="0"/>
            <w:szCs w:val="21"/>
          </w:rPr>
          <w:t xml:space="preserve"> </w:t>
        </w:r>
      </w:ins>
      <w:ins w:id="787" w:author="谭伟良三" w:date="2017-05-03T16:47:00Z">
        <w:r>
          <w:rPr>
            <w:rFonts w:ascii="Times" w:eastAsia="宋体" w:hAnsi="Times" w:cs="宋体" w:hint="eastAsia"/>
            <w:kern w:val="0"/>
            <w:szCs w:val="21"/>
          </w:rPr>
          <w:t>I/O</w:t>
        </w:r>
        <w:r>
          <w:rPr>
            <w:rFonts w:ascii="Times" w:eastAsia="宋体" w:hAnsi="Times" w:cs="宋体" w:hint="eastAsia"/>
            <w:kern w:val="0"/>
            <w:szCs w:val="21"/>
          </w:rPr>
          <w:t>密集型</w:t>
        </w:r>
      </w:ins>
      <w:ins w:id="788" w:author="谭伟良三" w:date="2017-05-03T16:46:00Z">
        <w:r>
          <w:rPr>
            <w:rFonts w:ascii="Times" w:eastAsia="宋体" w:hAnsi="Times" w:cs="宋体" w:hint="eastAsia"/>
            <w:kern w:val="0"/>
            <w:szCs w:val="21"/>
          </w:rPr>
          <w:t>用例描述</w:t>
        </w:r>
      </w:ins>
    </w:p>
    <w:tbl>
      <w:tblPr>
        <w:tblStyle w:val="ad"/>
        <w:tblW w:w="8424" w:type="dxa"/>
        <w:tblLayout w:type="fixed"/>
        <w:tblLook w:val="04A0" w:firstRow="1" w:lastRow="0" w:firstColumn="1" w:lastColumn="0" w:noHBand="0" w:noVBand="1"/>
      </w:tblPr>
      <w:tblGrid>
        <w:gridCol w:w="4212"/>
        <w:gridCol w:w="4212"/>
      </w:tblGrid>
      <w:tr w:rsidR="001B717C" w14:paraId="5ABE28DF" w14:textId="77777777" w:rsidTr="00E60C07">
        <w:trPr>
          <w:trHeight w:val="375"/>
          <w:ins w:id="789" w:author="谭伟良三" w:date="2017-05-03T16:42:00Z"/>
        </w:trPr>
        <w:tc>
          <w:tcPr>
            <w:tcW w:w="4212" w:type="dxa"/>
          </w:tcPr>
          <w:p w14:paraId="4E65C431" w14:textId="77777777" w:rsidR="001B717C" w:rsidRDefault="001B717C" w:rsidP="00E60C07">
            <w:pPr>
              <w:rPr>
                <w:ins w:id="790" w:author="谭伟良三" w:date="2017-05-03T16:42:00Z"/>
                <w:rFonts w:ascii="Times" w:eastAsia="宋体" w:hAnsi="Times"/>
              </w:rPr>
            </w:pPr>
            <w:ins w:id="791" w:author="谭伟良三" w:date="2017-05-03T16:42:00Z">
              <w:r>
                <w:rPr>
                  <w:rFonts w:ascii="Times" w:eastAsia="宋体" w:hAnsi="Times" w:hint="eastAsia"/>
                </w:rPr>
                <w:t>场景</w:t>
              </w:r>
            </w:ins>
          </w:p>
        </w:tc>
        <w:tc>
          <w:tcPr>
            <w:tcW w:w="4212" w:type="dxa"/>
          </w:tcPr>
          <w:p w14:paraId="31245ADA" w14:textId="713F8779" w:rsidR="001B717C" w:rsidRDefault="001B717C" w:rsidP="00E60C07">
            <w:pPr>
              <w:rPr>
                <w:ins w:id="792" w:author="谭伟良三" w:date="2017-05-03T16:42:00Z"/>
                <w:rFonts w:ascii="Times" w:eastAsia="宋体" w:hAnsi="Times"/>
              </w:rPr>
            </w:pPr>
            <w:ins w:id="793" w:author="谭伟良三" w:date="2017-05-03T16:42:00Z">
              <w:r>
                <w:rPr>
                  <w:rFonts w:ascii="Times" w:eastAsia="宋体" w:hAnsi="Times" w:hint="eastAsia"/>
                </w:rPr>
                <w:t>I</w:t>
              </w:r>
              <w:r>
                <w:rPr>
                  <w:rFonts w:ascii="Times" w:eastAsia="宋体" w:hAnsi="Times"/>
                </w:rPr>
                <w:t xml:space="preserve">/O </w:t>
              </w:r>
              <w:r>
                <w:rPr>
                  <w:rFonts w:ascii="Times" w:eastAsia="宋体" w:hAnsi="Times" w:hint="eastAsia"/>
                </w:rPr>
                <w:t>密集型</w:t>
              </w:r>
            </w:ins>
          </w:p>
        </w:tc>
      </w:tr>
      <w:tr w:rsidR="001B717C" w14:paraId="0FF72075" w14:textId="77777777" w:rsidTr="00E60C07">
        <w:trPr>
          <w:trHeight w:val="375"/>
          <w:ins w:id="794" w:author="谭伟良三" w:date="2017-05-03T16:42:00Z"/>
        </w:trPr>
        <w:tc>
          <w:tcPr>
            <w:tcW w:w="4212" w:type="dxa"/>
          </w:tcPr>
          <w:p w14:paraId="4C32DE62" w14:textId="77777777" w:rsidR="001B717C" w:rsidRDefault="001B717C" w:rsidP="00E60C07">
            <w:pPr>
              <w:rPr>
                <w:ins w:id="795" w:author="谭伟良三" w:date="2017-05-03T16:42:00Z"/>
                <w:rFonts w:ascii="Times" w:eastAsia="宋体" w:hAnsi="Times"/>
              </w:rPr>
            </w:pPr>
            <w:ins w:id="796" w:author="谭伟良三" w:date="2017-05-03T16:42:00Z">
              <w:r>
                <w:rPr>
                  <w:rFonts w:ascii="Times" w:eastAsia="宋体" w:hAnsi="Times" w:hint="eastAsia"/>
                </w:rPr>
                <w:t>源</w:t>
              </w:r>
            </w:ins>
          </w:p>
        </w:tc>
        <w:tc>
          <w:tcPr>
            <w:tcW w:w="4212" w:type="dxa"/>
          </w:tcPr>
          <w:p w14:paraId="568A3A9B" w14:textId="5F760D1E" w:rsidR="001B717C" w:rsidRDefault="001B717C" w:rsidP="00E60C07">
            <w:pPr>
              <w:rPr>
                <w:ins w:id="797" w:author="谭伟良三" w:date="2017-05-03T16:42:00Z"/>
                <w:rFonts w:ascii="Times" w:eastAsia="宋体" w:hAnsi="Times"/>
              </w:rPr>
            </w:pPr>
            <w:ins w:id="798" w:author="谭伟良三" w:date="2017-05-03T16:43:00Z">
              <w:r>
                <w:rPr>
                  <w:rFonts w:ascii="Times" w:eastAsia="宋体" w:hAnsi="Times" w:hint="eastAsia"/>
                </w:rPr>
                <w:t>操作人员</w:t>
              </w:r>
            </w:ins>
          </w:p>
        </w:tc>
      </w:tr>
      <w:tr w:rsidR="001B717C" w14:paraId="7A78DAEE" w14:textId="77777777" w:rsidTr="00E60C07">
        <w:trPr>
          <w:trHeight w:val="375"/>
          <w:ins w:id="799" w:author="谭伟良三" w:date="2017-05-03T16:42:00Z"/>
        </w:trPr>
        <w:tc>
          <w:tcPr>
            <w:tcW w:w="4212" w:type="dxa"/>
          </w:tcPr>
          <w:p w14:paraId="16A4DB4F" w14:textId="77777777" w:rsidR="001B717C" w:rsidRDefault="001B717C" w:rsidP="00E60C07">
            <w:pPr>
              <w:rPr>
                <w:ins w:id="800" w:author="谭伟良三" w:date="2017-05-03T16:42:00Z"/>
                <w:rFonts w:ascii="Times" w:eastAsia="宋体" w:hAnsi="Times"/>
              </w:rPr>
            </w:pPr>
            <w:ins w:id="801" w:author="谭伟良三" w:date="2017-05-03T16:42:00Z">
              <w:r>
                <w:rPr>
                  <w:rFonts w:ascii="Times" w:eastAsia="宋体" w:hAnsi="Times" w:hint="eastAsia"/>
                </w:rPr>
                <w:t>刺激</w:t>
              </w:r>
            </w:ins>
          </w:p>
        </w:tc>
        <w:tc>
          <w:tcPr>
            <w:tcW w:w="4212" w:type="dxa"/>
          </w:tcPr>
          <w:p w14:paraId="4D7E1F05" w14:textId="38156612" w:rsidR="001B717C" w:rsidRDefault="001B717C" w:rsidP="00E60C07">
            <w:pPr>
              <w:rPr>
                <w:ins w:id="802" w:author="谭伟良三" w:date="2017-05-03T16:42:00Z"/>
                <w:rFonts w:ascii="Times" w:eastAsia="宋体" w:hAnsi="Times"/>
              </w:rPr>
            </w:pPr>
            <w:ins w:id="803" w:author="谭伟良三" w:date="2017-05-03T16:43:00Z">
              <w:r>
                <w:rPr>
                  <w:rFonts w:ascii="Times" w:eastAsia="宋体" w:hAnsi="Times" w:hint="eastAsia"/>
                </w:rPr>
                <w:t>进行</w:t>
              </w:r>
              <w:r>
                <w:rPr>
                  <w:rFonts w:ascii="Times" w:eastAsia="宋体" w:hAnsi="Times" w:hint="eastAsia"/>
                </w:rPr>
                <w:t>I/O</w:t>
              </w:r>
              <w:r>
                <w:rPr>
                  <w:rFonts w:ascii="Times" w:eastAsia="宋体" w:hAnsi="Times" w:hint="eastAsia"/>
                </w:rPr>
                <w:t>密集操作</w:t>
              </w:r>
            </w:ins>
          </w:p>
        </w:tc>
      </w:tr>
      <w:tr w:rsidR="001B717C" w14:paraId="198C7617" w14:textId="77777777" w:rsidTr="00E60C07">
        <w:trPr>
          <w:trHeight w:val="375"/>
          <w:ins w:id="804" w:author="谭伟良三" w:date="2017-05-03T16:42:00Z"/>
        </w:trPr>
        <w:tc>
          <w:tcPr>
            <w:tcW w:w="4212" w:type="dxa"/>
          </w:tcPr>
          <w:p w14:paraId="0973CDAE" w14:textId="77777777" w:rsidR="001B717C" w:rsidRDefault="001B717C" w:rsidP="00E60C07">
            <w:pPr>
              <w:rPr>
                <w:ins w:id="805" w:author="谭伟良三" w:date="2017-05-03T16:42:00Z"/>
                <w:rFonts w:ascii="Times" w:eastAsia="宋体" w:hAnsi="Times"/>
              </w:rPr>
            </w:pPr>
            <w:ins w:id="806" w:author="谭伟良三" w:date="2017-05-03T16:42:00Z">
              <w:r>
                <w:rPr>
                  <w:rFonts w:ascii="Times" w:eastAsia="宋体" w:hAnsi="Times" w:hint="eastAsia"/>
                </w:rPr>
                <w:t>制品</w:t>
              </w:r>
            </w:ins>
          </w:p>
        </w:tc>
        <w:tc>
          <w:tcPr>
            <w:tcW w:w="4212" w:type="dxa"/>
          </w:tcPr>
          <w:p w14:paraId="3AA6515F" w14:textId="27697759" w:rsidR="001B717C" w:rsidRDefault="001B717C" w:rsidP="00E60C07">
            <w:pPr>
              <w:rPr>
                <w:ins w:id="807" w:author="谭伟良三" w:date="2017-05-03T16:42:00Z"/>
                <w:rFonts w:ascii="Times" w:eastAsia="宋体" w:hAnsi="Times"/>
              </w:rPr>
            </w:pPr>
            <w:ins w:id="808" w:author="谭伟良三" w:date="2017-05-03T16:45:00Z">
              <w:r>
                <w:rPr>
                  <w:rFonts w:ascii="Times" w:eastAsia="宋体" w:hAnsi="Times" w:hint="eastAsia"/>
                </w:rPr>
                <w:t>异步事件处理机制</w:t>
              </w:r>
            </w:ins>
          </w:p>
        </w:tc>
      </w:tr>
      <w:tr w:rsidR="001B717C" w14:paraId="4FF4A878" w14:textId="77777777" w:rsidTr="00E60C07">
        <w:trPr>
          <w:trHeight w:val="375"/>
          <w:ins w:id="809" w:author="谭伟良三" w:date="2017-05-03T16:42:00Z"/>
        </w:trPr>
        <w:tc>
          <w:tcPr>
            <w:tcW w:w="4212" w:type="dxa"/>
          </w:tcPr>
          <w:p w14:paraId="3C9B1C42" w14:textId="77777777" w:rsidR="001B717C" w:rsidRDefault="001B717C" w:rsidP="00E60C07">
            <w:pPr>
              <w:rPr>
                <w:ins w:id="810" w:author="谭伟良三" w:date="2017-05-03T16:42:00Z"/>
                <w:rFonts w:ascii="Times" w:eastAsia="宋体" w:hAnsi="Times"/>
              </w:rPr>
            </w:pPr>
            <w:ins w:id="811" w:author="谭伟良三" w:date="2017-05-03T16:42:00Z">
              <w:r>
                <w:rPr>
                  <w:rFonts w:ascii="Times" w:eastAsia="宋体" w:hAnsi="Times" w:hint="eastAsia"/>
                </w:rPr>
                <w:t>环境</w:t>
              </w:r>
            </w:ins>
          </w:p>
        </w:tc>
        <w:tc>
          <w:tcPr>
            <w:tcW w:w="4212" w:type="dxa"/>
          </w:tcPr>
          <w:p w14:paraId="2597E9E4" w14:textId="498D2156" w:rsidR="001B717C" w:rsidRDefault="001B717C" w:rsidP="00E60C07">
            <w:pPr>
              <w:rPr>
                <w:ins w:id="812" w:author="谭伟良三" w:date="2017-05-03T16:42:00Z"/>
                <w:rFonts w:ascii="Times" w:eastAsia="宋体" w:hAnsi="Times"/>
              </w:rPr>
            </w:pPr>
            <w:ins w:id="813" w:author="谭伟良三" w:date="2017-05-03T16:45:00Z">
              <w:r>
                <w:rPr>
                  <w:rFonts w:ascii="Times" w:eastAsia="宋体" w:hAnsi="Times" w:hint="eastAsia"/>
                </w:rPr>
                <w:t>密集</w:t>
              </w:r>
              <w:r>
                <w:rPr>
                  <w:rFonts w:ascii="Times" w:eastAsia="宋体" w:hAnsi="Times" w:hint="eastAsia"/>
                </w:rPr>
                <w:t>I/O</w:t>
              </w:r>
              <w:r>
                <w:rPr>
                  <w:rFonts w:ascii="Times" w:eastAsia="宋体" w:hAnsi="Times" w:hint="eastAsia"/>
                </w:rPr>
                <w:t>操作时</w:t>
              </w:r>
            </w:ins>
          </w:p>
        </w:tc>
      </w:tr>
      <w:tr w:rsidR="001B717C" w14:paraId="31AE20C6" w14:textId="77777777" w:rsidTr="00E60C07">
        <w:trPr>
          <w:trHeight w:val="375"/>
          <w:ins w:id="814" w:author="谭伟良三" w:date="2017-05-03T16:42:00Z"/>
        </w:trPr>
        <w:tc>
          <w:tcPr>
            <w:tcW w:w="4212" w:type="dxa"/>
          </w:tcPr>
          <w:p w14:paraId="77EFD8DC" w14:textId="77777777" w:rsidR="001B717C" w:rsidRDefault="001B717C" w:rsidP="00E60C07">
            <w:pPr>
              <w:rPr>
                <w:ins w:id="815" w:author="谭伟良三" w:date="2017-05-03T16:42:00Z"/>
                <w:rFonts w:ascii="Times" w:eastAsia="宋体" w:hAnsi="Times"/>
              </w:rPr>
            </w:pPr>
            <w:ins w:id="816" w:author="谭伟良三" w:date="2017-05-03T16:42:00Z">
              <w:r>
                <w:rPr>
                  <w:rFonts w:ascii="Times" w:eastAsia="宋体" w:hAnsi="Times" w:hint="eastAsia"/>
                </w:rPr>
                <w:t>响应</w:t>
              </w:r>
            </w:ins>
          </w:p>
        </w:tc>
        <w:tc>
          <w:tcPr>
            <w:tcW w:w="4212" w:type="dxa"/>
          </w:tcPr>
          <w:p w14:paraId="475F64E3" w14:textId="083C6591" w:rsidR="001B717C" w:rsidRDefault="001B717C" w:rsidP="00E60C07">
            <w:pPr>
              <w:rPr>
                <w:ins w:id="817" w:author="谭伟良三" w:date="2017-05-03T16:42:00Z"/>
                <w:rFonts w:ascii="Times" w:eastAsia="宋体" w:hAnsi="Times"/>
              </w:rPr>
            </w:pPr>
            <w:ins w:id="818" w:author="谭伟良三" w:date="2017-05-03T16:45:00Z">
              <w:r>
                <w:rPr>
                  <w:rFonts w:ascii="Times" w:eastAsia="宋体" w:hAnsi="Times" w:hint="eastAsia"/>
                </w:rPr>
                <w:t>采用</w:t>
              </w:r>
              <w:r>
                <w:rPr>
                  <w:rFonts w:ascii="Times" w:eastAsia="宋体" w:hAnsi="Times" w:hint="eastAsia"/>
                </w:rPr>
                <w:t>Node</w:t>
              </w:r>
              <w:r>
                <w:rPr>
                  <w:rFonts w:ascii="Times" w:eastAsia="宋体" w:hAnsi="Times" w:hint="eastAsia"/>
                </w:rPr>
                <w:t>时间循环机制，进行异步</w:t>
              </w:r>
              <w:r>
                <w:rPr>
                  <w:rFonts w:ascii="Times" w:eastAsia="宋体" w:hAnsi="Times" w:hint="eastAsia"/>
                </w:rPr>
                <w:t>I/O</w:t>
              </w:r>
              <w:r>
                <w:rPr>
                  <w:rFonts w:ascii="Times" w:eastAsia="宋体" w:hAnsi="Times" w:hint="eastAsia"/>
                </w:rPr>
                <w:t>操作</w:t>
              </w:r>
            </w:ins>
          </w:p>
        </w:tc>
      </w:tr>
      <w:tr w:rsidR="001B717C" w14:paraId="0069D7AF" w14:textId="77777777" w:rsidTr="00E60C07">
        <w:trPr>
          <w:trHeight w:val="375"/>
          <w:ins w:id="819" w:author="谭伟良三" w:date="2017-05-03T16:42:00Z"/>
        </w:trPr>
        <w:tc>
          <w:tcPr>
            <w:tcW w:w="4212" w:type="dxa"/>
          </w:tcPr>
          <w:p w14:paraId="002C0A46" w14:textId="77777777" w:rsidR="001B717C" w:rsidRDefault="001B717C" w:rsidP="00E60C07">
            <w:pPr>
              <w:rPr>
                <w:ins w:id="820" w:author="谭伟良三" w:date="2017-05-03T16:42:00Z"/>
                <w:rFonts w:ascii="Times" w:eastAsia="宋体" w:hAnsi="Times"/>
              </w:rPr>
            </w:pPr>
            <w:ins w:id="821" w:author="谭伟良三" w:date="2017-05-03T16:42:00Z">
              <w:r>
                <w:rPr>
                  <w:rFonts w:ascii="Times" w:eastAsia="宋体" w:hAnsi="Times" w:hint="eastAsia"/>
                </w:rPr>
                <w:t>响应度量</w:t>
              </w:r>
            </w:ins>
          </w:p>
        </w:tc>
        <w:tc>
          <w:tcPr>
            <w:tcW w:w="4212" w:type="dxa"/>
          </w:tcPr>
          <w:p w14:paraId="3492D7B4" w14:textId="26D1FB17" w:rsidR="001B717C" w:rsidRDefault="001B717C" w:rsidP="00E60C07">
            <w:pPr>
              <w:rPr>
                <w:ins w:id="822" w:author="谭伟良三" w:date="2017-05-03T16:42:00Z"/>
                <w:rFonts w:ascii="Times" w:eastAsia="宋体" w:hAnsi="Times"/>
              </w:rPr>
            </w:pPr>
            <w:ins w:id="823" w:author="谭伟良三" w:date="2017-05-03T16:45:00Z">
              <w:r>
                <w:rPr>
                  <w:rFonts w:ascii="Times" w:eastAsia="宋体" w:hAnsi="Times" w:hint="eastAsia"/>
                </w:rPr>
                <w:t>事件处理</w:t>
              </w:r>
            </w:ins>
            <w:ins w:id="824" w:author="谭伟良三" w:date="2017-05-03T16:46:00Z">
              <w:r>
                <w:rPr>
                  <w:rFonts w:ascii="Times" w:eastAsia="宋体" w:hAnsi="Times" w:hint="eastAsia"/>
                </w:rPr>
                <w:t>效率</w:t>
              </w:r>
            </w:ins>
          </w:p>
        </w:tc>
      </w:tr>
    </w:tbl>
    <w:p w14:paraId="460DA023" w14:textId="77777777" w:rsidR="001B717C" w:rsidRPr="001B717C" w:rsidRDefault="001B717C">
      <w:pPr>
        <w:widowControl/>
        <w:spacing w:line="360" w:lineRule="auto"/>
        <w:ind w:firstLineChars="200" w:firstLine="420"/>
        <w:jc w:val="left"/>
        <w:rPr>
          <w:rFonts w:ascii="Times" w:eastAsia="宋体" w:hAnsi="Times" w:cs="宋体"/>
          <w:kern w:val="0"/>
          <w:szCs w:val="21"/>
        </w:rPr>
      </w:pPr>
    </w:p>
    <w:p w14:paraId="6DB75020" w14:textId="77777777" w:rsidR="0073245C" w:rsidRDefault="00A33A88">
      <w:pPr>
        <w:pStyle w:val="13"/>
        <w:widowControl/>
        <w:numPr>
          <w:ilvl w:val="0"/>
          <w:numId w:val="1"/>
        </w:numPr>
        <w:ind w:firstLineChars="0"/>
        <w:jc w:val="left"/>
        <w:outlineLvl w:val="0"/>
        <w:rPr>
          <w:rFonts w:ascii="Times" w:eastAsia="宋体" w:hAnsi="Times"/>
          <w:b/>
          <w:sz w:val="44"/>
          <w:szCs w:val="44"/>
        </w:rPr>
      </w:pPr>
      <w:bookmarkStart w:id="825" w:name="_Toc480713728"/>
      <w:bookmarkStart w:id="826" w:name="_Toc481620523"/>
      <w:r>
        <w:rPr>
          <w:rFonts w:ascii="Times" w:eastAsia="宋体" w:hAnsi="Times" w:hint="eastAsia"/>
          <w:b/>
          <w:sz w:val="44"/>
          <w:szCs w:val="44"/>
        </w:rPr>
        <w:t>参考文献</w:t>
      </w:r>
      <w:bookmarkEnd w:id="825"/>
      <w:bookmarkEnd w:id="826"/>
    </w:p>
    <w:p w14:paraId="2C89BB4F" w14:textId="77777777" w:rsidR="0073245C" w:rsidRDefault="00A33A88">
      <w:pPr>
        <w:widowControl/>
        <w:spacing w:line="360" w:lineRule="auto"/>
        <w:jc w:val="left"/>
        <w:rPr>
          <w:rFonts w:ascii="Times" w:eastAsia="宋体" w:hAnsi="Times" w:cs="宋体"/>
          <w:kern w:val="0"/>
          <w:sz w:val="24"/>
          <w:szCs w:val="24"/>
        </w:rPr>
      </w:pPr>
      <w:r>
        <w:rPr>
          <w:rFonts w:ascii="Times" w:eastAsia="宋体" w:hAnsi="Times" w:cs="宋体" w:hint="eastAsia"/>
          <w:kern w:val="0"/>
          <w:sz w:val="24"/>
          <w:szCs w:val="24"/>
        </w:rPr>
        <w:t>【</w:t>
      </w:r>
      <w:r>
        <w:rPr>
          <w:rFonts w:ascii="Times" w:eastAsia="宋体" w:hAnsi="Times" w:cs="宋体" w:hint="eastAsia"/>
          <w:kern w:val="0"/>
          <w:sz w:val="24"/>
          <w:szCs w:val="24"/>
        </w:rPr>
        <w:t>1</w:t>
      </w:r>
      <w:r>
        <w:rPr>
          <w:rFonts w:ascii="Times" w:eastAsia="宋体" w:hAnsi="Times" w:cs="宋体" w:hint="eastAsia"/>
          <w:kern w:val="0"/>
          <w:sz w:val="24"/>
          <w:szCs w:val="24"/>
        </w:rPr>
        <w:t>】《</w:t>
      </w:r>
      <w:r>
        <w:rPr>
          <w:rFonts w:ascii="Times" w:eastAsia="宋体" w:hAnsi="Times" w:cs="宋体" w:hint="eastAsia"/>
          <w:kern w:val="0"/>
          <w:sz w:val="24"/>
          <w:szCs w:val="24"/>
        </w:rPr>
        <w:t>Node.js</w:t>
      </w:r>
      <w:r>
        <w:rPr>
          <w:rFonts w:ascii="Times" w:eastAsia="宋体" w:hAnsi="Times" w:cs="宋体" w:hint="eastAsia"/>
          <w:kern w:val="0"/>
          <w:sz w:val="24"/>
          <w:szCs w:val="24"/>
        </w:rPr>
        <w:t>开发指南》</w:t>
      </w:r>
      <w:r>
        <w:rPr>
          <w:rFonts w:ascii="Times" w:eastAsia="宋体" w:hAnsi="Times" w:cs="宋体" w:hint="eastAsia"/>
          <w:kern w:val="0"/>
          <w:sz w:val="24"/>
          <w:szCs w:val="24"/>
        </w:rPr>
        <w:t>,BYVoid,</w:t>
      </w:r>
      <w:r>
        <w:rPr>
          <w:rFonts w:ascii="Times" w:eastAsia="宋体" w:hAnsi="Times" w:cs="宋体" w:hint="eastAsia"/>
          <w:kern w:val="0"/>
          <w:sz w:val="24"/>
          <w:szCs w:val="24"/>
        </w:rPr>
        <w:t>人民邮电出版社</w:t>
      </w:r>
    </w:p>
    <w:p w14:paraId="3AE39DE4" w14:textId="77777777" w:rsidR="0073245C" w:rsidRDefault="00A33A88">
      <w:pPr>
        <w:widowControl/>
        <w:spacing w:line="360" w:lineRule="auto"/>
        <w:jc w:val="left"/>
        <w:rPr>
          <w:rFonts w:ascii="Times" w:eastAsia="宋体" w:hAnsi="Times" w:cs="宋体"/>
          <w:kern w:val="0"/>
          <w:sz w:val="24"/>
          <w:szCs w:val="24"/>
        </w:rPr>
      </w:pPr>
      <w:r>
        <w:rPr>
          <w:rFonts w:ascii="Times" w:eastAsia="宋体" w:hAnsi="Times" w:cs="宋体" w:hint="eastAsia"/>
          <w:kern w:val="0"/>
          <w:sz w:val="24"/>
          <w:szCs w:val="24"/>
        </w:rPr>
        <w:t>【</w:t>
      </w:r>
      <w:r>
        <w:rPr>
          <w:rFonts w:ascii="Times" w:eastAsia="宋体" w:hAnsi="Times" w:cs="宋体" w:hint="eastAsia"/>
          <w:kern w:val="0"/>
          <w:sz w:val="24"/>
          <w:szCs w:val="24"/>
        </w:rPr>
        <w:t>2</w:t>
      </w:r>
      <w:r>
        <w:rPr>
          <w:rFonts w:ascii="Times" w:eastAsia="宋体" w:hAnsi="Times" w:cs="宋体" w:hint="eastAsia"/>
          <w:kern w:val="0"/>
          <w:sz w:val="24"/>
          <w:szCs w:val="24"/>
        </w:rPr>
        <w:t>】《深入浅出</w:t>
      </w:r>
      <w:r>
        <w:rPr>
          <w:rFonts w:ascii="Times" w:eastAsia="宋体" w:hAnsi="Times" w:cs="宋体" w:hint="eastAsia"/>
          <w:kern w:val="0"/>
          <w:sz w:val="24"/>
          <w:szCs w:val="24"/>
        </w:rPr>
        <w:t>Node.js</w:t>
      </w:r>
      <w:r>
        <w:rPr>
          <w:rFonts w:ascii="Times" w:eastAsia="宋体" w:hAnsi="Times" w:cs="宋体" w:hint="eastAsia"/>
          <w:kern w:val="0"/>
          <w:sz w:val="24"/>
          <w:szCs w:val="24"/>
        </w:rPr>
        <w:t>》，朴灵，人民邮电出版社</w:t>
      </w:r>
    </w:p>
    <w:p w14:paraId="492D05A6" w14:textId="77777777" w:rsidR="0073245C" w:rsidRDefault="00A33A88">
      <w:pPr>
        <w:widowControl/>
        <w:spacing w:line="360" w:lineRule="auto"/>
        <w:jc w:val="left"/>
        <w:rPr>
          <w:rFonts w:ascii="Times" w:eastAsia="宋体" w:hAnsi="Times"/>
          <w:sz w:val="24"/>
          <w:szCs w:val="24"/>
        </w:rPr>
      </w:pPr>
      <w:r>
        <w:rPr>
          <w:rFonts w:ascii="Times" w:eastAsia="宋体" w:hAnsi="Times" w:hint="eastAsia"/>
          <w:sz w:val="24"/>
          <w:szCs w:val="24"/>
        </w:rPr>
        <w:t>【</w:t>
      </w:r>
      <w:r>
        <w:rPr>
          <w:rFonts w:ascii="Times" w:eastAsia="宋体" w:hAnsi="Times" w:hint="eastAsia"/>
          <w:sz w:val="24"/>
          <w:szCs w:val="24"/>
        </w:rPr>
        <w:t>3</w:t>
      </w:r>
      <w:r>
        <w:rPr>
          <w:rFonts w:ascii="Times" w:eastAsia="宋体" w:hAnsi="Times" w:hint="eastAsia"/>
          <w:sz w:val="24"/>
          <w:szCs w:val="24"/>
        </w:rPr>
        <w:t>】</w:t>
      </w:r>
      <w:hyperlink r:id="rId56" w:history="1">
        <w:r>
          <w:rPr>
            <w:rStyle w:val="ac"/>
            <w:rFonts w:ascii="Times" w:eastAsia="宋体" w:hAnsi="Times"/>
            <w:sz w:val="24"/>
            <w:szCs w:val="24"/>
          </w:rPr>
          <w:t>https://cnodejs.org/topic/551200e6d792542a29789a43</w:t>
        </w:r>
      </w:hyperlink>
    </w:p>
    <w:p w14:paraId="5F3E98A1" w14:textId="77777777" w:rsidR="0073245C" w:rsidRDefault="0073245C">
      <w:pPr>
        <w:widowControl/>
        <w:spacing w:line="360" w:lineRule="auto"/>
        <w:jc w:val="left"/>
        <w:rPr>
          <w:rFonts w:ascii="Times" w:eastAsia="宋体" w:hAnsi="Times" w:cs="宋体"/>
          <w:kern w:val="0"/>
          <w:sz w:val="24"/>
          <w:szCs w:val="24"/>
        </w:rPr>
      </w:pPr>
    </w:p>
    <w:sectPr w:rsidR="0073245C">
      <w:headerReference w:type="default" r:id="rId57"/>
      <w:footerReference w:type="default" r:id="rId58"/>
      <w:pgSz w:w="11906" w:h="16838"/>
      <w:pgMar w:top="1440" w:right="1800" w:bottom="1440" w:left="1800" w:header="851" w:footer="992" w:gutter="0"/>
      <w:pgNumType w:start="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25" w:author="liuchao" w:date="2017-04-28T16:32:00Z" w:initials="l">
    <w:p w14:paraId="014D72A7" w14:textId="77777777" w:rsidR="004A74D6" w:rsidRDefault="004A74D6" w:rsidP="00A33A88">
      <w:pPr>
        <w:pStyle w:val="af0"/>
        <w:numPr>
          <w:ilvl w:val="0"/>
          <w:numId w:val="4"/>
        </w:numPr>
      </w:pPr>
      <w:r>
        <w:rPr>
          <w:rStyle w:val="af"/>
        </w:rPr>
        <w:annotationRef/>
      </w:r>
      <w:r>
        <w:rPr>
          <w:rFonts w:hint="eastAsia"/>
        </w:rPr>
        <w:t>每种图元的语义？</w:t>
      </w:r>
    </w:p>
    <w:p w14:paraId="133420DA" w14:textId="77777777" w:rsidR="004A74D6" w:rsidRDefault="004A74D6" w:rsidP="00A33A88">
      <w:pPr>
        <w:pStyle w:val="af0"/>
        <w:numPr>
          <w:ilvl w:val="0"/>
          <w:numId w:val="4"/>
        </w:numPr>
      </w:pPr>
      <w:r>
        <w:rPr>
          <w:rFonts w:hint="eastAsia"/>
        </w:rPr>
        <w:t>先</w:t>
      </w:r>
      <w:r>
        <w:rPr>
          <w:rFonts w:hint="eastAsia"/>
        </w:rPr>
        <w:t>push</w:t>
      </w:r>
      <w:r>
        <w:rPr>
          <w:rFonts w:hint="eastAsia"/>
        </w:rPr>
        <w:t>，后判断“上限”？</w:t>
      </w:r>
      <w:r>
        <w:rPr>
          <w:rFonts w:hint="eastAsia"/>
        </w:rPr>
        <w:t>push</w:t>
      </w:r>
      <w:r>
        <w:rPr>
          <w:rFonts w:hint="eastAsia"/>
        </w:rPr>
        <w:t>的含义？</w:t>
      </w:r>
    </w:p>
    <w:p w14:paraId="51DCF6CE" w14:textId="77777777" w:rsidR="004A74D6" w:rsidRDefault="004A74D6" w:rsidP="00A33A88">
      <w:pPr>
        <w:pStyle w:val="af0"/>
        <w:numPr>
          <w:ilvl w:val="0"/>
          <w:numId w:val="4"/>
        </w:numPr>
      </w:pPr>
      <w:r>
        <w:rPr>
          <w:rFonts w:hint="eastAsia"/>
        </w:rPr>
        <w:t>加入队列等待：结束后执行什么？</w:t>
      </w:r>
    </w:p>
    <w:p w14:paraId="24F5173D" w14:textId="77777777" w:rsidR="004A74D6" w:rsidRDefault="004A74D6" w:rsidP="00474FB3">
      <w:pPr>
        <w:pStyle w:val="af0"/>
        <w:numPr>
          <w:ilvl w:val="0"/>
          <w:numId w:val="4"/>
        </w:numPr>
      </w:pPr>
      <w:r>
        <w:rPr>
          <w:rFonts w:hint="eastAsia"/>
        </w:rPr>
        <w:t>椭圆中的文字的含义？</w:t>
      </w:r>
    </w:p>
  </w:comment>
  <w:comment w:id="510" w:author="liuchao" w:date="2017-04-28T16:40:00Z" w:initials="l">
    <w:p w14:paraId="6F612DA2" w14:textId="7E208321" w:rsidR="004A74D6" w:rsidRDefault="004A74D6" w:rsidP="00F81C89">
      <w:pPr>
        <w:pStyle w:val="af0"/>
        <w:numPr>
          <w:ilvl w:val="0"/>
          <w:numId w:val="5"/>
        </w:numPr>
      </w:pPr>
      <w:r>
        <w:rPr>
          <w:rStyle w:val="af"/>
        </w:rPr>
        <w:annotationRef/>
      </w:r>
      <w:r>
        <w:t>Secondary Actor</w:t>
      </w:r>
      <w:r>
        <w:rPr>
          <w:rFonts w:hint="eastAsia"/>
        </w:rPr>
        <w:t>：</w:t>
      </w:r>
      <w:r>
        <w:t>Application</w:t>
      </w:r>
      <w:r>
        <w:rPr>
          <w:rFonts w:hint="eastAsia"/>
        </w:rPr>
        <w:t>，在用例图中与该用例没有关联，不一致。</w:t>
      </w:r>
    </w:p>
    <w:p w14:paraId="46257D46" w14:textId="77777777" w:rsidR="004A74D6" w:rsidRDefault="004A74D6" w:rsidP="00F81C89">
      <w:pPr>
        <w:pStyle w:val="af0"/>
        <w:numPr>
          <w:ilvl w:val="0"/>
          <w:numId w:val="5"/>
        </w:numPr>
      </w:pPr>
      <w:r>
        <w:rPr>
          <w:rFonts w:hint="eastAsia"/>
        </w:rPr>
        <w:t>Steps2-7</w:t>
      </w:r>
      <w:r>
        <w:rPr>
          <w:rFonts w:hint="eastAsia"/>
        </w:rPr>
        <w:t>，</w:t>
      </w:r>
      <w:r>
        <w:rPr>
          <w:rFonts w:hint="eastAsia"/>
        </w:rPr>
        <w:t>9-12</w:t>
      </w:r>
      <w:r>
        <w:rPr>
          <w:rFonts w:hint="eastAsia"/>
        </w:rPr>
        <w:t>：没有主语？</w:t>
      </w:r>
    </w:p>
    <w:p w14:paraId="5C0184D4" w14:textId="77777777" w:rsidR="004A74D6" w:rsidRDefault="004A74D6" w:rsidP="00F81C89">
      <w:pPr>
        <w:pStyle w:val="af0"/>
        <w:numPr>
          <w:ilvl w:val="0"/>
          <w:numId w:val="5"/>
        </w:numPr>
      </w:pPr>
      <w:r>
        <w:rPr>
          <w:rFonts w:hint="eastAsia"/>
        </w:rPr>
        <w:t>G</w:t>
      </w:r>
      <w:r>
        <w:t>l</w:t>
      </w:r>
      <w:r>
        <w:rPr>
          <w:rFonts w:hint="eastAsia"/>
        </w:rPr>
        <w:t>obal Alt. Flow:</w:t>
      </w:r>
      <w:r>
        <w:rPr>
          <w:rFonts w:hint="eastAsia"/>
        </w:rPr>
        <w:t>“创建模块失效”，是对应于</w:t>
      </w:r>
      <w:r>
        <w:rPr>
          <w:rFonts w:hint="eastAsia"/>
        </w:rPr>
        <w:t>step1</w:t>
      </w:r>
      <w:r>
        <w:rPr>
          <w:rFonts w:hint="eastAsia"/>
        </w:rPr>
        <w:t>吗？如是，应当为</w:t>
      </w:r>
      <w:r>
        <w:rPr>
          <w:rFonts w:hint="eastAsia"/>
        </w:rPr>
        <w:t>Specific Alt. Flow</w:t>
      </w:r>
      <w:r>
        <w:t>.</w:t>
      </w:r>
    </w:p>
    <w:p w14:paraId="58601E4A" w14:textId="2908F310" w:rsidR="004A74D6" w:rsidRDefault="004A74D6" w:rsidP="00F81C89">
      <w:pPr>
        <w:pStyle w:val="af0"/>
        <w:numPr>
          <w:ilvl w:val="0"/>
          <w:numId w:val="5"/>
        </w:numPr>
      </w:pPr>
      <w:r>
        <w:rPr>
          <w:rFonts w:hint="eastAsia"/>
        </w:rPr>
        <w:t>Step1</w:t>
      </w:r>
      <w:r>
        <w:t>, 8</w:t>
      </w:r>
      <w:r>
        <w:rPr>
          <w:rFonts w:hint="eastAsia"/>
        </w:rPr>
        <w:t>：应分别由</w:t>
      </w:r>
      <w:r>
        <w:rPr>
          <w:rFonts w:hint="eastAsia"/>
        </w:rPr>
        <w:t>Specific Alt. Flow</w:t>
      </w:r>
      <w:r>
        <w:t>.</w:t>
      </w:r>
    </w:p>
    <w:p w14:paraId="0F67F026" w14:textId="43DB8A94" w:rsidR="004A74D6" w:rsidRDefault="004A74D6" w:rsidP="000E5C03">
      <w:pPr>
        <w:pStyle w:val="af0"/>
      </w:pPr>
    </w:p>
  </w:comment>
  <w:comment w:id="519" w:author="liuchao" w:date="2017-04-28T16:46:00Z" w:initials="l">
    <w:p w14:paraId="7F746098" w14:textId="77777777" w:rsidR="004A74D6" w:rsidRDefault="004A74D6" w:rsidP="000E5C03">
      <w:pPr>
        <w:pStyle w:val="af0"/>
        <w:numPr>
          <w:ilvl w:val="0"/>
          <w:numId w:val="6"/>
        </w:numPr>
      </w:pPr>
      <w:r>
        <w:rPr>
          <w:rStyle w:val="af"/>
        </w:rPr>
        <w:annotationRef/>
      </w:r>
      <w:r>
        <w:t>Step5</w:t>
      </w:r>
      <w:r>
        <w:rPr>
          <w:rFonts w:hint="eastAsia"/>
        </w:rPr>
        <w:t>：如果在自定义模块中还没找到，还继续执行</w:t>
      </w:r>
      <w:r>
        <w:rPr>
          <w:rFonts w:hint="eastAsia"/>
        </w:rPr>
        <w:t>step6</w:t>
      </w:r>
      <w:r>
        <w:rPr>
          <w:rFonts w:hint="eastAsia"/>
        </w:rPr>
        <w:t>吗？</w:t>
      </w:r>
    </w:p>
    <w:p w14:paraId="1B1CCAEE" w14:textId="77777777" w:rsidR="004A74D6" w:rsidRDefault="004A74D6" w:rsidP="000E5C03">
      <w:pPr>
        <w:pStyle w:val="af0"/>
        <w:numPr>
          <w:ilvl w:val="0"/>
          <w:numId w:val="6"/>
        </w:numPr>
      </w:pPr>
      <w:r>
        <w:t>S</w:t>
      </w:r>
      <w:r>
        <w:rPr>
          <w:rFonts w:hint="eastAsia"/>
        </w:rPr>
        <w:t>tep7</w:t>
      </w:r>
      <w:r>
        <w:rPr>
          <w:rFonts w:hint="eastAsia"/>
        </w:rPr>
        <w:t>：“同步同步”？</w:t>
      </w:r>
    </w:p>
    <w:p w14:paraId="576185D4" w14:textId="352C1402" w:rsidR="004A74D6" w:rsidRDefault="004A74D6" w:rsidP="000E5C03">
      <w:pPr>
        <w:pStyle w:val="af0"/>
        <w:numPr>
          <w:ilvl w:val="0"/>
          <w:numId w:val="6"/>
        </w:numPr>
      </w:pPr>
      <w:r>
        <w:rPr>
          <w:rFonts w:hint="eastAsia"/>
        </w:rPr>
        <w:t>Global A</w:t>
      </w:r>
      <w:r>
        <w:t>l</w:t>
      </w:r>
      <w:r>
        <w:rPr>
          <w:rFonts w:hint="eastAsia"/>
        </w:rPr>
        <w:t>t.</w:t>
      </w:r>
      <w:r>
        <w:t xml:space="preserve"> </w:t>
      </w:r>
      <w:r>
        <w:rPr>
          <w:rFonts w:hint="eastAsia"/>
        </w:rPr>
        <w:t>Flow</w:t>
      </w:r>
      <w:r>
        <w:rPr>
          <w:rFonts w:hint="eastAsia"/>
        </w:rPr>
        <w:t>：应改为与</w:t>
      </w:r>
      <w:r>
        <w:rPr>
          <w:rFonts w:hint="eastAsia"/>
        </w:rPr>
        <w:t>validate</w:t>
      </w:r>
      <w:r>
        <w:rPr>
          <w:rFonts w:hint="eastAsia"/>
        </w:rPr>
        <w:t>对应的</w:t>
      </w:r>
      <w:r>
        <w:rPr>
          <w:rFonts w:hint="eastAsia"/>
        </w:rPr>
        <w:t>Specific Alt. Flow,</w:t>
      </w:r>
      <w:r>
        <w:t xml:space="preserve"> </w:t>
      </w:r>
      <w:r>
        <w:rPr>
          <w:rFonts w:hint="eastAsia"/>
        </w:rPr>
        <w:t>而对应的</w:t>
      </w:r>
      <w:r>
        <w:rPr>
          <w:rFonts w:hint="eastAsia"/>
        </w:rPr>
        <w:t>If</w:t>
      </w:r>
      <w:r>
        <w:rPr>
          <w:rFonts w:hint="eastAsia"/>
        </w:rPr>
        <w:t>语句应改为</w:t>
      </w:r>
      <w:r>
        <w:rPr>
          <w:rFonts w:hint="eastAsia"/>
        </w:rPr>
        <w:t>validate</w:t>
      </w:r>
      <w:r>
        <w:rPr>
          <w:rFonts w:hint="eastAsia"/>
        </w:rPr>
        <w:t>语句</w:t>
      </w:r>
    </w:p>
  </w:comment>
  <w:comment w:id="533" w:author="liuchao" w:date="2017-04-28T16:54:00Z" w:initials="l">
    <w:p w14:paraId="7708731B" w14:textId="1260932F" w:rsidR="004A74D6" w:rsidRDefault="004A74D6">
      <w:pPr>
        <w:pStyle w:val="af0"/>
      </w:pPr>
      <w:r>
        <w:rPr>
          <w:rStyle w:val="af"/>
        </w:rPr>
        <w:annotationRef/>
      </w:r>
      <w:r>
        <w:rPr>
          <w:rFonts w:hint="eastAsia"/>
        </w:rPr>
        <w:t>没有创建包的步骤？</w:t>
      </w:r>
    </w:p>
  </w:comment>
  <w:comment w:id="542" w:author="liuchao" w:date="2017-04-28T16:54:00Z" w:initials="l">
    <w:p w14:paraId="57F1B9E0" w14:textId="6F74B724" w:rsidR="004A74D6" w:rsidRDefault="004A74D6" w:rsidP="002B3ADA">
      <w:pPr>
        <w:pStyle w:val="af0"/>
        <w:numPr>
          <w:ilvl w:val="0"/>
          <w:numId w:val="7"/>
        </w:numPr>
      </w:pPr>
      <w:r>
        <w:rPr>
          <w:rStyle w:val="af"/>
        </w:rPr>
        <w:annotationRef/>
      </w:r>
      <w:r>
        <w:rPr>
          <w:rFonts w:hint="eastAsia"/>
        </w:rPr>
        <w:t>用例图中没有这个用例？</w:t>
      </w:r>
    </w:p>
    <w:p w14:paraId="23DCF356" w14:textId="77777777" w:rsidR="004A74D6" w:rsidRDefault="004A74D6" w:rsidP="002B3ADA">
      <w:pPr>
        <w:pStyle w:val="af0"/>
        <w:numPr>
          <w:ilvl w:val="0"/>
          <w:numId w:val="7"/>
        </w:numPr>
      </w:pPr>
      <w:r>
        <w:rPr>
          <w:rFonts w:hint="eastAsia"/>
        </w:rPr>
        <w:t>没有调用包的步骤？</w:t>
      </w:r>
    </w:p>
    <w:p w14:paraId="1DFB222E" w14:textId="40D8C788" w:rsidR="004A74D6" w:rsidRDefault="004A74D6" w:rsidP="002B3ADA">
      <w:pPr>
        <w:pStyle w:val="af0"/>
        <w:numPr>
          <w:ilvl w:val="0"/>
          <w:numId w:val="7"/>
        </w:numPr>
      </w:pPr>
      <w:r>
        <w:rPr>
          <w:rFonts w:hint="eastAsia"/>
        </w:rPr>
        <w:t>步骤</w:t>
      </w:r>
      <w:r>
        <w:rPr>
          <w:rFonts w:hint="eastAsia"/>
        </w:rPr>
        <w:t>2</w:t>
      </w:r>
      <w:r>
        <w:rPr>
          <w:rFonts w:hint="eastAsia"/>
        </w:rPr>
        <w:t>和</w:t>
      </w:r>
      <w:r>
        <w:rPr>
          <w:rFonts w:hint="eastAsia"/>
        </w:rPr>
        <w:t>3</w:t>
      </w:r>
      <w:r>
        <w:rPr>
          <w:rFonts w:hint="eastAsia"/>
        </w:rPr>
        <w:t>似有矛盾？</w:t>
      </w:r>
      <w:r>
        <w:rPr>
          <w:rFonts w:hint="eastAsia"/>
        </w:rPr>
        <w:t>Step 3</w:t>
      </w:r>
      <w:r>
        <w:rPr>
          <w:rFonts w:hint="eastAsia"/>
        </w:rPr>
        <w:t>是否应该改为</w:t>
      </w:r>
      <w:r>
        <w:rPr>
          <w:rFonts w:hint="eastAsia"/>
        </w:rPr>
        <w:t>step1</w:t>
      </w:r>
      <w:r>
        <w:rPr>
          <w:rFonts w:hint="eastAsia"/>
        </w:rPr>
        <w:t>？</w:t>
      </w:r>
    </w:p>
  </w:comment>
  <w:comment w:id="560" w:author="liuchao" w:date="2017-04-28T17:00:00Z" w:initials="l">
    <w:p w14:paraId="576B7F47" w14:textId="0DA36E46" w:rsidR="004A74D6" w:rsidRDefault="004A74D6">
      <w:pPr>
        <w:pStyle w:val="af0"/>
      </w:pPr>
      <w:r>
        <w:rPr>
          <w:rStyle w:val="af"/>
        </w:rPr>
        <w:annotationRef/>
      </w:r>
      <w:r>
        <w:rPr>
          <w:rFonts w:hint="eastAsia"/>
        </w:rPr>
        <w:t>Dependency</w:t>
      </w:r>
      <w:r>
        <w:rPr>
          <w:rFonts w:hint="eastAsia"/>
        </w:rPr>
        <w:t>中说明要包含“创建包”，但图中和</w:t>
      </w:r>
      <w:r>
        <w:rPr>
          <w:rFonts w:hint="eastAsia"/>
        </w:rPr>
        <w:t>Basic Flow</w:t>
      </w:r>
      <w:r>
        <w:rPr>
          <w:rFonts w:hint="eastAsia"/>
        </w:rPr>
        <w:t>中都没有</w:t>
      </w:r>
      <w:r>
        <w:rPr>
          <w:rFonts w:hint="eastAsia"/>
        </w:rPr>
        <w:t>include</w:t>
      </w:r>
      <w:r>
        <w:rPr>
          <w:rFonts w:hint="eastAsia"/>
        </w:rPr>
        <w:t>创建包？</w:t>
      </w:r>
    </w:p>
  </w:comment>
  <w:comment w:id="595" w:author="liuchao" w:date="2017-04-28T17:04:00Z" w:initials="l">
    <w:p w14:paraId="3CE5CB03" w14:textId="63BB6CB3" w:rsidR="004A74D6" w:rsidRDefault="004A74D6">
      <w:pPr>
        <w:pStyle w:val="af0"/>
      </w:pPr>
      <w:r>
        <w:rPr>
          <w:rStyle w:val="af"/>
        </w:rPr>
        <w:annotationRef/>
      </w:r>
      <w:r>
        <w:rPr>
          <w:rFonts w:hint="eastAsia"/>
        </w:rPr>
        <w:t>步骤</w:t>
      </w:r>
      <w:r>
        <w:rPr>
          <w:rFonts w:hint="eastAsia"/>
        </w:rPr>
        <w:t>1</w:t>
      </w:r>
      <w:r>
        <w:rPr>
          <w:rFonts w:hint="eastAsia"/>
        </w:rPr>
        <w:t>中不需要对</w:t>
      </w:r>
      <w:r>
        <w:rPr>
          <w:rFonts w:hint="eastAsia"/>
        </w:rPr>
        <w:t>listener</w:t>
      </w:r>
      <w:r>
        <w:rPr>
          <w:rFonts w:hint="eastAsia"/>
        </w:rPr>
        <w:t>是什么进行解释，只说“谁做什么”</w:t>
      </w:r>
    </w:p>
  </w:comment>
  <w:comment w:id="613" w:author="liuchao" w:date="2017-04-28T17:06:00Z" w:initials="l">
    <w:p w14:paraId="540E760D" w14:textId="49D3BB45" w:rsidR="004A74D6" w:rsidRDefault="004A74D6" w:rsidP="00B00300">
      <w:pPr>
        <w:pStyle w:val="af0"/>
        <w:numPr>
          <w:ilvl w:val="0"/>
          <w:numId w:val="8"/>
        </w:numPr>
      </w:pPr>
      <w:r>
        <w:rPr>
          <w:rStyle w:val="af"/>
        </w:rPr>
        <w:annotationRef/>
      </w:r>
      <w:r>
        <w:t>S</w:t>
      </w:r>
      <w:r>
        <w:rPr>
          <w:rFonts w:hint="eastAsia"/>
        </w:rPr>
        <w:t>tep3</w:t>
      </w:r>
      <w:r>
        <w:t>:</w:t>
      </w:r>
      <w:r>
        <w:rPr>
          <w:rFonts w:hint="eastAsia"/>
        </w:rPr>
        <w:t>创建一个“用户”？在</w:t>
      </w:r>
      <w:r>
        <w:rPr>
          <w:rFonts w:hint="eastAsia"/>
        </w:rPr>
        <w:t>Brief Desc.</w:t>
      </w:r>
      <w:r>
        <w:rPr>
          <w:rFonts w:hint="eastAsia"/>
        </w:rPr>
        <w:t>中“创建</w:t>
      </w:r>
      <w:r>
        <w:rPr>
          <w:rFonts w:hint="eastAsia"/>
        </w:rPr>
        <w:t>UDP</w:t>
      </w:r>
      <w:r>
        <w:rPr>
          <w:rFonts w:hint="eastAsia"/>
        </w:rPr>
        <w:t>客户端”？不一致。</w:t>
      </w:r>
    </w:p>
    <w:p w14:paraId="2845ED37" w14:textId="5A56722C" w:rsidR="004A74D6" w:rsidRDefault="004A74D6" w:rsidP="00B00300">
      <w:pPr>
        <w:pStyle w:val="af0"/>
        <w:numPr>
          <w:ilvl w:val="0"/>
          <w:numId w:val="8"/>
        </w:numPr>
      </w:pPr>
      <w:r>
        <w:rPr>
          <w:rFonts w:hint="eastAsia"/>
        </w:rPr>
        <w:t>没有创建</w:t>
      </w:r>
      <w:r>
        <w:rPr>
          <w:rFonts w:hint="eastAsia"/>
        </w:rPr>
        <w:t>UDP</w:t>
      </w:r>
      <w:r>
        <w:rPr>
          <w:rFonts w:hint="eastAsia"/>
        </w:rPr>
        <w:t>服务器端的步骤？</w:t>
      </w:r>
    </w:p>
  </w:comment>
  <w:comment w:id="631" w:author="liuchao" w:date="2017-04-28T17:09:00Z" w:initials="l">
    <w:p w14:paraId="4166E8A3" w14:textId="04433891" w:rsidR="004A74D6" w:rsidRDefault="004A74D6">
      <w:pPr>
        <w:pStyle w:val="af0"/>
      </w:pPr>
      <w:r>
        <w:rPr>
          <w:rStyle w:val="af"/>
        </w:rPr>
        <w:annotationRef/>
      </w:r>
      <w:r>
        <w:t>S</w:t>
      </w:r>
      <w:r>
        <w:rPr>
          <w:rFonts w:hint="eastAsia"/>
        </w:rPr>
        <w:t>tep1</w:t>
      </w:r>
      <w:r>
        <w:t>:</w:t>
      </w:r>
      <w:r>
        <w:rPr>
          <w:rFonts w:hint="eastAsia"/>
        </w:rPr>
        <w:t>删除“即可”，“实现”应改为“构建”？</w:t>
      </w:r>
    </w:p>
  </w:comment>
  <w:comment w:id="640" w:author="liuchao" w:date="2017-04-28T17:11:00Z" w:initials="l">
    <w:p w14:paraId="21DDC4A8" w14:textId="12616B03" w:rsidR="004A74D6" w:rsidRDefault="004A74D6">
      <w:pPr>
        <w:pStyle w:val="af0"/>
      </w:pPr>
      <w:r>
        <w:rPr>
          <w:rStyle w:val="af"/>
        </w:rPr>
        <w:annotationRef/>
      </w:r>
      <w:r>
        <w:t>S</w:t>
      </w:r>
      <w:r>
        <w:rPr>
          <w:rFonts w:hint="eastAsia"/>
        </w:rPr>
        <w:t>tep2</w:t>
      </w:r>
      <w:r>
        <w:t xml:space="preserve">: </w:t>
      </w:r>
      <w:r>
        <w:rPr>
          <w:rFonts w:hint="eastAsia"/>
        </w:rPr>
        <w:t>“实现”改为“构建”？</w:t>
      </w:r>
    </w:p>
  </w:comment>
  <w:comment w:id="661" w:author="liuchao" w:date="2017-04-28T17:12:00Z" w:initials="l">
    <w:p w14:paraId="3E531E5E" w14:textId="05A9A18A" w:rsidR="004A74D6" w:rsidRDefault="004A74D6">
      <w:pPr>
        <w:pStyle w:val="af0"/>
      </w:pPr>
      <w:r>
        <w:rPr>
          <w:rStyle w:val="af"/>
        </w:rPr>
        <w:annotationRef/>
      </w:r>
      <w:r>
        <w:rPr>
          <w:rFonts w:hint="eastAsia"/>
        </w:rPr>
        <w:t xml:space="preserve">Global </w:t>
      </w:r>
      <w:r>
        <w:t>Alt Flow</w:t>
      </w:r>
      <w:r>
        <w:rPr>
          <w:rFonts w:hint="eastAsia"/>
        </w:rPr>
        <w:t>：太宽泛了。应该用</w:t>
      </w:r>
      <w:r>
        <w:rPr>
          <w:rFonts w:hint="eastAsia"/>
        </w:rPr>
        <w:t>Specific Alt F</w:t>
      </w:r>
      <w:r>
        <w:t>l</w:t>
      </w:r>
      <w:r>
        <w:rPr>
          <w:rFonts w:hint="eastAsia"/>
        </w:rPr>
        <w:t>ow</w:t>
      </w:r>
      <w:r>
        <w:rPr>
          <w:rFonts w:hint="eastAsia"/>
        </w:rPr>
        <w:t>，针对每个特定的步骤，分别给出处理</w:t>
      </w:r>
    </w:p>
  </w:comment>
  <w:comment w:id="712" w:author="liuchao" w:date="2017-04-28T17:15:00Z" w:initials="l">
    <w:p w14:paraId="57A6E0DB" w14:textId="5C0D491E" w:rsidR="004A74D6" w:rsidRDefault="004A74D6">
      <w:pPr>
        <w:pStyle w:val="af0"/>
      </w:pPr>
      <w:r>
        <w:rPr>
          <w:rStyle w:val="af"/>
        </w:rPr>
        <w:annotationRef/>
      </w:r>
      <w:r>
        <w:t>I</w:t>
      </w:r>
      <w:r>
        <w:rPr>
          <w:rFonts w:hint="eastAsia"/>
        </w:rPr>
        <w:t xml:space="preserve">nclude </w:t>
      </w:r>
      <w:r>
        <w:t>use case?</w:t>
      </w:r>
      <w:r>
        <w:rPr>
          <w:rFonts w:hint="eastAsia"/>
        </w:rPr>
        <w:t>图中没有</w:t>
      </w:r>
      <w:r>
        <w:rPr>
          <w:rFonts w:hint="eastAsia"/>
        </w:rPr>
        <w:t>,</w:t>
      </w:r>
      <w:r>
        <w:rPr>
          <w:rFonts w:hint="eastAsia"/>
        </w:rPr>
        <w:t>步骤中也没有</w:t>
      </w:r>
      <w:r>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4F5173D" w15:done="0"/>
  <w15:commentEx w15:paraId="0F67F026" w15:done="0"/>
  <w15:commentEx w15:paraId="576185D4" w15:done="0"/>
  <w15:commentEx w15:paraId="7708731B" w15:done="0"/>
  <w15:commentEx w15:paraId="1DFB222E" w15:done="0"/>
  <w15:commentEx w15:paraId="576B7F47" w15:done="0"/>
  <w15:commentEx w15:paraId="3CE5CB03" w15:done="0"/>
  <w15:commentEx w15:paraId="2845ED37" w15:done="0"/>
  <w15:commentEx w15:paraId="4166E8A3" w15:done="0"/>
  <w15:commentEx w15:paraId="21DDC4A8" w15:done="0"/>
  <w15:commentEx w15:paraId="3E531E5E" w15:done="0"/>
  <w15:commentEx w15:paraId="57A6E0D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24A0E1" w14:textId="77777777" w:rsidR="00FE65E0" w:rsidRDefault="00FE65E0">
      <w:r>
        <w:separator/>
      </w:r>
    </w:p>
  </w:endnote>
  <w:endnote w:type="continuationSeparator" w:id="0">
    <w:p w14:paraId="40CE686E" w14:textId="77777777" w:rsidR="00FE65E0" w:rsidRDefault="00FE65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imes">
    <w:altName w:val="CG 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243019"/>
    </w:sdtPr>
    <w:sdtContent>
      <w:p w14:paraId="4F73148F" w14:textId="5D690070" w:rsidR="004A74D6" w:rsidRDefault="004A74D6">
        <w:pPr>
          <w:pStyle w:val="a6"/>
          <w:jc w:val="center"/>
        </w:pPr>
        <w:r>
          <w:fldChar w:fldCharType="begin"/>
        </w:r>
        <w:r>
          <w:instrText>PAGE   \* MERGEFORMAT</w:instrText>
        </w:r>
        <w:r>
          <w:fldChar w:fldCharType="separate"/>
        </w:r>
        <w:r w:rsidR="002814DC" w:rsidRPr="002814DC">
          <w:rPr>
            <w:noProof/>
            <w:lang w:val="zh-CN"/>
          </w:rPr>
          <w:t>7</w:t>
        </w:r>
        <w:r>
          <w:fldChar w:fldCharType="end"/>
        </w:r>
      </w:p>
    </w:sdtContent>
  </w:sdt>
  <w:p w14:paraId="0CE89622" w14:textId="77777777" w:rsidR="004A74D6" w:rsidRDefault="004A74D6">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D7AF0F" w14:textId="77777777" w:rsidR="00FE65E0" w:rsidRDefault="00FE65E0">
      <w:r>
        <w:separator/>
      </w:r>
    </w:p>
  </w:footnote>
  <w:footnote w:type="continuationSeparator" w:id="0">
    <w:p w14:paraId="1EB92861" w14:textId="77777777" w:rsidR="00FE65E0" w:rsidRDefault="00FE65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56D094" w14:textId="77777777" w:rsidR="004A74D6" w:rsidRDefault="004A74D6">
    <w:pPr>
      <w:pStyle w:val="a8"/>
      <w:rPr>
        <w:rFonts w:ascii="Times New Roman" w:eastAsia="宋体" w:hAnsi="Times New Roman" w:cs="Times New Roman"/>
      </w:rPr>
    </w:pPr>
    <w:r>
      <w:rPr>
        <w:rFonts w:ascii="Times New Roman" w:eastAsia="宋体" w:hAnsi="Times New Roman" w:cs="Times New Roman" w:hint="eastAsia"/>
      </w:rPr>
      <w:t>&lt;&lt;Node</w:t>
    </w:r>
    <w:r>
      <w:rPr>
        <w:rFonts w:ascii="Times New Roman" w:eastAsia="宋体" w:hAnsi="Times New Roman" w:cs="Times New Roman"/>
      </w:rPr>
      <w:t>.</w:t>
    </w:r>
    <w:r>
      <w:rPr>
        <w:rFonts w:ascii="Times New Roman" w:eastAsia="宋体" w:hAnsi="Times New Roman" w:cs="Times New Roman" w:hint="eastAsia"/>
      </w:rPr>
      <w:t>js&gt;&gt;</w:t>
    </w:r>
    <w:r>
      <w:rPr>
        <w:rFonts w:ascii="Times New Roman" w:eastAsia="宋体" w:hAnsi="Times New Roman" w:cs="Times New Roman" w:hint="eastAsia"/>
      </w:rPr>
      <w:tab/>
    </w:r>
    <w:r>
      <w:rPr>
        <w:rFonts w:ascii="Times New Roman" w:eastAsia="宋体" w:hAnsi="Times New Roman" w:cs="Times New Roman" w:hint="eastAsia"/>
      </w:rPr>
      <w:tab/>
    </w:r>
    <w:r>
      <w:rPr>
        <w:rFonts w:ascii="Times New Roman" w:eastAsia="宋体" w:hAnsi="Times New Roman" w:cs="Times New Roman" w:hint="eastAsia"/>
      </w:rPr>
      <w:t>需求规格说明书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2B2945"/>
    <w:multiLevelType w:val="multilevel"/>
    <w:tmpl w:val="0B2B2945"/>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 w15:restartNumberingAfterBreak="0">
    <w:nsid w:val="16014704"/>
    <w:multiLevelType w:val="multilevel"/>
    <w:tmpl w:val="16014704"/>
    <w:lvl w:ilvl="0">
      <w:start w:val="1"/>
      <w:numFmt w:val="decimal"/>
      <w:lvlText w:val="（%1）"/>
      <w:lvlJc w:val="left"/>
      <w:pPr>
        <w:ind w:left="720" w:hanging="720"/>
      </w:pPr>
      <w:rPr>
        <w:rFonts w:asciiTheme="minorEastAsia" w:hAnsiTheme="minorEastAsia" w:hint="default"/>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3B9631A7"/>
    <w:multiLevelType w:val="hybridMultilevel"/>
    <w:tmpl w:val="CCFC562A"/>
    <w:lvl w:ilvl="0" w:tplc="5F5CE8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C915266"/>
    <w:multiLevelType w:val="hybridMultilevel"/>
    <w:tmpl w:val="D58A8BD8"/>
    <w:lvl w:ilvl="0" w:tplc="18ACEF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0525DE5"/>
    <w:multiLevelType w:val="hybridMultilevel"/>
    <w:tmpl w:val="3DB25114"/>
    <w:lvl w:ilvl="0" w:tplc="9CB410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70D6594"/>
    <w:multiLevelType w:val="multilevel"/>
    <w:tmpl w:val="570D6594"/>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5AC332B7"/>
    <w:multiLevelType w:val="hybridMultilevel"/>
    <w:tmpl w:val="E932AEA8"/>
    <w:lvl w:ilvl="0" w:tplc="6D0CDF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BA15EE1"/>
    <w:multiLevelType w:val="hybridMultilevel"/>
    <w:tmpl w:val="4B9E6242"/>
    <w:lvl w:ilvl="0" w:tplc="0DC206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
  </w:num>
  <w:num w:numId="3">
    <w:abstractNumId w:val="0"/>
  </w:num>
  <w:num w:numId="4">
    <w:abstractNumId w:val="3"/>
  </w:num>
  <w:num w:numId="5">
    <w:abstractNumId w:val="4"/>
  </w:num>
  <w:num w:numId="6">
    <w:abstractNumId w:val="2"/>
  </w:num>
  <w:num w:numId="7">
    <w:abstractNumId w:val="7"/>
  </w:num>
  <w:num w:numId="8">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elly li">
    <w15:presenceInfo w15:providerId="Windows Live" w15:userId="cae7be34abea9755"/>
  </w15:person>
  <w15:person w15:author="chunliu wang">
    <w15:presenceInfo w15:providerId="Windows Live" w15:userId="593592037ef4f8a7"/>
  </w15:person>
  <w15:person w15:author="liuchao">
    <w15:presenceInfo w15:providerId="None" w15:userId="liuchao"/>
  </w15:person>
  <w15:person w15:author="谭伟良三">
    <w15:presenceInfo w15:providerId="Windows Live" w15:userId="cf3efde9e87afe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bordersDoNotSurroundHeader/>
  <w:bordersDoNotSurroundFooter/>
  <w:trackRevisions/>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468C"/>
    <w:rsid w:val="00006864"/>
    <w:rsid w:val="00017163"/>
    <w:rsid w:val="00032C2F"/>
    <w:rsid w:val="00071B5A"/>
    <w:rsid w:val="00074030"/>
    <w:rsid w:val="000743FB"/>
    <w:rsid w:val="000819C6"/>
    <w:rsid w:val="000840E3"/>
    <w:rsid w:val="00084F03"/>
    <w:rsid w:val="000A2284"/>
    <w:rsid w:val="000C071B"/>
    <w:rsid w:val="000D1FEA"/>
    <w:rsid w:val="000E1570"/>
    <w:rsid w:val="000E5C03"/>
    <w:rsid w:val="000E7715"/>
    <w:rsid w:val="001076A3"/>
    <w:rsid w:val="00114A83"/>
    <w:rsid w:val="00114D95"/>
    <w:rsid w:val="00120819"/>
    <w:rsid w:val="0013731F"/>
    <w:rsid w:val="0015543E"/>
    <w:rsid w:val="00161F39"/>
    <w:rsid w:val="0016285E"/>
    <w:rsid w:val="00172B59"/>
    <w:rsid w:val="00176269"/>
    <w:rsid w:val="0017655D"/>
    <w:rsid w:val="001848ED"/>
    <w:rsid w:val="001B717C"/>
    <w:rsid w:val="001E0A7E"/>
    <w:rsid w:val="001E6389"/>
    <w:rsid w:val="001E6CE9"/>
    <w:rsid w:val="001F7015"/>
    <w:rsid w:val="00205969"/>
    <w:rsid w:val="002131BC"/>
    <w:rsid w:val="00213DCB"/>
    <w:rsid w:val="0021707C"/>
    <w:rsid w:val="00222C0D"/>
    <w:rsid w:val="002314A6"/>
    <w:rsid w:val="002358C1"/>
    <w:rsid w:val="00236612"/>
    <w:rsid w:val="002571D4"/>
    <w:rsid w:val="00264AB8"/>
    <w:rsid w:val="00265051"/>
    <w:rsid w:val="00272ACC"/>
    <w:rsid w:val="002741EA"/>
    <w:rsid w:val="0027465C"/>
    <w:rsid w:val="0027584D"/>
    <w:rsid w:val="002814DC"/>
    <w:rsid w:val="00285D04"/>
    <w:rsid w:val="00287E7E"/>
    <w:rsid w:val="00291CB1"/>
    <w:rsid w:val="002B3ADA"/>
    <w:rsid w:val="002B6461"/>
    <w:rsid w:val="002E2438"/>
    <w:rsid w:val="002F29D6"/>
    <w:rsid w:val="0031334B"/>
    <w:rsid w:val="00327003"/>
    <w:rsid w:val="00332860"/>
    <w:rsid w:val="00336A7C"/>
    <w:rsid w:val="00346DCD"/>
    <w:rsid w:val="00352892"/>
    <w:rsid w:val="0035442D"/>
    <w:rsid w:val="0036422C"/>
    <w:rsid w:val="0038792E"/>
    <w:rsid w:val="0039472B"/>
    <w:rsid w:val="003A5508"/>
    <w:rsid w:val="003D6C93"/>
    <w:rsid w:val="003F15C1"/>
    <w:rsid w:val="00400766"/>
    <w:rsid w:val="00401640"/>
    <w:rsid w:val="004236BD"/>
    <w:rsid w:val="00425BDA"/>
    <w:rsid w:val="00451550"/>
    <w:rsid w:val="00453EFA"/>
    <w:rsid w:val="00454305"/>
    <w:rsid w:val="00462615"/>
    <w:rsid w:val="004635F0"/>
    <w:rsid w:val="00464FFF"/>
    <w:rsid w:val="00474FB3"/>
    <w:rsid w:val="004806F1"/>
    <w:rsid w:val="004833E1"/>
    <w:rsid w:val="00483E1D"/>
    <w:rsid w:val="00486BAC"/>
    <w:rsid w:val="00490BAE"/>
    <w:rsid w:val="00491C31"/>
    <w:rsid w:val="004A74D6"/>
    <w:rsid w:val="004B327A"/>
    <w:rsid w:val="004C1350"/>
    <w:rsid w:val="004E5C1F"/>
    <w:rsid w:val="004E72A5"/>
    <w:rsid w:val="00517322"/>
    <w:rsid w:val="00556A64"/>
    <w:rsid w:val="00573EA1"/>
    <w:rsid w:val="005A474B"/>
    <w:rsid w:val="005A61C2"/>
    <w:rsid w:val="005B78A4"/>
    <w:rsid w:val="005C10E4"/>
    <w:rsid w:val="005D67B4"/>
    <w:rsid w:val="005E4940"/>
    <w:rsid w:val="006003B0"/>
    <w:rsid w:val="006003FE"/>
    <w:rsid w:val="006010CA"/>
    <w:rsid w:val="00604DA1"/>
    <w:rsid w:val="00611ABC"/>
    <w:rsid w:val="006756F9"/>
    <w:rsid w:val="006C1884"/>
    <w:rsid w:val="006C4329"/>
    <w:rsid w:val="006D51CE"/>
    <w:rsid w:val="00711EC0"/>
    <w:rsid w:val="00730DBE"/>
    <w:rsid w:val="0073245C"/>
    <w:rsid w:val="00752DF2"/>
    <w:rsid w:val="0077632D"/>
    <w:rsid w:val="00776C64"/>
    <w:rsid w:val="0078301C"/>
    <w:rsid w:val="007A10FE"/>
    <w:rsid w:val="007C37B2"/>
    <w:rsid w:val="007D5C02"/>
    <w:rsid w:val="007D7B52"/>
    <w:rsid w:val="007F526B"/>
    <w:rsid w:val="007F56F1"/>
    <w:rsid w:val="007F61F7"/>
    <w:rsid w:val="00813259"/>
    <w:rsid w:val="008422CA"/>
    <w:rsid w:val="008649CF"/>
    <w:rsid w:val="00865CE9"/>
    <w:rsid w:val="008C52B9"/>
    <w:rsid w:val="008D6FF9"/>
    <w:rsid w:val="00912D87"/>
    <w:rsid w:val="00920ECD"/>
    <w:rsid w:val="00930576"/>
    <w:rsid w:val="00942271"/>
    <w:rsid w:val="00945FD0"/>
    <w:rsid w:val="00950380"/>
    <w:rsid w:val="009504E6"/>
    <w:rsid w:val="0096468C"/>
    <w:rsid w:val="00973FF0"/>
    <w:rsid w:val="009772AA"/>
    <w:rsid w:val="00985E1F"/>
    <w:rsid w:val="00991E52"/>
    <w:rsid w:val="00995C71"/>
    <w:rsid w:val="009A0D1A"/>
    <w:rsid w:val="009A7F42"/>
    <w:rsid w:val="009C058C"/>
    <w:rsid w:val="009C277D"/>
    <w:rsid w:val="009C50D1"/>
    <w:rsid w:val="009C5790"/>
    <w:rsid w:val="009E0F23"/>
    <w:rsid w:val="009E4DE5"/>
    <w:rsid w:val="00A07A76"/>
    <w:rsid w:val="00A07F9C"/>
    <w:rsid w:val="00A33A88"/>
    <w:rsid w:val="00A35C70"/>
    <w:rsid w:val="00A4426A"/>
    <w:rsid w:val="00A450DB"/>
    <w:rsid w:val="00A55509"/>
    <w:rsid w:val="00A56F61"/>
    <w:rsid w:val="00A66919"/>
    <w:rsid w:val="00A712D8"/>
    <w:rsid w:val="00A735F8"/>
    <w:rsid w:val="00A86860"/>
    <w:rsid w:val="00A91A97"/>
    <w:rsid w:val="00AA145A"/>
    <w:rsid w:val="00AC199A"/>
    <w:rsid w:val="00AC5B2A"/>
    <w:rsid w:val="00AC6A3E"/>
    <w:rsid w:val="00AD395F"/>
    <w:rsid w:val="00AE2DA7"/>
    <w:rsid w:val="00AF121A"/>
    <w:rsid w:val="00B00300"/>
    <w:rsid w:val="00B06FD5"/>
    <w:rsid w:val="00B21412"/>
    <w:rsid w:val="00B2788F"/>
    <w:rsid w:val="00B27B8B"/>
    <w:rsid w:val="00B3366C"/>
    <w:rsid w:val="00B425C1"/>
    <w:rsid w:val="00B500F5"/>
    <w:rsid w:val="00B518D2"/>
    <w:rsid w:val="00B71E0D"/>
    <w:rsid w:val="00B73A13"/>
    <w:rsid w:val="00B82287"/>
    <w:rsid w:val="00B843C1"/>
    <w:rsid w:val="00B94AA0"/>
    <w:rsid w:val="00BA6890"/>
    <w:rsid w:val="00BC4EDE"/>
    <w:rsid w:val="00BD5C15"/>
    <w:rsid w:val="00C22E37"/>
    <w:rsid w:val="00C2517D"/>
    <w:rsid w:val="00C32DE6"/>
    <w:rsid w:val="00C34D9B"/>
    <w:rsid w:val="00C41CA5"/>
    <w:rsid w:val="00C45AA6"/>
    <w:rsid w:val="00C45D96"/>
    <w:rsid w:val="00C464AC"/>
    <w:rsid w:val="00C51118"/>
    <w:rsid w:val="00C528F6"/>
    <w:rsid w:val="00C62815"/>
    <w:rsid w:val="00C71275"/>
    <w:rsid w:val="00C91804"/>
    <w:rsid w:val="00C9379D"/>
    <w:rsid w:val="00C96281"/>
    <w:rsid w:val="00CA3A63"/>
    <w:rsid w:val="00CA653A"/>
    <w:rsid w:val="00CC38C9"/>
    <w:rsid w:val="00CF0BE0"/>
    <w:rsid w:val="00D017D9"/>
    <w:rsid w:val="00D205E8"/>
    <w:rsid w:val="00D246DF"/>
    <w:rsid w:val="00D32E75"/>
    <w:rsid w:val="00D53C4F"/>
    <w:rsid w:val="00D63EC8"/>
    <w:rsid w:val="00D729B0"/>
    <w:rsid w:val="00D869D6"/>
    <w:rsid w:val="00DD0119"/>
    <w:rsid w:val="00DD6AF0"/>
    <w:rsid w:val="00DE30A6"/>
    <w:rsid w:val="00DE67F2"/>
    <w:rsid w:val="00DF033F"/>
    <w:rsid w:val="00E0773D"/>
    <w:rsid w:val="00E10262"/>
    <w:rsid w:val="00E176EB"/>
    <w:rsid w:val="00E17EE7"/>
    <w:rsid w:val="00E3263F"/>
    <w:rsid w:val="00E46220"/>
    <w:rsid w:val="00E6094A"/>
    <w:rsid w:val="00E60C07"/>
    <w:rsid w:val="00E63DF9"/>
    <w:rsid w:val="00E6484F"/>
    <w:rsid w:val="00E65D74"/>
    <w:rsid w:val="00E71EC4"/>
    <w:rsid w:val="00E95C86"/>
    <w:rsid w:val="00E96157"/>
    <w:rsid w:val="00EA4964"/>
    <w:rsid w:val="00EB678D"/>
    <w:rsid w:val="00EC0D88"/>
    <w:rsid w:val="00EC518A"/>
    <w:rsid w:val="00EF5300"/>
    <w:rsid w:val="00F240BD"/>
    <w:rsid w:val="00F31D88"/>
    <w:rsid w:val="00F42A60"/>
    <w:rsid w:val="00F57E74"/>
    <w:rsid w:val="00F6460E"/>
    <w:rsid w:val="00F71A76"/>
    <w:rsid w:val="00F72930"/>
    <w:rsid w:val="00F81C89"/>
    <w:rsid w:val="00FA1E03"/>
    <w:rsid w:val="00FB03E2"/>
    <w:rsid w:val="00FB0AFC"/>
    <w:rsid w:val="00FB1916"/>
    <w:rsid w:val="00FB1E01"/>
    <w:rsid w:val="00FB24DD"/>
    <w:rsid w:val="00FE2B88"/>
    <w:rsid w:val="00FE33C1"/>
    <w:rsid w:val="00FE33EE"/>
    <w:rsid w:val="00FE5FD0"/>
    <w:rsid w:val="00FE65E0"/>
    <w:rsid w:val="00FF32AF"/>
    <w:rsid w:val="00FF34C0"/>
    <w:rsid w:val="03777DC8"/>
    <w:rsid w:val="26DA6AEB"/>
    <w:rsid w:val="300E58D0"/>
    <w:rsid w:val="54A438AF"/>
    <w:rsid w:val="5CDD16BD"/>
    <w:rsid w:val="675F0AFE"/>
    <w:rsid w:val="72765C01"/>
    <w:rsid w:val="79E720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B60CD89"/>
  <w15:docId w15:val="{07D92404-68EB-4D15-B7A7-C49107BDE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31">
    <w:name w:val="toc 3"/>
    <w:basedOn w:val="a"/>
    <w:next w:val="a"/>
    <w:uiPriority w:val="39"/>
    <w:unhideWhenUsed/>
    <w:pPr>
      <w:ind w:leftChars="400" w:left="840"/>
    </w:pPr>
  </w:style>
  <w:style w:type="paragraph" w:styleId="a4">
    <w:name w:val="Balloon Text"/>
    <w:basedOn w:val="a"/>
    <w:link w:val="a5"/>
    <w:uiPriority w:val="99"/>
    <w:unhideWhenUsed/>
    <w:rPr>
      <w:sz w:val="18"/>
      <w:szCs w:val="18"/>
    </w:rPr>
  </w:style>
  <w:style w:type="paragraph" w:styleId="a6">
    <w:name w:val="footer"/>
    <w:basedOn w:val="a"/>
    <w:link w:val="a7"/>
    <w:uiPriority w:val="99"/>
    <w:unhideWhenUsed/>
    <w:pPr>
      <w:tabs>
        <w:tab w:val="center" w:pos="4153"/>
        <w:tab w:val="right" w:pos="8306"/>
      </w:tabs>
      <w:snapToGrid w:val="0"/>
      <w:jc w:val="left"/>
    </w:pPr>
    <w:rPr>
      <w:sz w:val="18"/>
      <w:szCs w:val="18"/>
    </w:rPr>
  </w:style>
  <w:style w:type="paragraph" w:styleId="a8">
    <w:name w:val="header"/>
    <w:basedOn w:val="a"/>
    <w:link w:val="a9"/>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style>
  <w:style w:type="paragraph" w:styleId="21">
    <w:name w:val="toc 2"/>
    <w:basedOn w:val="a"/>
    <w:next w:val="a"/>
    <w:uiPriority w:val="39"/>
    <w:unhideWhenUsed/>
    <w:pPr>
      <w:ind w:leftChars="200" w:left="420"/>
    </w:pPr>
  </w:style>
  <w:style w:type="paragraph" w:styleId="aa">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character" w:styleId="ab">
    <w:name w:val="FollowedHyperlink"/>
    <w:basedOn w:val="a0"/>
    <w:uiPriority w:val="99"/>
    <w:unhideWhenUsed/>
    <w:rPr>
      <w:color w:val="800080" w:themeColor="followedHyperlink"/>
      <w:u w:val="single"/>
    </w:rPr>
  </w:style>
  <w:style w:type="character" w:styleId="ac">
    <w:name w:val="Hyperlink"/>
    <w:basedOn w:val="a0"/>
    <w:uiPriority w:val="99"/>
    <w:unhideWhenUsed/>
    <w:rPr>
      <w:color w:val="0000FF"/>
      <w:u w:val="single"/>
    </w:rPr>
  </w:style>
  <w:style w:type="character" w:styleId="HTML">
    <w:name w:val="HTML Code"/>
    <w:basedOn w:val="a0"/>
    <w:uiPriority w:val="99"/>
    <w:unhideWhenUsed/>
    <w:rPr>
      <w:rFonts w:ascii="宋体" w:eastAsia="宋体" w:hAnsi="宋体" w:cs="宋体"/>
      <w:sz w:val="24"/>
      <w:szCs w:val="24"/>
    </w:rPr>
  </w:style>
  <w:style w:type="table" w:styleId="ad">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9">
    <w:name w:val="页眉 字符"/>
    <w:basedOn w:val="a0"/>
    <w:link w:val="a8"/>
    <w:uiPriority w:val="99"/>
    <w:rPr>
      <w:sz w:val="18"/>
      <w:szCs w:val="18"/>
    </w:rPr>
  </w:style>
  <w:style w:type="character" w:customStyle="1" w:styleId="a7">
    <w:name w:val="页脚 字符"/>
    <w:basedOn w:val="a0"/>
    <w:link w:val="a6"/>
    <w:uiPriority w:val="99"/>
    <w:rPr>
      <w:sz w:val="18"/>
      <w:szCs w:val="18"/>
    </w:rPr>
  </w:style>
  <w:style w:type="paragraph" w:customStyle="1" w:styleId="12">
    <w:name w:val="无间隔1"/>
    <w:link w:val="ae"/>
    <w:uiPriority w:val="1"/>
    <w:qFormat/>
    <w:rPr>
      <w:rFonts w:asciiTheme="minorHAnsi" w:eastAsiaTheme="minorEastAsia" w:hAnsiTheme="minorHAnsi" w:cstheme="minorBidi"/>
      <w:sz w:val="22"/>
      <w:szCs w:val="22"/>
    </w:rPr>
  </w:style>
  <w:style w:type="character" w:customStyle="1" w:styleId="ae">
    <w:name w:val="无间隔 字符"/>
    <w:basedOn w:val="a0"/>
    <w:link w:val="12"/>
    <w:uiPriority w:val="1"/>
    <w:rPr>
      <w:kern w:val="0"/>
      <w:sz w:val="22"/>
    </w:rPr>
  </w:style>
  <w:style w:type="character" w:customStyle="1" w:styleId="a5">
    <w:name w:val="批注框文本 字符"/>
    <w:basedOn w:val="a0"/>
    <w:link w:val="a4"/>
    <w:uiPriority w:val="99"/>
    <w:semiHidden/>
    <w:rPr>
      <w:sz w:val="18"/>
      <w:szCs w:val="18"/>
    </w:rPr>
  </w:style>
  <w:style w:type="paragraph" w:customStyle="1" w:styleId="13">
    <w:name w:val="列出段落1"/>
    <w:basedOn w:val="a"/>
    <w:uiPriority w:val="34"/>
    <w:qFormat/>
    <w:pPr>
      <w:ind w:firstLineChars="200" w:firstLine="420"/>
    </w:pPr>
  </w:style>
  <w:style w:type="character" w:customStyle="1" w:styleId="apple-converted-space">
    <w:name w:val="apple-converted-space"/>
    <w:basedOn w:val="a0"/>
  </w:style>
  <w:style w:type="character" w:customStyle="1" w:styleId="10">
    <w:name w:val="标题 1 字符"/>
    <w:basedOn w:val="a0"/>
    <w:link w:val="1"/>
    <w:uiPriority w:val="9"/>
    <w:rPr>
      <w:b/>
      <w:bCs/>
      <w:kern w:val="44"/>
      <w:sz w:val="44"/>
      <w:szCs w:val="44"/>
    </w:r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character" w:styleId="af">
    <w:name w:val="annotation reference"/>
    <w:basedOn w:val="a0"/>
    <w:uiPriority w:val="99"/>
    <w:semiHidden/>
    <w:unhideWhenUsed/>
    <w:rsid w:val="00A33A88"/>
    <w:rPr>
      <w:sz w:val="21"/>
      <w:szCs w:val="21"/>
    </w:rPr>
  </w:style>
  <w:style w:type="paragraph" w:styleId="af0">
    <w:name w:val="annotation text"/>
    <w:basedOn w:val="a"/>
    <w:link w:val="af1"/>
    <w:uiPriority w:val="99"/>
    <w:semiHidden/>
    <w:unhideWhenUsed/>
    <w:rsid w:val="00A33A88"/>
    <w:pPr>
      <w:jc w:val="left"/>
    </w:pPr>
  </w:style>
  <w:style w:type="character" w:customStyle="1" w:styleId="af1">
    <w:name w:val="批注文字 字符"/>
    <w:basedOn w:val="a0"/>
    <w:link w:val="af0"/>
    <w:uiPriority w:val="99"/>
    <w:semiHidden/>
    <w:rsid w:val="00A33A88"/>
    <w:rPr>
      <w:rFonts w:asciiTheme="minorHAnsi" w:eastAsiaTheme="minorEastAsia" w:hAnsiTheme="minorHAnsi" w:cstheme="minorBidi"/>
      <w:kern w:val="2"/>
      <w:sz w:val="21"/>
      <w:szCs w:val="22"/>
    </w:rPr>
  </w:style>
  <w:style w:type="paragraph" w:styleId="af2">
    <w:name w:val="annotation subject"/>
    <w:basedOn w:val="af0"/>
    <w:next w:val="af0"/>
    <w:link w:val="af3"/>
    <w:uiPriority w:val="99"/>
    <w:semiHidden/>
    <w:unhideWhenUsed/>
    <w:rsid w:val="00A33A88"/>
    <w:rPr>
      <w:b/>
      <w:bCs/>
    </w:rPr>
  </w:style>
  <w:style w:type="character" w:customStyle="1" w:styleId="af3">
    <w:name w:val="批注主题 字符"/>
    <w:basedOn w:val="af1"/>
    <w:link w:val="af2"/>
    <w:uiPriority w:val="99"/>
    <w:semiHidden/>
    <w:rsid w:val="00A33A88"/>
    <w:rPr>
      <w:rFonts w:asciiTheme="minorHAnsi" w:eastAsiaTheme="minorEastAsia" w:hAnsiTheme="minorHAnsi" w:cstheme="minorBidi"/>
      <w:b/>
      <w:bCs/>
      <w:kern w:val="2"/>
      <w:sz w:val="21"/>
      <w:szCs w:val="22"/>
    </w:rPr>
  </w:style>
  <w:style w:type="paragraph" w:styleId="TOC">
    <w:name w:val="TOC Heading"/>
    <w:basedOn w:val="1"/>
    <w:next w:val="a"/>
    <w:uiPriority w:val="39"/>
    <w:semiHidden/>
    <w:unhideWhenUsed/>
    <w:qFormat/>
    <w:rsid w:val="00FE5FD0"/>
    <w:pPr>
      <w:outlineLvl w:val="9"/>
    </w:pPr>
  </w:style>
  <w:style w:type="paragraph" w:styleId="af4">
    <w:name w:val="List Paragraph"/>
    <w:basedOn w:val="a"/>
    <w:uiPriority w:val="99"/>
    <w:rsid w:val="002814D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aike.baidu.com/subview/536048/536048.htm" TargetMode="Externa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yperlink" Target="http://lib.csdn.net/base/javascript"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baike.baidu.com/item/%E7%BC%A9%E5%86%99" TargetMode="External"/><Relationship Id="rId20" Type="http://schemas.microsoft.com/office/2011/relationships/commentsExtended" Target="commentsExtended.xml"/><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footer" Target="footer1.xml"/><Relationship Id="rId5" Type="http://schemas.openxmlformats.org/officeDocument/2006/relationships/styles" Target="styles.xml"/><Relationship Id="rId15" Type="http://schemas.openxmlformats.org/officeDocument/2006/relationships/hyperlink" Target="http://baike.baidu.com/item/%E5%B9%B6%E5%8F%91%E8%BF%9E%E6%8E%A5"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header" Target="header1.xml"/><Relationship Id="rId61"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comments" Target="comments.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microsoft.com/office/2011/relationships/people" Target="peop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baike.baidu.com/item/%E6%96%87%E4%BB%B6%E6%8F%8F%E8%BF%B0%E7%AC%A6"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s://cnodejs.org/topic/551200e6d792542a29789a43" TargetMode="External"/><Relationship Id="rId8" Type="http://schemas.openxmlformats.org/officeDocument/2006/relationships/footnotes" Target="footnotes.xml"/><Relationship Id="rId51" Type="http://schemas.openxmlformats.org/officeDocument/2006/relationships/image" Target="media/image33.png"/><Relationship Id="rId3" Type="http://schemas.openxmlformats.org/officeDocument/2006/relationships/customXml" Target="../customXml/item3.xml"/><Relationship Id="rId12" Type="http://schemas.openxmlformats.org/officeDocument/2006/relationships/hyperlink" Target="http://baike.baidu.com/item/%E8%B6%85%E6%96%87%E6%9C%AC%E4%BC%A0%E8%BE%93%E5%8D%8F%E8%AE%AE" TargetMode="External"/><Relationship Id="rId17" Type="http://schemas.openxmlformats.org/officeDocument/2006/relationships/hyperlink" Target="http://baike.baidu.com/item/%E4%BA%92%E8%81%94%E7%BD%91/199186"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3107CD3DDDD4C47B9CF553DB3D6DE1E"/>
        <w:category>
          <w:name w:val="常规"/>
          <w:gallery w:val="placeholder"/>
        </w:category>
        <w:types>
          <w:type w:val="bbPlcHdr"/>
        </w:types>
        <w:behaviors>
          <w:behavior w:val="content"/>
        </w:behaviors>
        <w:guid w:val="{07ACAB92-4077-4C8B-8116-7F26A2EC0632}"/>
      </w:docPartPr>
      <w:docPartBody>
        <w:p w:rsidR="00191975" w:rsidRDefault="00191975">
          <w:pPr>
            <w:pStyle w:val="E3107CD3DDDD4C47B9CF553DB3D6DE1E"/>
          </w:pPr>
          <w:r>
            <w:rPr>
              <w:rFonts w:asciiTheme="majorHAnsi" w:eastAsiaTheme="majorEastAsia" w:hAnsiTheme="majorHAnsi" w:cstheme="majorBidi"/>
              <w:sz w:val="80"/>
              <w:szCs w:val="80"/>
              <w:lang w:val="zh-CN"/>
            </w:rPr>
            <w:t>[键入文档标题]</w:t>
          </w:r>
        </w:p>
      </w:docPartBody>
    </w:docPart>
    <w:docPart>
      <w:docPartPr>
        <w:name w:val="A94F2561BC494D03889C7E63ED23074D"/>
        <w:category>
          <w:name w:val="常规"/>
          <w:gallery w:val="placeholder"/>
        </w:category>
        <w:types>
          <w:type w:val="bbPlcHdr"/>
        </w:types>
        <w:behaviors>
          <w:behavior w:val="content"/>
        </w:behaviors>
        <w:guid w:val="{42FDACD2-B04E-4ED7-BF9B-F65EDEAB0A21}"/>
      </w:docPartPr>
      <w:docPartBody>
        <w:p w:rsidR="00191975" w:rsidRDefault="00191975">
          <w:pPr>
            <w:pStyle w:val="A94F2561BC494D03889C7E63ED23074D"/>
          </w:pPr>
          <w:r>
            <w:rPr>
              <w:rFonts w:asciiTheme="majorHAnsi" w:eastAsiaTheme="majorEastAsia" w:hAnsiTheme="majorHAnsi" w:cstheme="majorBidi"/>
              <w:sz w:val="44"/>
              <w:szCs w:val="44"/>
              <w:lang w:val="zh-CN"/>
            </w:rPr>
            <w:t>[键入文档副标题]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imes">
    <w:altName w:val="CG 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3914"/>
    <w:rsid w:val="00032622"/>
    <w:rsid w:val="000B6869"/>
    <w:rsid w:val="00191975"/>
    <w:rsid w:val="00195FE2"/>
    <w:rsid w:val="001A1D93"/>
    <w:rsid w:val="00235EE6"/>
    <w:rsid w:val="0024299D"/>
    <w:rsid w:val="003B7986"/>
    <w:rsid w:val="003C32C9"/>
    <w:rsid w:val="00403914"/>
    <w:rsid w:val="00553328"/>
    <w:rsid w:val="00591F98"/>
    <w:rsid w:val="006E7FF0"/>
    <w:rsid w:val="00777FFA"/>
    <w:rsid w:val="007963C1"/>
    <w:rsid w:val="009A5788"/>
    <w:rsid w:val="00AA34DD"/>
    <w:rsid w:val="00B61F7B"/>
    <w:rsid w:val="00BD7B31"/>
    <w:rsid w:val="00C15E7D"/>
    <w:rsid w:val="00C61661"/>
    <w:rsid w:val="00C8444B"/>
    <w:rsid w:val="00CB1416"/>
    <w:rsid w:val="00D00F28"/>
    <w:rsid w:val="00D05C03"/>
    <w:rsid w:val="00D7659C"/>
    <w:rsid w:val="00D866D4"/>
    <w:rsid w:val="00E3628E"/>
    <w:rsid w:val="00EE635D"/>
    <w:rsid w:val="00F852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4">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E72F9BB387347249C84AC4734B62276">
    <w:name w:val="1E72F9BB387347249C84AC4734B62276"/>
    <w:pPr>
      <w:widowControl w:val="0"/>
      <w:jc w:val="both"/>
    </w:pPr>
    <w:rPr>
      <w:kern w:val="2"/>
      <w:sz w:val="21"/>
      <w:szCs w:val="22"/>
    </w:rPr>
  </w:style>
  <w:style w:type="paragraph" w:customStyle="1" w:styleId="E3107CD3DDDD4C47B9CF553DB3D6DE1E">
    <w:name w:val="E3107CD3DDDD4C47B9CF553DB3D6DE1E"/>
    <w:pPr>
      <w:widowControl w:val="0"/>
      <w:jc w:val="both"/>
    </w:pPr>
    <w:rPr>
      <w:kern w:val="2"/>
      <w:sz w:val="21"/>
      <w:szCs w:val="22"/>
    </w:rPr>
  </w:style>
  <w:style w:type="paragraph" w:customStyle="1" w:styleId="A94F2561BC494D03889C7E63ED23074D">
    <w:name w:val="A94F2561BC494D03889C7E63ED23074D"/>
    <w:pPr>
      <w:widowControl w:val="0"/>
      <w:jc w:val="both"/>
    </w:pPr>
    <w:rPr>
      <w:kern w:val="2"/>
      <w:sz w:val="21"/>
      <w:szCs w:val="22"/>
    </w:rPr>
  </w:style>
  <w:style w:type="paragraph" w:customStyle="1" w:styleId="165845EA28164BA68250C0E0D5E3E056">
    <w:name w:val="165845EA28164BA68250C0E0D5E3E056"/>
    <w:pPr>
      <w:widowControl w:val="0"/>
      <w:jc w:val="both"/>
    </w:pPr>
    <w:rPr>
      <w:kern w:val="2"/>
      <w:sz w:val="21"/>
      <w:szCs w:val="22"/>
    </w:rPr>
  </w:style>
  <w:style w:type="paragraph" w:customStyle="1" w:styleId="8535FF7D55024FA791DAE0B062DDE75F">
    <w:name w:val="8535FF7D55024FA791DAE0B062DDE75F"/>
    <w:pPr>
      <w:widowControl w:val="0"/>
      <w:jc w:val="both"/>
    </w:pPr>
    <w:rPr>
      <w:kern w:val="2"/>
      <w:sz w:val="21"/>
      <w:szCs w:val="22"/>
    </w:rPr>
  </w:style>
  <w:style w:type="paragraph" w:customStyle="1" w:styleId="821A5E85ECA447728E4B2BE5611589DC">
    <w:name w:val="821A5E85ECA447728E4B2BE5611589DC"/>
    <w:pPr>
      <w:widowControl w:val="0"/>
      <w:jc w:val="both"/>
    </w:pPr>
    <w:rPr>
      <w:kern w:val="2"/>
      <w:sz w:val="21"/>
      <w:szCs w:val="22"/>
    </w:rPr>
  </w:style>
  <w:style w:type="paragraph" w:customStyle="1" w:styleId="78C6A4DA96EF48459CE4162AF211DB57">
    <w:name w:val="78C6A4DA96EF48459CE4162AF211DB57"/>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E18F0AF6-E7AD-432F-A82E-EB4046824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23</Pages>
  <Words>2379</Words>
  <Characters>13566</Characters>
  <Application>Microsoft Office Word</Application>
  <DocSecurity>0</DocSecurity>
  <Lines>113</Lines>
  <Paragraphs>31</Paragraphs>
  <ScaleCrop>false</ScaleCrop>
  <Company/>
  <LinksUpToDate>false</LinksUpToDate>
  <CharactersWithSpaces>15914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需求规格说明书</dc:title>
  <dc:subject>基于Node.js的分析与应用</dc:subject>
  <dc:creator>温元祯</dc:creator>
  <cp:lastModifiedBy>relly li</cp:lastModifiedBy>
  <cp:revision>13</cp:revision>
  <dcterms:created xsi:type="dcterms:W3CDTF">2017-04-28T08:27:00Z</dcterms:created>
  <dcterms:modified xsi:type="dcterms:W3CDTF">2017-05-17T14:15:00Z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