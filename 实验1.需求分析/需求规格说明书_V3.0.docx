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w:eastAsia="宋体" w:hAnsi="Times" w:cstheme="majorBidi"/>
          <w:kern w:val="2"/>
          <w:sz w:val="21"/>
        </w:rPr>
        <w:id w:val="348452123"/>
      </w:sdtPr>
      <w:sdtEndPr>
        <w:rPr>
          <w:rFonts w:cstheme="minorBidi"/>
        </w:rPr>
      </w:sdtEndPr>
      <w:sdtContent>
        <w:tbl>
          <w:tblPr>
            <w:tblW w:w="8306" w:type="dxa"/>
            <w:jc w:val="center"/>
            <w:tblLayout w:type="fixed"/>
            <w:tblLook w:val="04A0" w:firstRow="1" w:lastRow="0" w:firstColumn="1" w:lastColumn="0" w:noHBand="0" w:noVBand="1"/>
          </w:tblPr>
          <w:tblGrid>
            <w:gridCol w:w="8306"/>
          </w:tblGrid>
          <w:tr w:rsidR="0073245C" w14:paraId="49E70ACA" w14:textId="77777777">
            <w:trPr>
              <w:trHeight w:val="2880"/>
              <w:jc w:val="center"/>
            </w:trPr>
            <w:tc>
              <w:tcPr>
                <w:tcW w:w="8306" w:type="dxa"/>
              </w:tcPr>
              <w:p w14:paraId="43A3C99B" w14:textId="77777777" w:rsidR="0073245C" w:rsidRDefault="0073245C">
                <w:pPr>
                  <w:pStyle w:val="12"/>
                  <w:jc w:val="center"/>
                  <w:rPr>
                    <w:rFonts w:ascii="Times" w:eastAsia="宋体" w:hAnsi="Times"/>
                    <w:sz w:val="72"/>
                  </w:rPr>
                </w:pPr>
              </w:p>
              <w:p w14:paraId="7D7A080F" w14:textId="77777777" w:rsidR="0073245C" w:rsidRDefault="00A33A88">
                <w:pPr>
                  <w:pStyle w:val="12"/>
                  <w:jc w:val="center"/>
                  <w:rPr>
                    <w:rFonts w:ascii="Times" w:eastAsia="宋体" w:hAnsi="Times"/>
                    <w:sz w:val="72"/>
                  </w:rPr>
                </w:pPr>
                <w:r>
                  <w:rPr>
                    <w:rFonts w:ascii="Times" w:eastAsia="宋体" w:hAnsi="Times"/>
                    <w:noProof/>
                    <w:sz w:val="72"/>
                  </w:rPr>
                  <w:drawing>
                    <wp:inline distT="0" distB="0" distL="0" distR="0" wp14:anchorId="7F7244D5" wp14:editId="5DC7923E">
                      <wp:extent cx="3505200" cy="762000"/>
                      <wp:effectExtent l="0" t="0" r="0" b="0"/>
                      <wp:docPr id="6"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buaa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05200" cy="762000"/>
                              </a:xfrm>
                              <a:prstGeom prst="rect">
                                <a:avLst/>
                              </a:prstGeom>
                              <a:noFill/>
                              <a:ln>
                                <a:noFill/>
                              </a:ln>
                            </pic:spPr>
                          </pic:pic>
                        </a:graphicData>
                      </a:graphic>
                    </wp:inline>
                  </w:drawing>
                </w:r>
              </w:p>
              <w:p w14:paraId="4D9435F6" w14:textId="77777777" w:rsidR="0073245C" w:rsidRDefault="0073245C">
                <w:pPr>
                  <w:pStyle w:val="12"/>
                  <w:jc w:val="center"/>
                  <w:rPr>
                    <w:rFonts w:ascii="Times" w:eastAsia="宋体" w:hAnsi="Times" w:cstheme="majorBidi"/>
                  </w:rPr>
                </w:pPr>
              </w:p>
            </w:tc>
          </w:tr>
          <w:tr w:rsidR="0073245C" w14:paraId="6E2E245E" w14:textId="77777777">
            <w:trPr>
              <w:trHeight w:val="2880"/>
              <w:jc w:val="center"/>
            </w:trPr>
            <w:tc>
              <w:tcPr>
                <w:tcW w:w="8306" w:type="dxa"/>
              </w:tcPr>
              <w:p w14:paraId="3F95BADA" w14:textId="77777777" w:rsidR="0073245C" w:rsidRDefault="0073245C">
                <w:pPr>
                  <w:pStyle w:val="12"/>
                  <w:rPr>
                    <w:rFonts w:ascii="Times" w:eastAsia="宋体" w:hAnsi="Times" w:cstheme="majorBidi"/>
                    <w:kern w:val="2"/>
                    <w:sz w:val="21"/>
                  </w:rPr>
                </w:pPr>
              </w:p>
            </w:tc>
          </w:tr>
          <w:tr w:rsidR="0073245C" w14:paraId="68B2E87A" w14:textId="77777777">
            <w:trPr>
              <w:trHeight w:val="1440"/>
              <w:jc w:val="center"/>
            </w:trPr>
            <w:sdt>
              <w:sdtPr>
                <w:rPr>
                  <w:rFonts w:ascii="Times" w:eastAsia="宋体" w:hAnsi="Times" w:cstheme="majorBidi" w:hint="eastAsia"/>
                  <w:sz w:val="80"/>
                  <w:szCs w:val="80"/>
                </w:rPr>
                <w:alias w:val="标题"/>
                <w:id w:val="15524250"/>
                <w:placeholder>
                  <w:docPart w:val="E3107CD3DDDD4C47B9CF553DB3D6DE1E"/>
                </w:placeholder>
                <w:dataBinding w:prefixMappings="xmlns:ns0='http://schemas.openxmlformats.org/package/2006/metadata/core-properties' xmlns:ns1='http://purl.org/dc/elements/1.1/'" w:xpath="/ns0:coreProperties[1]/ns1:title[1]" w:storeItemID="{6C3C8BC8-F283-45AE-878A-BAB7291924A1}"/>
                <w:text/>
              </w:sdtPr>
              <w:sdtEndPr/>
              <w:sdtContent>
                <w:tc>
                  <w:tcPr>
                    <w:tcW w:w="8306" w:type="dxa"/>
                    <w:tcBorders>
                      <w:bottom w:val="single" w:sz="4" w:space="0" w:color="4F81BD" w:themeColor="accent1"/>
                    </w:tcBorders>
                    <w:vAlign w:val="center"/>
                  </w:tcPr>
                  <w:p w14:paraId="7B362EEB" w14:textId="77777777" w:rsidR="0073245C" w:rsidRDefault="00A33A88">
                    <w:pPr>
                      <w:pStyle w:val="12"/>
                      <w:jc w:val="center"/>
                      <w:rPr>
                        <w:rFonts w:ascii="Times" w:eastAsia="宋体" w:hAnsi="Times" w:cstheme="majorBidi"/>
                        <w:sz w:val="80"/>
                        <w:szCs w:val="80"/>
                      </w:rPr>
                    </w:pPr>
                    <w:r>
                      <w:rPr>
                        <w:rFonts w:ascii="Times" w:eastAsia="宋体" w:hAnsi="Times" w:cstheme="majorBidi" w:hint="eastAsia"/>
                        <w:sz w:val="80"/>
                        <w:szCs w:val="80"/>
                      </w:rPr>
                      <w:t>需求规格说明书</w:t>
                    </w:r>
                  </w:p>
                </w:tc>
              </w:sdtContent>
            </w:sdt>
          </w:tr>
          <w:tr w:rsidR="0073245C" w14:paraId="78B25B98" w14:textId="77777777">
            <w:trPr>
              <w:trHeight w:val="720"/>
              <w:jc w:val="center"/>
            </w:trPr>
            <w:sdt>
              <w:sdtPr>
                <w:rPr>
                  <w:rFonts w:ascii="Times" w:eastAsia="宋体" w:hAnsi="Times" w:cstheme="majorBidi" w:hint="eastAsia"/>
                  <w:sz w:val="44"/>
                  <w:szCs w:val="44"/>
                </w:rPr>
                <w:alias w:val="副标题"/>
                <w:id w:val="15524255"/>
                <w:placeholder>
                  <w:docPart w:val="A94F2561BC494D03889C7E63ED23074D"/>
                </w:placeholder>
                <w:dataBinding w:prefixMappings="xmlns:ns0='http://schemas.openxmlformats.org/package/2006/metadata/core-properties' xmlns:ns1='http://purl.org/dc/elements/1.1/'" w:xpath="/ns0:coreProperties[1]/ns1:subject[1]" w:storeItemID="{6C3C8BC8-F283-45AE-878A-BAB7291924A1}"/>
                <w:text/>
              </w:sdtPr>
              <w:sdtEndPr/>
              <w:sdtContent>
                <w:tc>
                  <w:tcPr>
                    <w:tcW w:w="8306" w:type="dxa"/>
                    <w:tcBorders>
                      <w:top w:val="single" w:sz="4" w:space="0" w:color="4F81BD" w:themeColor="accent1"/>
                    </w:tcBorders>
                    <w:vAlign w:val="center"/>
                  </w:tcPr>
                  <w:p w14:paraId="328D7AF2" w14:textId="77777777" w:rsidR="0073245C" w:rsidRDefault="00A33A88">
                    <w:pPr>
                      <w:pStyle w:val="12"/>
                      <w:jc w:val="center"/>
                      <w:rPr>
                        <w:rFonts w:ascii="Times" w:eastAsia="宋体" w:hAnsi="Times" w:cstheme="majorBidi"/>
                        <w:sz w:val="44"/>
                        <w:szCs w:val="44"/>
                      </w:rPr>
                    </w:pPr>
                    <w:r>
                      <w:rPr>
                        <w:rFonts w:ascii="Times" w:eastAsia="宋体" w:hAnsi="Times" w:cstheme="majorBidi" w:hint="eastAsia"/>
                        <w:sz w:val="44"/>
                        <w:szCs w:val="44"/>
                      </w:rPr>
                      <w:t>基于</w:t>
                    </w:r>
                    <w:r>
                      <w:rPr>
                        <w:rFonts w:ascii="Times" w:eastAsia="宋体" w:hAnsi="Times" w:cstheme="majorBidi" w:hint="eastAsia"/>
                        <w:sz w:val="44"/>
                        <w:szCs w:val="44"/>
                      </w:rPr>
                      <w:t>Node.js</w:t>
                    </w:r>
                    <w:r>
                      <w:rPr>
                        <w:rFonts w:ascii="Times" w:eastAsia="宋体" w:hAnsi="Times" w:cstheme="majorBidi" w:hint="eastAsia"/>
                        <w:sz w:val="44"/>
                        <w:szCs w:val="44"/>
                      </w:rPr>
                      <w:t>的分析与应用</w:t>
                    </w:r>
                  </w:p>
                </w:tc>
              </w:sdtContent>
            </w:sdt>
          </w:tr>
          <w:tr w:rsidR="0073245C" w:rsidRPr="00E60C07" w14:paraId="0AA8652B" w14:textId="77777777">
            <w:trPr>
              <w:trHeight w:val="360"/>
              <w:jc w:val="center"/>
            </w:trPr>
            <w:tc>
              <w:tcPr>
                <w:tcW w:w="8306" w:type="dxa"/>
                <w:vAlign w:val="center"/>
              </w:tcPr>
              <w:p w14:paraId="6D70D392" w14:textId="77777777" w:rsidR="0073245C" w:rsidRDefault="0073245C">
                <w:pPr>
                  <w:pStyle w:val="12"/>
                  <w:jc w:val="center"/>
                  <w:rPr>
                    <w:rFonts w:ascii="Times" w:eastAsia="宋体" w:hAnsi="Times"/>
                  </w:rPr>
                </w:pPr>
              </w:p>
              <w:p w14:paraId="1C7183E6" w14:textId="77777777" w:rsidR="0073245C" w:rsidRDefault="0073245C">
                <w:pPr>
                  <w:pStyle w:val="12"/>
                  <w:jc w:val="center"/>
                  <w:rPr>
                    <w:rFonts w:ascii="Times" w:eastAsia="宋体" w:hAnsi="Times"/>
                  </w:rPr>
                </w:pPr>
              </w:p>
              <w:p w14:paraId="49DDCBC5" w14:textId="77777777" w:rsidR="0073245C" w:rsidRDefault="0073245C">
                <w:pPr>
                  <w:pStyle w:val="12"/>
                  <w:jc w:val="center"/>
                  <w:rPr>
                    <w:rFonts w:ascii="Times" w:eastAsia="宋体" w:hAnsi="Times"/>
                  </w:rPr>
                </w:pPr>
              </w:p>
              <w:p w14:paraId="5CDF2DC4" w14:textId="77777777" w:rsidR="0073245C" w:rsidRDefault="0073245C">
                <w:pPr>
                  <w:pStyle w:val="12"/>
                  <w:jc w:val="center"/>
                  <w:rPr>
                    <w:rFonts w:ascii="Times" w:eastAsia="宋体" w:hAnsi="Times"/>
                  </w:rPr>
                </w:pPr>
              </w:p>
              <w:p w14:paraId="78EB92F0" w14:textId="77777777" w:rsidR="0073245C" w:rsidRDefault="0073245C">
                <w:pPr>
                  <w:pStyle w:val="12"/>
                  <w:jc w:val="center"/>
                  <w:rPr>
                    <w:rFonts w:ascii="Times" w:eastAsia="宋体" w:hAnsi="Times"/>
                  </w:rPr>
                </w:pPr>
              </w:p>
              <w:p w14:paraId="0071001F" w14:textId="77777777" w:rsidR="0073245C" w:rsidRDefault="0073245C">
                <w:pPr>
                  <w:pStyle w:val="12"/>
                  <w:jc w:val="center"/>
                  <w:rPr>
                    <w:rFonts w:ascii="Times" w:eastAsia="宋体" w:hAnsi="Times"/>
                  </w:rPr>
                </w:pPr>
              </w:p>
              <w:p w14:paraId="0A1E4D5A" w14:textId="77777777" w:rsidR="0073245C" w:rsidRDefault="0073245C">
                <w:pPr>
                  <w:pStyle w:val="12"/>
                  <w:jc w:val="center"/>
                  <w:rPr>
                    <w:rFonts w:ascii="Times" w:eastAsia="宋体" w:hAnsi="Times"/>
                  </w:rPr>
                </w:pPr>
              </w:p>
              <w:p w14:paraId="478A2FFE" w14:textId="77777777" w:rsidR="0073245C" w:rsidRDefault="0073245C">
                <w:pPr>
                  <w:pStyle w:val="12"/>
                  <w:jc w:val="center"/>
                  <w:rPr>
                    <w:rFonts w:ascii="Times" w:eastAsia="宋体" w:hAnsi="Times"/>
                  </w:rPr>
                </w:pPr>
              </w:p>
              <w:p w14:paraId="1B5FEE64" w14:textId="77777777" w:rsidR="0073245C" w:rsidRDefault="0073245C">
                <w:pPr>
                  <w:pStyle w:val="12"/>
                  <w:jc w:val="center"/>
                  <w:rPr>
                    <w:rFonts w:ascii="Times" w:eastAsia="宋体" w:hAnsi="Times"/>
                  </w:rPr>
                </w:pPr>
              </w:p>
              <w:p w14:paraId="4A493CA8" w14:textId="77777777" w:rsidR="0073245C" w:rsidRDefault="0073245C">
                <w:pPr>
                  <w:pStyle w:val="12"/>
                  <w:jc w:val="center"/>
                  <w:rPr>
                    <w:rFonts w:ascii="Times" w:eastAsia="宋体" w:hAnsi="Times"/>
                  </w:rPr>
                </w:pPr>
              </w:p>
              <w:p w14:paraId="76A8DA0F" w14:textId="77777777" w:rsidR="0073245C" w:rsidRDefault="0073245C">
                <w:pPr>
                  <w:pStyle w:val="12"/>
                  <w:jc w:val="center"/>
                  <w:rPr>
                    <w:rFonts w:ascii="Times" w:eastAsia="宋体" w:hAnsi="Times"/>
                  </w:rPr>
                </w:pPr>
              </w:p>
              <w:p w14:paraId="46C27A45" w14:textId="77777777" w:rsidR="0073245C" w:rsidRDefault="0073245C">
                <w:pPr>
                  <w:pStyle w:val="12"/>
                  <w:rPr>
                    <w:rFonts w:ascii="Times" w:eastAsia="宋体" w:hAnsi="Times"/>
                  </w:rPr>
                </w:pPr>
              </w:p>
              <w:p w14:paraId="2DD9769E" w14:textId="77777777" w:rsidR="0073245C" w:rsidRDefault="0073245C">
                <w:pPr>
                  <w:pStyle w:val="12"/>
                  <w:rPr>
                    <w:rFonts w:ascii="Times" w:eastAsia="宋体" w:hAnsi="Times"/>
                  </w:rPr>
                </w:pPr>
              </w:p>
            </w:tc>
          </w:tr>
          <w:tr w:rsidR="0073245C" w14:paraId="5206A8E0" w14:textId="77777777">
            <w:trPr>
              <w:trHeight w:val="360"/>
              <w:jc w:val="center"/>
            </w:trPr>
            <w:tc>
              <w:tcPr>
                <w:tcW w:w="8306" w:type="dxa"/>
                <w:vAlign w:val="center"/>
              </w:tcPr>
              <w:p w14:paraId="793DC6F5" w14:textId="77777777" w:rsidR="0073245C" w:rsidRDefault="0073245C">
                <w:pPr>
                  <w:pStyle w:val="12"/>
                  <w:rPr>
                    <w:rFonts w:ascii="Times" w:eastAsia="宋体" w:hAnsi="Times"/>
                    <w:b/>
                    <w:bCs/>
                  </w:rPr>
                </w:pPr>
              </w:p>
            </w:tc>
          </w:tr>
          <w:tr w:rsidR="0073245C" w14:paraId="69AA3792" w14:textId="77777777">
            <w:trPr>
              <w:trHeight w:val="360"/>
              <w:jc w:val="center"/>
            </w:trPr>
            <w:tc>
              <w:tcPr>
                <w:tcW w:w="8306" w:type="dxa"/>
                <w:vAlign w:val="center"/>
              </w:tcPr>
              <w:p w14:paraId="64898D96" w14:textId="77777777" w:rsidR="0073245C" w:rsidRDefault="00A33A88">
                <w:pPr>
                  <w:jc w:val="center"/>
                  <w:rPr>
                    <w:rFonts w:ascii="Times" w:eastAsia="宋体" w:hAnsi="Times"/>
                    <w:sz w:val="30"/>
                    <w:szCs w:val="30"/>
                  </w:rPr>
                </w:pPr>
                <w:r>
                  <w:rPr>
                    <w:rFonts w:ascii="Times" w:eastAsia="宋体" w:hAnsi="Times" w:hint="eastAsia"/>
                    <w:sz w:val="30"/>
                    <w:szCs w:val="30"/>
                  </w:rPr>
                  <w:t>北京航空航天大学</w:t>
                </w:r>
              </w:p>
              <w:p w14:paraId="0C09A922" w14:textId="45593615" w:rsidR="0073245C" w:rsidRDefault="00A33A88">
                <w:pPr>
                  <w:jc w:val="center"/>
                  <w:rPr>
                    <w:rFonts w:ascii="Times" w:eastAsia="宋体" w:hAnsi="Times"/>
                    <w:b/>
                    <w:bCs/>
                  </w:rPr>
                </w:pPr>
                <w:r>
                  <w:rPr>
                    <w:rFonts w:ascii="Times" w:eastAsia="宋体" w:hAnsi="Times" w:hint="eastAsia"/>
                    <w:sz w:val="30"/>
                    <w:szCs w:val="30"/>
                  </w:rPr>
                  <w:t>2017-</w:t>
                </w:r>
                <w:del w:id="0" w:author="relly li" w:date="2017-05-17T22:00:00Z">
                  <w:r w:rsidDel="00E10262">
                    <w:rPr>
                      <w:rFonts w:ascii="Times" w:eastAsia="宋体" w:hAnsi="Times" w:hint="eastAsia"/>
                      <w:sz w:val="30"/>
                      <w:szCs w:val="30"/>
                    </w:rPr>
                    <w:delText>04</w:delText>
                  </w:r>
                </w:del>
                <w:ins w:id="1" w:author="relly li" w:date="2017-05-17T22:00:00Z">
                  <w:r w:rsidR="00E10262">
                    <w:rPr>
                      <w:rFonts w:ascii="Times" w:eastAsia="宋体" w:hAnsi="Times" w:hint="eastAsia"/>
                      <w:sz w:val="30"/>
                      <w:szCs w:val="30"/>
                    </w:rPr>
                    <w:t>0</w:t>
                  </w:r>
                </w:ins>
                <w:ins w:id="2" w:author="chunliu wang" w:date="2017-06-04T16:53:00Z">
                  <w:r w:rsidR="00A02E0A">
                    <w:rPr>
                      <w:rFonts w:ascii="Times" w:eastAsia="宋体" w:hAnsi="Times"/>
                      <w:sz w:val="30"/>
                      <w:szCs w:val="30"/>
                    </w:rPr>
                    <w:t>6</w:t>
                  </w:r>
                </w:ins>
                <w:ins w:id="3" w:author="relly li" w:date="2017-05-17T22:00:00Z">
                  <w:del w:id="4" w:author="chunliu wang" w:date="2017-06-04T16:53:00Z">
                    <w:r w:rsidR="00E10262" w:rsidDel="00A02E0A">
                      <w:rPr>
                        <w:rFonts w:ascii="Times" w:eastAsia="宋体" w:hAnsi="Times"/>
                        <w:sz w:val="30"/>
                        <w:szCs w:val="30"/>
                      </w:rPr>
                      <w:delText>5</w:delText>
                    </w:r>
                  </w:del>
                </w:ins>
                <w:r>
                  <w:rPr>
                    <w:rFonts w:ascii="Times" w:eastAsia="宋体" w:hAnsi="Times" w:hint="eastAsia"/>
                    <w:sz w:val="30"/>
                    <w:szCs w:val="30"/>
                  </w:rPr>
                  <w:t>-</w:t>
                </w:r>
                <w:ins w:id="5" w:author="chunliu wang" w:date="2017-06-04T16:53:00Z">
                  <w:r w:rsidR="00A02E0A">
                    <w:rPr>
                      <w:rFonts w:ascii="Times" w:eastAsia="宋体" w:hAnsi="Times"/>
                      <w:sz w:val="30"/>
                      <w:szCs w:val="30"/>
                    </w:rPr>
                    <w:t>04</w:t>
                  </w:r>
                </w:ins>
                <w:ins w:id="6" w:author="relly li" w:date="2017-05-17T22:00:00Z">
                  <w:del w:id="7" w:author="chunliu wang" w:date="2017-06-04T16:53:00Z">
                    <w:r w:rsidR="00E10262" w:rsidDel="00A02E0A">
                      <w:rPr>
                        <w:rFonts w:ascii="Times" w:eastAsia="宋体" w:hAnsi="Times"/>
                        <w:sz w:val="30"/>
                        <w:szCs w:val="30"/>
                      </w:rPr>
                      <w:delText>17</w:delText>
                    </w:r>
                  </w:del>
                </w:ins>
                <w:del w:id="8" w:author="relly li" w:date="2017-05-17T22:00:00Z">
                  <w:r w:rsidDel="00E10262">
                    <w:rPr>
                      <w:rFonts w:ascii="Times" w:eastAsia="宋体" w:hAnsi="Times" w:hint="eastAsia"/>
                      <w:sz w:val="30"/>
                      <w:szCs w:val="30"/>
                    </w:rPr>
                    <w:delText>23</w:delText>
                  </w:r>
                </w:del>
              </w:p>
            </w:tc>
          </w:tr>
        </w:tbl>
        <w:p w14:paraId="4222BB0C" w14:textId="77777777" w:rsidR="0073245C" w:rsidRDefault="0051472F">
          <w:pPr>
            <w:widowControl/>
            <w:jc w:val="left"/>
            <w:rPr>
              <w:rFonts w:ascii="Times" w:eastAsia="宋体" w:hAnsi="Times"/>
            </w:rPr>
          </w:pPr>
        </w:p>
      </w:sdtContent>
    </w:sdt>
    <w:p w14:paraId="496EA17D" w14:textId="77777777" w:rsidR="0073245C" w:rsidRDefault="00A33A88">
      <w:pPr>
        <w:jc w:val="center"/>
        <w:rPr>
          <w:rFonts w:ascii="Times" w:eastAsia="宋体" w:hAnsi="Times"/>
          <w:sz w:val="28"/>
          <w:szCs w:val="28"/>
        </w:rPr>
      </w:pPr>
      <w:r>
        <w:rPr>
          <w:rFonts w:ascii="Times" w:eastAsia="宋体" w:hAnsi="Times" w:hint="eastAsia"/>
          <w:sz w:val="28"/>
          <w:szCs w:val="28"/>
        </w:rPr>
        <w:lastRenderedPageBreak/>
        <w:t>版本变更历史</w:t>
      </w:r>
    </w:p>
    <w:tbl>
      <w:tblPr>
        <w:tblStyle w:val="ad"/>
        <w:tblW w:w="8296" w:type="dxa"/>
        <w:jc w:val="center"/>
        <w:tblLayout w:type="fixed"/>
        <w:tblLook w:val="04A0" w:firstRow="1" w:lastRow="0" w:firstColumn="1" w:lastColumn="0" w:noHBand="0" w:noVBand="1"/>
        <w:tblPrChange w:id="9" w:author="chunliu wang" w:date="2017-06-04T16:54:00Z">
          <w:tblPr>
            <w:tblStyle w:val="ad"/>
            <w:tblW w:w="8296" w:type="dxa"/>
            <w:tblLayout w:type="fixed"/>
            <w:tblLook w:val="04A0" w:firstRow="1" w:lastRow="0" w:firstColumn="1" w:lastColumn="0" w:noHBand="0" w:noVBand="1"/>
          </w:tblPr>
        </w:tblPrChange>
      </w:tblPr>
      <w:tblGrid>
        <w:gridCol w:w="936"/>
        <w:gridCol w:w="1296"/>
        <w:gridCol w:w="1099"/>
        <w:gridCol w:w="1948"/>
        <w:gridCol w:w="1400"/>
        <w:gridCol w:w="1617"/>
        <w:tblGridChange w:id="10">
          <w:tblGrid>
            <w:gridCol w:w="936"/>
            <w:gridCol w:w="1296"/>
            <w:gridCol w:w="1099"/>
            <w:gridCol w:w="1948"/>
            <w:gridCol w:w="1400"/>
            <w:gridCol w:w="1617"/>
          </w:tblGrid>
        </w:tblGridChange>
      </w:tblGrid>
      <w:tr w:rsidR="0073245C" w14:paraId="5A97EEFA" w14:textId="77777777" w:rsidTr="00A02E0A">
        <w:trPr>
          <w:trHeight w:val="354"/>
          <w:jc w:val="center"/>
          <w:trPrChange w:id="11" w:author="chunliu wang" w:date="2017-06-04T16:54:00Z">
            <w:trPr>
              <w:trHeight w:val="354"/>
            </w:trPr>
          </w:trPrChange>
        </w:trPr>
        <w:tc>
          <w:tcPr>
            <w:tcW w:w="936" w:type="dxa"/>
            <w:tcPrChange w:id="12" w:author="chunliu wang" w:date="2017-06-04T16:54:00Z">
              <w:tcPr>
                <w:tcW w:w="936" w:type="dxa"/>
              </w:tcPr>
            </w:tcPrChange>
          </w:tcPr>
          <w:p w14:paraId="343601F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版本</w:t>
            </w:r>
          </w:p>
        </w:tc>
        <w:tc>
          <w:tcPr>
            <w:tcW w:w="1296" w:type="dxa"/>
            <w:tcPrChange w:id="13" w:author="chunliu wang" w:date="2017-06-04T16:54:00Z">
              <w:tcPr>
                <w:tcW w:w="1296" w:type="dxa"/>
              </w:tcPr>
            </w:tcPrChange>
          </w:tcPr>
          <w:p w14:paraId="16F72EFD"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提交日期</w:t>
            </w:r>
          </w:p>
        </w:tc>
        <w:tc>
          <w:tcPr>
            <w:tcW w:w="1099" w:type="dxa"/>
            <w:tcPrChange w:id="14" w:author="chunliu wang" w:date="2017-06-04T16:54:00Z">
              <w:tcPr>
                <w:tcW w:w="1099" w:type="dxa"/>
              </w:tcPr>
            </w:tcPrChange>
          </w:tcPr>
          <w:p w14:paraId="23D25ED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编制人</w:t>
            </w:r>
          </w:p>
        </w:tc>
        <w:tc>
          <w:tcPr>
            <w:tcW w:w="1948" w:type="dxa"/>
            <w:tcPrChange w:id="15" w:author="chunliu wang" w:date="2017-06-04T16:54:00Z">
              <w:tcPr>
                <w:tcW w:w="1948" w:type="dxa"/>
              </w:tcPr>
            </w:tcPrChange>
          </w:tcPr>
          <w:p w14:paraId="588D9AD9"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修改说明</w:t>
            </w:r>
          </w:p>
        </w:tc>
        <w:tc>
          <w:tcPr>
            <w:tcW w:w="1400" w:type="dxa"/>
            <w:tcPrChange w:id="16" w:author="chunliu wang" w:date="2017-06-04T16:54:00Z">
              <w:tcPr>
                <w:tcW w:w="1400" w:type="dxa"/>
              </w:tcPr>
            </w:tcPrChange>
          </w:tcPr>
          <w:p w14:paraId="4B7A65E0"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审核人</w:t>
            </w:r>
          </w:p>
        </w:tc>
        <w:tc>
          <w:tcPr>
            <w:tcW w:w="1617" w:type="dxa"/>
            <w:tcPrChange w:id="17" w:author="chunliu wang" w:date="2017-06-04T16:54:00Z">
              <w:tcPr>
                <w:tcW w:w="1617" w:type="dxa"/>
              </w:tcPr>
            </w:tcPrChange>
          </w:tcPr>
          <w:p w14:paraId="31A3238F"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版本说明</w:t>
            </w:r>
          </w:p>
        </w:tc>
      </w:tr>
      <w:tr w:rsidR="0073245C" w14:paraId="111FC313" w14:textId="77777777" w:rsidTr="00A02E0A">
        <w:trPr>
          <w:trHeight w:val="354"/>
          <w:jc w:val="center"/>
          <w:trPrChange w:id="18" w:author="chunliu wang" w:date="2017-06-04T16:54:00Z">
            <w:trPr>
              <w:trHeight w:val="354"/>
            </w:trPr>
          </w:trPrChange>
        </w:trPr>
        <w:tc>
          <w:tcPr>
            <w:tcW w:w="936" w:type="dxa"/>
            <w:tcPrChange w:id="19" w:author="chunliu wang" w:date="2017-06-04T16:54:00Z">
              <w:tcPr>
                <w:tcW w:w="936" w:type="dxa"/>
              </w:tcPr>
            </w:tcPrChange>
          </w:tcPr>
          <w:p w14:paraId="11B7D85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V1.0</w:t>
            </w:r>
          </w:p>
        </w:tc>
        <w:tc>
          <w:tcPr>
            <w:tcW w:w="1296" w:type="dxa"/>
            <w:tcPrChange w:id="20" w:author="chunliu wang" w:date="2017-06-04T16:54:00Z">
              <w:tcPr>
                <w:tcW w:w="1296" w:type="dxa"/>
              </w:tcPr>
            </w:tcPrChange>
          </w:tcPr>
          <w:p w14:paraId="54F3748B"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2017/3/23</w:t>
            </w:r>
          </w:p>
        </w:tc>
        <w:tc>
          <w:tcPr>
            <w:tcW w:w="1099" w:type="dxa"/>
            <w:tcPrChange w:id="21" w:author="chunliu wang" w:date="2017-06-04T16:54:00Z">
              <w:tcPr>
                <w:tcW w:w="1099" w:type="dxa"/>
              </w:tcPr>
            </w:tcPrChange>
          </w:tcPr>
          <w:p w14:paraId="1ACAEAC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温元祯</w:t>
            </w:r>
          </w:p>
        </w:tc>
        <w:tc>
          <w:tcPr>
            <w:tcW w:w="1948" w:type="dxa"/>
            <w:tcPrChange w:id="22" w:author="chunliu wang" w:date="2017-06-04T16:54:00Z">
              <w:tcPr>
                <w:tcW w:w="1948" w:type="dxa"/>
              </w:tcPr>
            </w:tcPrChange>
          </w:tcPr>
          <w:p w14:paraId="759D14C0" w14:textId="77777777" w:rsidR="0073245C" w:rsidRDefault="0073245C">
            <w:pPr>
              <w:spacing w:line="360" w:lineRule="auto"/>
              <w:jc w:val="center"/>
              <w:rPr>
                <w:rFonts w:ascii="Times" w:eastAsia="宋体" w:hAnsi="Times"/>
                <w:sz w:val="24"/>
                <w:szCs w:val="24"/>
              </w:rPr>
            </w:pPr>
          </w:p>
        </w:tc>
        <w:tc>
          <w:tcPr>
            <w:tcW w:w="1400" w:type="dxa"/>
            <w:tcPrChange w:id="23" w:author="chunliu wang" w:date="2017-06-04T16:54:00Z">
              <w:tcPr>
                <w:tcW w:w="1400" w:type="dxa"/>
              </w:tcPr>
            </w:tcPrChange>
          </w:tcPr>
          <w:p w14:paraId="263208C1"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Change w:id="24" w:author="chunliu wang" w:date="2017-06-04T16:54:00Z">
              <w:tcPr>
                <w:tcW w:w="1617" w:type="dxa"/>
              </w:tcPr>
            </w:tcPrChange>
          </w:tcPr>
          <w:p w14:paraId="6886A97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初稿</w:t>
            </w:r>
          </w:p>
        </w:tc>
      </w:tr>
      <w:tr w:rsidR="0073245C" w14:paraId="1D922F03" w14:textId="77777777" w:rsidTr="00A02E0A">
        <w:trPr>
          <w:trHeight w:val="354"/>
          <w:jc w:val="center"/>
          <w:trPrChange w:id="25" w:author="chunliu wang" w:date="2017-06-04T16:54:00Z">
            <w:trPr>
              <w:trHeight w:val="354"/>
            </w:trPr>
          </w:trPrChange>
        </w:trPr>
        <w:tc>
          <w:tcPr>
            <w:tcW w:w="936" w:type="dxa"/>
            <w:tcPrChange w:id="26" w:author="chunliu wang" w:date="2017-06-04T16:54:00Z">
              <w:tcPr>
                <w:tcW w:w="936" w:type="dxa"/>
              </w:tcPr>
            </w:tcPrChange>
          </w:tcPr>
          <w:p w14:paraId="0A8B740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V1.1</w:t>
            </w:r>
          </w:p>
        </w:tc>
        <w:tc>
          <w:tcPr>
            <w:tcW w:w="1296" w:type="dxa"/>
            <w:tcPrChange w:id="27" w:author="chunliu wang" w:date="2017-06-04T16:54:00Z">
              <w:tcPr>
                <w:tcW w:w="1296" w:type="dxa"/>
              </w:tcPr>
            </w:tcPrChange>
          </w:tcPr>
          <w:p w14:paraId="22EE7534"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2017/3/27</w:t>
            </w:r>
          </w:p>
        </w:tc>
        <w:tc>
          <w:tcPr>
            <w:tcW w:w="1099" w:type="dxa"/>
            <w:tcPrChange w:id="28" w:author="chunliu wang" w:date="2017-06-04T16:54:00Z">
              <w:tcPr>
                <w:tcW w:w="1099" w:type="dxa"/>
              </w:tcPr>
            </w:tcPrChange>
          </w:tcPr>
          <w:p w14:paraId="311304C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Change w:id="29" w:author="chunliu wang" w:date="2017-06-04T16:54:00Z">
              <w:tcPr>
                <w:tcW w:w="1948" w:type="dxa"/>
              </w:tcPr>
            </w:tcPrChange>
          </w:tcPr>
          <w:p w14:paraId="41AA818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添加用例说明。</w:t>
            </w:r>
          </w:p>
        </w:tc>
        <w:tc>
          <w:tcPr>
            <w:tcW w:w="1400" w:type="dxa"/>
            <w:tcPrChange w:id="30" w:author="chunliu wang" w:date="2017-06-04T16:54:00Z">
              <w:tcPr>
                <w:tcW w:w="1400" w:type="dxa"/>
              </w:tcPr>
            </w:tcPrChange>
          </w:tcPr>
          <w:p w14:paraId="45373BC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Change w:id="31" w:author="chunliu wang" w:date="2017-06-04T16:54:00Z">
              <w:tcPr>
                <w:tcW w:w="1617" w:type="dxa"/>
              </w:tcPr>
            </w:tcPrChange>
          </w:tcPr>
          <w:p w14:paraId="72FE370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一稿</w:t>
            </w:r>
          </w:p>
        </w:tc>
      </w:tr>
      <w:tr w:rsidR="0073245C" w14:paraId="24DF2105" w14:textId="77777777" w:rsidTr="00A02E0A">
        <w:trPr>
          <w:trHeight w:val="354"/>
          <w:jc w:val="center"/>
          <w:trPrChange w:id="32" w:author="chunliu wang" w:date="2017-06-04T16:54:00Z">
            <w:trPr>
              <w:trHeight w:val="354"/>
            </w:trPr>
          </w:trPrChange>
        </w:trPr>
        <w:tc>
          <w:tcPr>
            <w:tcW w:w="936" w:type="dxa"/>
            <w:tcPrChange w:id="33" w:author="chunliu wang" w:date="2017-06-04T16:54:00Z">
              <w:tcPr>
                <w:tcW w:w="936" w:type="dxa"/>
              </w:tcPr>
            </w:tcPrChange>
          </w:tcPr>
          <w:p w14:paraId="0C22385F"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V1.2</w:t>
            </w:r>
          </w:p>
        </w:tc>
        <w:tc>
          <w:tcPr>
            <w:tcW w:w="1296" w:type="dxa"/>
            <w:tcPrChange w:id="34" w:author="chunliu wang" w:date="2017-06-04T16:54:00Z">
              <w:tcPr>
                <w:tcW w:w="1296" w:type="dxa"/>
              </w:tcPr>
            </w:tcPrChange>
          </w:tcPr>
          <w:p w14:paraId="17D9436B"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2017/3/3</w:t>
            </w:r>
            <w:r>
              <w:rPr>
                <w:rFonts w:ascii="Times" w:eastAsia="宋体" w:hAnsi="Times"/>
                <w:sz w:val="24"/>
                <w:szCs w:val="24"/>
              </w:rPr>
              <w:t>1</w:t>
            </w:r>
          </w:p>
        </w:tc>
        <w:tc>
          <w:tcPr>
            <w:tcW w:w="1099" w:type="dxa"/>
            <w:tcPrChange w:id="35" w:author="chunliu wang" w:date="2017-06-04T16:54:00Z">
              <w:tcPr>
                <w:tcW w:w="1099" w:type="dxa"/>
              </w:tcPr>
            </w:tcPrChange>
          </w:tcPr>
          <w:p w14:paraId="04FC2E7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p w14:paraId="598FA030"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Change w:id="36" w:author="chunliu wang" w:date="2017-06-04T16:54:00Z">
              <w:tcPr>
                <w:tcW w:w="1948" w:type="dxa"/>
              </w:tcPr>
            </w:tcPrChange>
          </w:tcPr>
          <w:p w14:paraId="76012F2B"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修改文档格式；</w:t>
            </w:r>
          </w:p>
          <w:p w14:paraId="267B8DB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补充文档内容；</w:t>
            </w:r>
          </w:p>
          <w:p w14:paraId="6CF97515"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修改用例说明。</w:t>
            </w:r>
          </w:p>
        </w:tc>
        <w:tc>
          <w:tcPr>
            <w:tcW w:w="1400" w:type="dxa"/>
            <w:tcPrChange w:id="37" w:author="chunliu wang" w:date="2017-06-04T16:54:00Z">
              <w:tcPr>
                <w:tcW w:w="1400" w:type="dxa"/>
              </w:tcPr>
            </w:tcPrChange>
          </w:tcPr>
          <w:p w14:paraId="390D964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617" w:type="dxa"/>
            <w:tcPrChange w:id="38" w:author="chunliu wang" w:date="2017-06-04T16:54:00Z">
              <w:tcPr>
                <w:tcW w:w="1617" w:type="dxa"/>
              </w:tcPr>
            </w:tcPrChange>
          </w:tcPr>
          <w:p w14:paraId="594AC7C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一稿修订</w:t>
            </w:r>
          </w:p>
        </w:tc>
      </w:tr>
      <w:tr w:rsidR="0073245C" w14:paraId="43FB484A" w14:textId="77777777" w:rsidTr="00A02E0A">
        <w:trPr>
          <w:trHeight w:val="354"/>
          <w:jc w:val="center"/>
          <w:trPrChange w:id="39" w:author="chunliu wang" w:date="2017-06-04T16:54:00Z">
            <w:trPr>
              <w:trHeight w:val="354"/>
            </w:trPr>
          </w:trPrChange>
        </w:trPr>
        <w:tc>
          <w:tcPr>
            <w:tcW w:w="936" w:type="dxa"/>
            <w:tcPrChange w:id="40" w:author="chunliu wang" w:date="2017-06-04T16:54:00Z">
              <w:tcPr>
                <w:tcW w:w="936" w:type="dxa"/>
              </w:tcPr>
            </w:tcPrChange>
          </w:tcPr>
          <w:p w14:paraId="1F027CBC"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V1.</w:t>
            </w:r>
            <w:r>
              <w:rPr>
                <w:rFonts w:ascii="Times" w:eastAsia="宋体" w:hAnsi="Times" w:hint="eastAsia"/>
                <w:sz w:val="24"/>
                <w:szCs w:val="24"/>
              </w:rPr>
              <w:t>3</w:t>
            </w:r>
          </w:p>
        </w:tc>
        <w:tc>
          <w:tcPr>
            <w:tcW w:w="1296" w:type="dxa"/>
            <w:tcPrChange w:id="41" w:author="chunliu wang" w:date="2017-06-04T16:54:00Z">
              <w:tcPr>
                <w:tcW w:w="1296" w:type="dxa"/>
              </w:tcPr>
            </w:tcPrChange>
          </w:tcPr>
          <w:p w14:paraId="3D77E97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2017/4/05</w:t>
            </w:r>
          </w:p>
        </w:tc>
        <w:tc>
          <w:tcPr>
            <w:tcW w:w="1099" w:type="dxa"/>
            <w:tcPrChange w:id="42" w:author="chunliu wang" w:date="2017-06-04T16:54:00Z">
              <w:tcPr>
                <w:tcW w:w="1099" w:type="dxa"/>
              </w:tcPr>
            </w:tcPrChange>
          </w:tcPr>
          <w:p w14:paraId="3C43C09C"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温元祯</w:t>
            </w:r>
          </w:p>
          <w:p w14:paraId="0E4106B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p w14:paraId="6FABD02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Change w:id="43" w:author="chunliu wang" w:date="2017-06-04T16:54:00Z">
              <w:tcPr>
                <w:tcW w:w="1948" w:type="dxa"/>
              </w:tcPr>
            </w:tcPrChange>
          </w:tcPr>
          <w:p w14:paraId="2D5E60E9"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修改用例图；</w:t>
            </w:r>
          </w:p>
          <w:p w14:paraId="18B8893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补全方向和业务需求等内容；修改用例说明</w:t>
            </w:r>
          </w:p>
        </w:tc>
        <w:tc>
          <w:tcPr>
            <w:tcW w:w="1400" w:type="dxa"/>
            <w:tcPrChange w:id="44" w:author="chunliu wang" w:date="2017-06-04T16:54:00Z">
              <w:tcPr>
                <w:tcW w:w="1400" w:type="dxa"/>
              </w:tcPr>
            </w:tcPrChange>
          </w:tcPr>
          <w:p w14:paraId="7A74A9C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617" w:type="dxa"/>
            <w:tcPrChange w:id="45" w:author="chunliu wang" w:date="2017-06-04T16:54:00Z">
              <w:tcPr>
                <w:tcW w:w="1617" w:type="dxa"/>
              </w:tcPr>
            </w:tcPrChange>
          </w:tcPr>
          <w:p w14:paraId="68A2AE0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定稿</w:t>
            </w:r>
          </w:p>
        </w:tc>
      </w:tr>
      <w:tr w:rsidR="0073245C" w14:paraId="202D9463" w14:textId="77777777" w:rsidTr="00A02E0A">
        <w:trPr>
          <w:trHeight w:val="354"/>
          <w:jc w:val="center"/>
          <w:trPrChange w:id="46" w:author="chunliu wang" w:date="2017-06-04T16:54:00Z">
            <w:trPr>
              <w:trHeight w:val="354"/>
            </w:trPr>
          </w:trPrChange>
        </w:trPr>
        <w:tc>
          <w:tcPr>
            <w:tcW w:w="936" w:type="dxa"/>
            <w:tcPrChange w:id="47" w:author="chunliu wang" w:date="2017-06-04T16:54:00Z">
              <w:tcPr>
                <w:tcW w:w="936" w:type="dxa"/>
              </w:tcPr>
            </w:tcPrChange>
          </w:tcPr>
          <w:p w14:paraId="1A11217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w:t>
            </w:r>
            <w:r>
              <w:rPr>
                <w:rFonts w:ascii="Times" w:eastAsia="宋体" w:hAnsi="Times"/>
                <w:sz w:val="24"/>
                <w:szCs w:val="24"/>
              </w:rPr>
              <w:t>1.4</w:t>
            </w:r>
          </w:p>
        </w:tc>
        <w:tc>
          <w:tcPr>
            <w:tcW w:w="1296" w:type="dxa"/>
            <w:tcPrChange w:id="48" w:author="chunliu wang" w:date="2017-06-04T16:54:00Z">
              <w:tcPr>
                <w:tcW w:w="1296" w:type="dxa"/>
              </w:tcPr>
            </w:tcPrChange>
          </w:tcPr>
          <w:p w14:paraId="1E3E93C0"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2017/4/21</w:t>
            </w:r>
          </w:p>
        </w:tc>
        <w:tc>
          <w:tcPr>
            <w:tcW w:w="1099" w:type="dxa"/>
            <w:tcPrChange w:id="49" w:author="chunliu wang" w:date="2017-06-04T16:54:00Z">
              <w:tcPr>
                <w:tcW w:w="1099" w:type="dxa"/>
              </w:tcPr>
            </w:tcPrChange>
          </w:tcPr>
          <w:p w14:paraId="61B6F055" w14:textId="77777777" w:rsidR="0073245C" w:rsidRDefault="00A33A88">
            <w:pPr>
              <w:spacing w:line="360" w:lineRule="auto"/>
              <w:rPr>
                <w:rFonts w:ascii="Times" w:eastAsia="宋体" w:hAnsi="Times"/>
                <w:sz w:val="24"/>
                <w:szCs w:val="24"/>
              </w:rPr>
            </w:pPr>
            <w:r>
              <w:rPr>
                <w:rFonts w:ascii="Times" w:eastAsia="宋体" w:hAnsi="Times" w:hint="eastAsia"/>
                <w:sz w:val="24"/>
                <w:szCs w:val="24"/>
              </w:rPr>
              <w:t>温元祯</w:t>
            </w:r>
          </w:p>
        </w:tc>
        <w:tc>
          <w:tcPr>
            <w:tcW w:w="1948" w:type="dxa"/>
            <w:tcPrChange w:id="50" w:author="chunliu wang" w:date="2017-06-04T16:54:00Z">
              <w:tcPr>
                <w:tcW w:w="1948" w:type="dxa"/>
              </w:tcPr>
            </w:tcPrChange>
          </w:tcPr>
          <w:p w14:paraId="422EE6F0"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修改用例图；添加非功能性需求用例描述</w:t>
            </w:r>
          </w:p>
        </w:tc>
        <w:tc>
          <w:tcPr>
            <w:tcW w:w="1400" w:type="dxa"/>
            <w:tcPrChange w:id="51" w:author="chunliu wang" w:date="2017-06-04T16:54:00Z">
              <w:tcPr>
                <w:tcW w:w="1400" w:type="dxa"/>
              </w:tcPr>
            </w:tcPrChange>
          </w:tcPr>
          <w:p w14:paraId="1C5E5AE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Change w:id="52" w:author="chunliu wang" w:date="2017-06-04T16:54:00Z">
              <w:tcPr>
                <w:tcW w:w="1617" w:type="dxa"/>
              </w:tcPr>
            </w:tcPrChange>
          </w:tcPr>
          <w:p w14:paraId="6AD2485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最终定稿</w:t>
            </w:r>
          </w:p>
        </w:tc>
      </w:tr>
      <w:tr w:rsidR="0073245C" w14:paraId="3C1C7541" w14:textId="77777777" w:rsidTr="00A02E0A">
        <w:trPr>
          <w:trHeight w:val="354"/>
          <w:jc w:val="center"/>
          <w:trPrChange w:id="53" w:author="chunliu wang" w:date="2017-06-04T16:54:00Z">
            <w:trPr>
              <w:trHeight w:val="354"/>
            </w:trPr>
          </w:trPrChange>
        </w:trPr>
        <w:tc>
          <w:tcPr>
            <w:tcW w:w="936" w:type="dxa"/>
            <w:tcPrChange w:id="54" w:author="chunliu wang" w:date="2017-06-04T16:54:00Z">
              <w:tcPr>
                <w:tcW w:w="936" w:type="dxa"/>
              </w:tcPr>
            </w:tcPrChange>
          </w:tcPr>
          <w:p w14:paraId="0FA253BD"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w:t>
            </w:r>
            <w:r>
              <w:rPr>
                <w:rFonts w:ascii="Times" w:eastAsia="宋体" w:hAnsi="Times"/>
                <w:sz w:val="24"/>
                <w:szCs w:val="24"/>
              </w:rPr>
              <w:t>2.0</w:t>
            </w:r>
          </w:p>
        </w:tc>
        <w:tc>
          <w:tcPr>
            <w:tcW w:w="1296" w:type="dxa"/>
            <w:tcPrChange w:id="55" w:author="chunliu wang" w:date="2017-06-04T16:54:00Z">
              <w:tcPr>
                <w:tcW w:w="1296" w:type="dxa"/>
              </w:tcPr>
            </w:tcPrChange>
          </w:tcPr>
          <w:p w14:paraId="61732EDC"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2017/4/23</w:t>
            </w:r>
          </w:p>
        </w:tc>
        <w:tc>
          <w:tcPr>
            <w:tcW w:w="1099" w:type="dxa"/>
            <w:tcPrChange w:id="56" w:author="chunliu wang" w:date="2017-06-04T16:54:00Z">
              <w:tcPr>
                <w:tcW w:w="1099" w:type="dxa"/>
              </w:tcPr>
            </w:tcPrChange>
          </w:tcPr>
          <w:p w14:paraId="1AD9866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Change w:id="57" w:author="chunliu wang" w:date="2017-06-04T16:54:00Z">
              <w:tcPr>
                <w:tcW w:w="1948" w:type="dxa"/>
              </w:tcPr>
            </w:tcPrChange>
          </w:tcPr>
          <w:p w14:paraId="260657D7"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增加</w:t>
            </w:r>
            <w:r>
              <w:rPr>
                <w:rFonts w:ascii="Times" w:eastAsia="宋体" w:hAnsi="Times" w:hint="eastAsia"/>
                <w:sz w:val="24"/>
                <w:szCs w:val="24"/>
              </w:rPr>
              <w:t>rucm</w:t>
            </w:r>
            <w:r>
              <w:rPr>
                <w:rFonts w:ascii="Times" w:eastAsia="宋体" w:hAnsi="Times" w:hint="eastAsia"/>
                <w:sz w:val="24"/>
                <w:szCs w:val="24"/>
              </w:rPr>
              <w:t>用例说明</w:t>
            </w:r>
          </w:p>
        </w:tc>
        <w:tc>
          <w:tcPr>
            <w:tcW w:w="1400" w:type="dxa"/>
            <w:tcPrChange w:id="58" w:author="chunliu wang" w:date="2017-06-04T16:54:00Z">
              <w:tcPr>
                <w:tcW w:w="1400" w:type="dxa"/>
              </w:tcPr>
            </w:tcPrChange>
          </w:tcPr>
          <w:p w14:paraId="5C64A9F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Change w:id="59" w:author="chunliu wang" w:date="2017-06-04T16:54:00Z">
              <w:tcPr>
                <w:tcW w:w="1617" w:type="dxa"/>
              </w:tcPr>
            </w:tcPrChange>
          </w:tcPr>
          <w:p w14:paraId="1CD896C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二稿</w:t>
            </w:r>
          </w:p>
        </w:tc>
      </w:tr>
      <w:tr w:rsidR="0073245C" w14:paraId="7D8483D2" w14:textId="77777777" w:rsidTr="00A02E0A">
        <w:trPr>
          <w:trHeight w:val="354"/>
          <w:jc w:val="center"/>
          <w:trPrChange w:id="60" w:author="chunliu wang" w:date="2017-06-04T16:54:00Z">
            <w:trPr>
              <w:trHeight w:val="354"/>
            </w:trPr>
          </w:trPrChange>
        </w:trPr>
        <w:tc>
          <w:tcPr>
            <w:tcW w:w="936" w:type="dxa"/>
            <w:tcPrChange w:id="61" w:author="chunliu wang" w:date="2017-06-04T16:54:00Z">
              <w:tcPr>
                <w:tcW w:w="936" w:type="dxa"/>
              </w:tcPr>
            </w:tcPrChange>
          </w:tcPr>
          <w:p w14:paraId="2ACB2438"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V2.0.1</w:t>
            </w:r>
          </w:p>
        </w:tc>
        <w:tc>
          <w:tcPr>
            <w:tcW w:w="1296" w:type="dxa"/>
            <w:tcPrChange w:id="62" w:author="chunliu wang" w:date="2017-06-04T16:54:00Z">
              <w:tcPr>
                <w:tcW w:w="1296" w:type="dxa"/>
              </w:tcPr>
            </w:tcPrChange>
          </w:tcPr>
          <w:p w14:paraId="4E39378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2017/4/23</w:t>
            </w:r>
          </w:p>
        </w:tc>
        <w:tc>
          <w:tcPr>
            <w:tcW w:w="1099" w:type="dxa"/>
            <w:tcPrChange w:id="63" w:author="chunliu wang" w:date="2017-06-04T16:54:00Z">
              <w:tcPr>
                <w:tcW w:w="1099" w:type="dxa"/>
              </w:tcPr>
            </w:tcPrChange>
          </w:tcPr>
          <w:p w14:paraId="041354C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948" w:type="dxa"/>
            <w:tcPrChange w:id="64" w:author="chunliu wang" w:date="2017-06-04T16:54:00Z">
              <w:tcPr>
                <w:tcW w:w="1948" w:type="dxa"/>
              </w:tcPr>
            </w:tcPrChange>
          </w:tcPr>
          <w:p w14:paraId="74A885B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完善改进计划</w:t>
            </w:r>
          </w:p>
        </w:tc>
        <w:tc>
          <w:tcPr>
            <w:tcW w:w="1400" w:type="dxa"/>
            <w:tcPrChange w:id="65" w:author="chunliu wang" w:date="2017-06-04T16:54:00Z">
              <w:tcPr>
                <w:tcW w:w="1400" w:type="dxa"/>
              </w:tcPr>
            </w:tcPrChange>
          </w:tcPr>
          <w:p w14:paraId="001E065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Change w:id="66" w:author="chunliu wang" w:date="2017-06-04T16:54:00Z">
              <w:tcPr>
                <w:tcW w:w="1617" w:type="dxa"/>
              </w:tcPr>
            </w:tcPrChange>
          </w:tcPr>
          <w:p w14:paraId="1AE5D0B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二稿修改</w:t>
            </w:r>
          </w:p>
        </w:tc>
      </w:tr>
      <w:tr w:rsidR="0073245C" w14:paraId="3484BC5C" w14:textId="77777777" w:rsidTr="00A02E0A">
        <w:trPr>
          <w:trHeight w:val="354"/>
          <w:jc w:val="center"/>
          <w:trPrChange w:id="67" w:author="chunliu wang" w:date="2017-06-04T16:54:00Z">
            <w:trPr>
              <w:trHeight w:val="354"/>
            </w:trPr>
          </w:trPrChange>
        </w:trPr>
        <w:tc>
          <w:tcPr>
            <w:tcW w:w="936" w:type="dxa"/>
            <w:tcPrChange w:id="68" w:author="chunliu wang" w:date="2017-06-04T16:54:00Z">
              <w:tcPr>
                <w:tcW w:w="936" w:type="dxa"/>
              </w:tcPr>
            </w:tcPrChange>
          </w:tcPr>
          <w:p w14:paraId="5FC2163C" w14:textId="2E2F4100" w:rsidR="0073245C" w:rsidRDefault="00A33A88">
            <w:pPr>
              <w:spacing w:line="360" w:lineRule="auto"/>
              <w:jc w:val="center"/>
              <w:rPr>
                <w:rFonts w:ascii="Times" w:eastAsia="宋体" w:hAnsi="Times"/>
                <w:sz w:val="24"/>
                <w:szCs w:val="24"/>
              </w:rPr>
            </w:pPr>
            <w:r>
              <w:rPr>
                <w:rFonts w:ascii="Times" w:eastAsia="宋体" w:hAnsi="Times" w:hint="eastAsia"/>
                <w:sz w:val="24"/>
                <w:szCs w:val="24"/>
              </w:rPr>
              <w:t>V2.0</w:t>
            </w:r>
            <w:ins w:id="69" w:author="relly li" w:date="2017-05-03T21:01:00Z">
              <w:r w:rsidR="00E60C07">
                <w:rPr>
                  <w:rFonts w:ascii="Times" w:eastAsia="宋体" w:hAnsi="Times"/>
                  <w:sz w:val="24"/>
                  <w:szCs w:val="24"/>
                </w:rPr>
                <w:t>.</w:t>
              </w:r>
            </w:ins>
            <w:r>
              <w:rPr>
                <w:rFonts w:ascii="Times" w:eastAsia="宋体" w:hAnsi="Times" w:hint="eastAsia"/>
                <w:sz w:val="24"/>
                <w:szCs w:val="24"/>
              </w:rPr>
              <w:t>2</w:t>
            </w:r>
          </w:p>
        </w:tc>
        <w:tc>
          <w:tcPr>
            <w:tcW w:w="1296" w:type="dxa"/>
            <w:tcPrChange w:id="70" w:author="chunliu wang" w:date="2017-06-04T16:54:00Z">
              <w:tcPr>
                <w:tcW w:w="1296" w:type="dxa"/>
              </w:tcPr>
            </w:tcPrChange>
          </w:tcPr>
          <w:p w14:paraId="33DBDAE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2017/4/26</w:t>
            </w:r>
          </w:p>
        </w:tc>
        <w:tc>
          <w:tcPr>
            <w:tcW w:w="1099" w:type="dxa"/>
            <w:tcPrChange w:id="71" w:author="chunliu wang" w:date="2017-06-04T16:54:00Z">
              <w:tcPr>
                <w:tcW w:w="1099" w:type="dxa"/>
              </w:tcPr>
            </w:tcPrChange>
          </w:tcPr>
          <w:p w14:paraId="1468D6D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948" w:type="dxa"/>
            <w:tcPrChange w:id="72" w:author="chunliu wang" w:date="2017-06-04T16:54:00Z">
              <w:tcPr>
                <w:tcW w:w="1948" w:type="dxa"/>
              </w:tcPr>
            </w:tcPrChange>
          </w:tcPr>
          <w:p w14:paraId="1506953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w:t>
            </w:r>
            <w:r>
              <w:rPr>
                <w:rFonts w:ascii="Times" w:eastAsia="宋体" w:hAnsi="Times" w:hint="eastAsia"/>
                <w:sz w:val="24"/>
                <w:szCs w:val="24"/>
              </w:rPr>
              <w:t>E</w:t>
            </w:r>
            <w:r>
              <w:rPr>
                <w:rFonts w:ascii="Times" w:eastAsia="宋体" w:hAnsi="Times" w:hint="eastAsia"/>
                <w:sz w:val="24"/>
                <w:szCs w:val="24"/>
              </w:rPr>
              <w:t>、</w:t>
            </w:r>
            <w:r>
              <w:rPr>
                <w:rFonts w:ascii="Times" w:eastAsia="宋体" w:hAnsi="Times" w:hint="eastAsia"/>
                <w:sz w:val="24"/>
                <w:szCs w:val="24"/>
              </w:rPr>
              <w:t>F</w:t>
            </w:r>
            <w:r>
              <w:rPr>
                <w:rFonts w:ascii="Times" w:eastAsia="宋体" w:hAnsi="Times" w:hint="eastAsia"/>
                <w:sz w:val="24"/>
                <w:szCs w:val="24"/>
              </w:rPr>
              <w:t>组提出的问题</w:t>
            </w:r>
          </w:p>
        </w:tc>
        <w:tc>
          <w:tcPr>
            <w:tcW w:w="1400" w:type="dxa"/>
            <w:tcPrChange w:id="73" w:author="chunliu wang" w:date="2017-06-04T16:54:00Z">
              <w:tcPr>
                <w:tcW w:w="1400" w:type="dxa"/>
              </w:tcPr>
            </w:tcPrChange>
          </w:tcPr>
          <w:p w14:paraId="3896ADF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617" w:type="dxa"/>
            <w:tcPrChange w:id="74" w:author="chunliu wang" w:date="2017-06-04T16:54:00Z">
              <w:tcPr>
                <w:tcW w:w="1617" w:type="dxa"/>
              </w:tcPr>
            </w:tcPrChange>
          </w:tcPr>
          <w:p w14:paraId="079D319B"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二稿修改</w:t>
            </w:r>
          </w:p>
        </w:tc>
      </w:tr>
      <w:tr w:rsidR="0073245C" w14:paraId="5C40B647" w14:textId="77777777" w:rsidTr="00A02E0A">
        <w:trPr>
          <w:trHeight w:val="354"/>
          <w:jc w:val="center"/>
          <w:trPrChange w:id="75" w:author="chunliu wang" w:date="2017-06-04T16:54:00Z">
            <w:trPr>
              <w:trHeight w:val="354"/>
            </w:trPr>
          </w:trPrChange>
        </w:trPr>
        <w:tc>
          <w:tcPr>
            <w:tcW w:w="936" w:type="dxa"/>
            <w:tcPrChange w:id="76" w:author="chunliu wang" w:date="2017-06-04T16:54:00Z">
              <w:tcPr>
                <w:tcW w:w="936" w:type="dxa"/>
              </w:tcPr>
            </w:tcPrChange>
          </w:tcPr>
          <w:p w14:paraId="633ADFF9" w14:textId="701F316F" w:rsidR="0073245C" w:rsidRDefault="00E60C07">
            <w:pPr>
              <w:spacing w:line="360" w:lineRule="auto"/>
              <w:jc w:val="center"/>
              <w:rPr>
                <w:rFonts w:ascii="Times" w:eastAsia="宋体" w:hAnsi="Times"/>
                <w:sz w:val="24"/>
                <w:szCs w:val="24"/>
              </w:rPr>
            </w:pPr>
            <w:ins w:id="77" w:author="relly li" w:date="2017-05-03T21:01:00Z">
              <w:r>
                <w:rPr>
                  <w:rFonts w:ascii="Times" w:eastAsia="宋体" w:hAnsi="Times"/>
                  <w:sz w:val="24"/>
                  <w:szCs w:val="24"/>
                </w:rPr>
                <w:t>V2.1</w:t>
              </w:r>
            </w:ins>
          </w:p>
        </w:tc>
        <w:tc>
          <w:tcPr>
            <w:tcW w:w="1296" w:type="dxa"/>
            <w:tcPrChange w:id="78" w:author="chunliu wang" w:date="2017-06-04T16:54:00Z">
              <w:tcPr>
                <w:tcW w:w="1296" w:type="dxa"/>
              </w:tcPr>
            </w:tcPrChange>
          </w:tcPr>
          <w:p w14:paraId="64AF4964" w14:textId="0C052C27" w:rsidR="0073245C" w:rsidRDefault="00E60C07">
            <w:pPr>
              <w:spacing w:line="360" w:lineRule="auto"/>
              <w:jc w:val="center"/>
              <w:rPr>
                <w:rFonts w:ascii="Times" w:eastAsia="宋体" w:hAnsi="Times"/>
                <w:sz w:val="24"/>
                <w:szCs w:val="24"/>
              </w:rPr>
            </w:pPr>
            <w:ins w:id="79" w:author="relly li" w:date="2017-05-03T21:01:00Z">
              <w:r>
                <w:rPr>
                  <w:rFonts w:ascii="Times" w:eastAsia="宋体" w:hAnsi="Times" w:hint="eastAsia"/>
                  <w:sz w:val="24"/>
                  <w:szCs w:val="24"/>
                </w:rPr>
                <w:t>2017/</w:t>
              </w:r>
              <w:r>
                <w:rPr>
                  <w:rFonts w:ascii="Times" w:eastAsia="宋体" w:hAnsi="Times"/>
                  <w:sz w:val="24"/>
                  <w:szCs w:val="24"/>
                </w:rPr>
                <w:t>5</w:t>
              </w:r>
              <w:r>
                <w:rPr>
                  <w:rFonts w:ascii="Times" w:eastAsia="宋体" w:hAnsi="Times" w:hint="eastAsia"/>
                  <w:sz w:val="24"/>
                  <w:szCs w:val="24"/>
                </w:rPr>
                <w:t>/3</w:t>
              </w:r>
            </w:ins>
          </w:p>
        </w:tc>
        <w:tc>
          <w:tcPr>
            <w:tcW w:w="1099" w:type="dxa"/>
            <w:tcPrChange w:id="80" w:author="chunliu wang" w:date="2017-06-04T16:54:00Z">
              <w:tcPr>
                <w:tcW w:w="1099" w:type="dxa"/>
              </w:tcPr>
            </w:tcPrChange>
          </w:tcPr>
          <w:p w14:paraId="27562491" w14:textId="77777777" w:rsidR="0073245C" w:rsidRDefault="00E60C07">
            <w:pPr>
              <w:spacing w:line="360" w:lineRule="auto"/>
              <w:jc w:val="center"/>
              <w:rPr>
                <w:ins w:id="81" w:author="relly li" w:date="2017-05-03T21:02:00Z"/>
                <w:rFonts w:ascii="Times" w:eastAsia="宋体" w:hAnsi="Times"/>
                <w:sz w:val="24"/>
                <w:szCs w:val="24"/>
              </w:rPr>
            </w:pPr>
            <w:ins w:id="82" w:author="relly li" w:date="2017-05-03T21:02:00Z">
              <w:r>
                <w:rPr>
                  <w:rFonts w:ascii="Times" w:eastAsia="宋体" w:hAnsi="Times" w:hint="eastAsia"/>
                  <w:sz w:val="24"/>
                  <w:szCs w:val="24"/>
                </w:rPr>
                <w:t>谭伟良</w:t>
              </w:r>
            </w:ins>
          </w:p>
          <w:p w14:paraId="218F7E81" w14:textId="77777777" w:rsidR="00E60C07" w:rsidRDefault="00E60C07">
            <w:pPr>
              <w:spacing w:line="360" w:lineRule="auto"/>
              <w:jc w:val="center"/>
              <w:rPr>
                <w:ins w:id="83" w:author="relly li" w:date="2017-05-03T21:02:00Z"/>
                <w:rFonts w:ascii="Times" w:eastAsia="宋体" w:hAnsi="Times"/>
                <w:sz w:val="24"/>
                <w:szCs w:val="24"/>
              </w:rPr>
            </w:pPr>
            <w:ins w:id="84" w:author="relly li" w:date="2017-05-03T21:02:00Z">
              <w:r>
                <w:rPr>
                  <w:rFonts w:ascii="Times" w:eastAsia="宋体" w:hAnsi="Times" w:hint="eastAsia"/>
                  <w:sz w:val="24"/>
                  <w:szCs w:val="24"/>
                </w:rPr>
                <w:t>王春柳</w:t>
              </w:r>
            </w:ins>
          </w:p>
          <w:p w14:paraId="339F7DC9" w14:textId="00C48E94" w:rsidR="00E60C07" w:rsidRDefault="00E60C07">
            <w:pPr>
              <w:spacing w:line="360" w:lineRule="auto"/>
              <w:jc w:val="center"/>
              <w:rPr>
                <w:rFonts w:ascii="Times" w:eastAsia="宋体" w:hAnsi="Times"/>
                <w:sz w:val="24"/>
                <w:szCs w:val="24"/>
              </w:rPr>
            </w:pPr>
            <w:ins w:id="85" w:author="relly li" w:date="2017-05-03T21:02:00Z">
              <w:r>
                <w:rPr>
                  <w:rFonts w:ascii="Times" w:eastAsia="宋体" w:hAnsi="Times" w:hint="eastAsia"/>
                  <w:sz w:val="24"/>
                  <w:szCs w:val="24"/>
                </w:rPr>
                <w:t>温元帧</w:t>
              </w:r>
            </w:ins>
          </w:p>
        </w:tc>
        <w:tc>
          <w:tcPr>
            <w:tcW w:w="1948" w:type="dxa"/>
            <w:tcPrChange w:id="86" w:author="chunliu wang" w:date="2017-06-04T16:54:00Z">
              <w:tcPr>
                <w:tcW w:w="1948" w:type="dxa"/>
              </w:tcPr>
            </w:tcPrChange>
          </w:tcPr>
          <w:p w14:paraId="08A9568C" w14:textId="2805930D" w:rsidR="0073245C" w:rsidRDefault="00E60C07">
            <w:pPr>
              <w:spacing w:line="360" w:lineRule="auto"/>
              <w:jc w:val="center"/>
              <w:rPr>
                <w:rFonts w:ascii="Times" w:eastAsia="宋体" w:hAnsi="Times"/>
                <w:sz w:val="24"/>
                <w:szCs w:val="24"/>
              </w:rPr>
            </w:pPr>
            <w:ins w:id="87" w:author="relly li" w:date="2017-05-03T21:02:00Z">
              <w:r>
                <w:rPr>
                  <w:rFonts w:ascii="Times" w:eastAsia="宋体" w:hAnsi="Times" w:hint="eastAsia"/>
                  <w:sz w:val="24"/>
                  <w:szCs w:val="24"/>
                </w:rPr>
                <w:t>修改老师批注的问题</w:t>
              </w:r>
            </w:ins>
          </w:p>
        </w:tc>
        <w:tc>
          <w:tcPr>
            <w:tcW w:w="1400" w:type="dxa"/>
            <w:tcPrChange w:id="88" w:author="chunliu wang" w:date="2017-06-04T16:54:00Z">
              <w:tcPr>
                <w:tcW w:w="1400" w:type="dxa"/>
              </w:tcPr>
            </w:tcPrChange>
          </w:tcPr>
          <w:p w14:paraId="6369FA1F" w14:textId="74242D90" w:rsidR="0073245C" w:rsidRDefault="00E60C07">
            <w:pPr>
              <w:spacing w:line="360" w:lineRule="auto"/>
              <w:rPr>
                <w:rFonts w:ascii="Times" w:eastAsia="宋体" w:hAnsi="Times"/>
                <w:sz w:val="24"/>
                <w:szCs w:val="24"/>
              </w:rPr>
              <w:pPrChange w:id="89" w:author="relly li" w:date="2017-05-03T21:02:00Z">
                <w:pPr>
                  <w:spacing w:line="360" w:lineRule="auto"/>
                  <w:jc w:val="center"/>
                </w:pPr>
              </w:pPrChange>
            </w:pPr>
            <w:ins w:id="90" w:author="relly li" w:date="2017-05-03T21:02:00Z">
              <w:r>
                <w:rPr>
                  <w:rFonts w:ascii="Times" w:eastAsia="宋体" w:hAnsi="Times" w:hint="eastAsia"/>
                  <w:sz w:val="24"/>
                  <w:szCs w:val="24"/>
                </w:rPr>
                <w:t xml:space="preserve">  </w:t>
              </w:r>
              <w:r>
                <w:rPr>
                  <w:rFonts w:ascii="Times" w:eastAsia="宋体" w:hAnsi="Times" w:hint="eastAsia"/>
                  <w:sz w:val="24"/>
                  <w:szCs w:val="24"/>
                </w:rPr>
                <w:t>李岳檑</w:t>
              </w:r>
            </w:ins>
          </w:p>
        </w:tc>
        <w:tc>
          <w:tcPr>
            <w:tcW w:w="1617" w:type="dxa"/>
            <w:tcPrChange w:id="91" w:author="chunliu wang" w:date="2017-06-04T16:54:00Z">
              <w:tcPr>
                <w:tcW w:w="1617" w:type="dxa"/>
              </w:tcPr>
            </w:tcPrChange>
          </w:tcPr>
          <w:p w14:paraId="73AD591E" w14:textId="7FB63AB0" w:rsidR="0073245C" w:rsidRDefault="00E60C07">
            <w:pPr>
              <w:spacing w:line="360" w:lineRule="auto"/>
              <w:jc w:val="center"/>
              <w:rPr>
                <w:rFonts w:ascii="Times" w:eastAsia="宋体" w:hAnsi="Times"/>
                <w:sz w:val="24"/>
                <w:szCs w:val="24"/>
              </w:rPr>
            </w:pPr>
            <w:ins w:id="92" w:author="relly li" w:date="2017-05-03T21:03:00Z">
              <w:r>
                <w:rPr>
                  <w:rFonts w:ascii="Times" w:eastAsia="宋体" w:hAnsi="Times" w:hint="eastAsia"/>
                  <w:sz w:val="24"/>
                  <w:szCs w:val="24"/>
                </w:rPr>
                <w:t>二稿大版本更新</w:t>
              </w:r>
            </w:ins>
          </w:p>
        </w:tc>
      </w:tr>
      <w:tr w:rsidR="004A74D6" w14:paraId="7CFE30DF" w14:textId="77777777" w:rsidTr="00A02E0A">
        <w:trPr>
          <w:trHeight w:val="354"/>
          <w:jc w:val="center"/>
          <w:ins w:id="93" w:author="relly li" w:date="2017-05-17T21:50:00Z"/>
          <w:trPrChange w:id="94" w:author="chunliu wang" w:date="2017-06-04T16:54:00Z">
            <w:trPr>
              <w:trHeight w:val="354"/>
            </w:trPr>
          </w:trPrChange>
        </w:trPr>
        <w:tc>
          <w:tcPr>
            <w:tcW w:w="936" w:type="dxa"/>
            <w:tcPrChange w:id="95" w:author="chunliu wang" w:date="2017-06-04T16:54:00Z">
              <w:tcPr>
                <w:tcW w:w="936" w:type="dxa"/>
              </w:tcPr>
            </w:tcPrChange>
          </w:tcPr>
          <w:p w14:paraId="429E8AD4" w14:textId="5B4E3E16" w:rsidR="004A74D6" w:rsidRDefault="004A74D6">
            <w:pPr>
              <w:spacing w:line="360" w:lineRule="auto"/>
              <w:jc w:val="center"/>
              <w:rPr>
                <w:ins w:id="96" w:author="relly li" w:date="2017-05-17T21:50:00Z"/>
                <w:rFonts w:ascii="Times" w:eastAsia="宋体" w:hAnsi="Times"/>
                <w:sz w:val="24"/>
                <w:szCs w:val="24"/>
              </w:rPr>
            </w:pPr>
            <w:ins w:id="97" w:author="relly li" w:date="2017-05-17T21:50:00Z">
              <w:r>
                <w:rPr>
                  <w:rFonts w:ascii="Times" w:eastAsia="宋体" w:hAnsi="Times"/>
                  <w:sz w:val="24"/>
                  <w:szCs w:val="24"/>
                </w:rPr>
                <w:t>V2.1.1</w:t>
              </w:r>
            </w:ins>
          </w:p>
        </w:tc>
        <w:tc>
          <w:tcPr>
            <w:tcW w:w="1296" w:type="dxa"/>
            <w:tcPrChange w:id="98" w:author="chunliu wang" w:date="2017-06-04T16:54:00Z">
              <w:tcPr>
                <w:tcW w:w="1296" w:type="dxa"/>
              </w:tcPr>
            </w:tcPrChange>
          </w:tcPr>
          <w:p w14:paraId="5740BFF4" w14:textId="11F6841E" w:rsidR="004A74D6" w:rsidRDefault="004A74D6">
            <w:pPr>
              <w:spacing w:line="360" w:lineRule="auto"/>
              <w:jc w:val="center"/>
              <w:rPr>
                <w:ins w:id="99" w:author="relly li" w:date="2017-05-17T21:50:00Z"/>
                <w:rFonts w:ascii="Times" w:eastAsia="宋体" w:hAnsi="Times"/>
                <w:sz w:val="24"/>
                <w:szCs w:val="24"/>
              </w:rPr>
            </w:pPr>
            <w:ins w:id="100" w:author="relly li" w:date="2017-05-17T21:50:00Z">
              <w:r>
                <w:rPr>
                  <w:rFonts w:ascii="Times" w:eastAsia="宋体" w:hAnsi="Times" w:hint="eastAsia"/>
                  <w:sz w:val="24"/>
                  <w:szCs w:val="24"/>
                </w:rPr>
                <w:t>2017/5/17</w:t>
              </w:r>
            </w:ins>
          </w:p>
        </w:tc>
        <w:tc>
          <w:tcPr>
            <w:tcW w:w="1099" w:type="dxa"/>
            <w:tcPrChange w:id="101" w:author="chunliu wang" w:date="2017-06-04T16:54:00Z">
              <w:tcPr>
                <w:tcW w:w="1099" w:type="dxa"/>
              </w:tcPr>
            </w:tcPrChange>
          </w:tcPr>
          <w:p w14:paraId="6A10E4C8" w14:textId="4064E1CC" w:rsidR="004A74D6" w:rsidRDefault="004A74D6">
            <w:pPr>
              <w:spacing w:line="360" w:lineRule="auto"/>
              <w:jc w:val="center"/>
              <w:rPr>
                <w:ins w:id="102" w:author="relly li" w:date="2017-05-17T21:50:00Z"/>
                <w:rFonts w:ascii="Times" w:eastAsia="宋体" w:hAnsi="Times"/>
                <w:sz w:val="24"/>
                <w:szCs w:val="24"/>
              </w:rPr>
            </w:pPr>
            <w:ins w:id="103" w:author="relly li" w:date="2017-05-17T21:50:00Z">
              <w:r>
                <w:rPr>
                  <w:rFonts w:ascii="Times" w:eastAsia="宋体" w:hAnsi="Times" w:hint="eastAsia"/>
                  <w:sz w:val="24"/>
                  <w:szCs w:val="24"/>
                </w:rPr>
                <w:t>李岳檑</w:t>
              </w:r>
            </w:ins>
          </w:p>
        </w:tc>
        <w:tc>
          <w:tcPr>
            <w:tcW w:w="1948" w:type="dxa"/>
            <w:tcPrChange w:id="104" w:author="chunliu wang" w:date="2017-06-04T16:54:00Z">
              <w:tcPr>
                <w:tcW w:w="1948" w:type="dxa"/>
              </w:tcPr>
            </w:tcPrChange>
          </w:tcPr>
          <w:p w14:paraId="2525B123" w14:textId="6F0B2C63" w:rsidR="004A74D6" w:rsidRDefault="004A74D6">
            <w:pPr>
              <w:spacing w:line="360" w:lineRule="auto"/>
              <w:jc w:val="center"/>
              <w:rPr>
                <w:ins w:id="105" w:author="relly li" w:date="2017-05-17T21:50:00Z"/>
                <w:rFonts w:ascii="Times" w:eastAsia="宋体" w:hAnsi="Times"/>
                <w:sz w:val="24"/>
                <w:szCs w:val="24"/>
              </w:rPr>
            </w:pPr>
            <w:ins w:id="106" w:author="relly li" w:date="2017-05-17T21:51:00Z">
              <w:r>
                <w:rPr>
                  <w:rFonts w:ascii="Times" w:eastAsia="宋体" w:hAnsi="Times" w:hint="eastAsia"/>
                  <w:sz w:val="24"/>
                  <w:szCs w:val="24"/>
                </w:rPr>
                <w:t>修改改进部分</w:t>
              </w:r>
            </w:ins>
          </w:p>
        </w:tc>
        <w:tc>
          <w:tcPr>
            <w:tcW w:w="1400" w:type="dxa"/>
            <w:tcPrChange w:id="107" w:author="chunliu wang" w:date="2017-06-04T16:54:00Z">
              <w:tcPr>
                <w:tcW w:w="1400" w:type="dxa"/>
              </w:tcPr>
            </w:tcPrChange>
          </w:tcPr>
          <w:p w14:paraId="32095572" w14:textId="205228C6" w:rsidR="004A74D6" w:rsidRDefault="004A74D6" w:rsidP="00A02E0A">
            <w:pPr>
              <w:spacing w:line="360" w:lineRule="auto"/>
              <w:jc w:val="center"/>
              <w:rPr>
                <w:ins w:id="108" w:author="relly li" w:date="2017-05-17T21:50:00Z"/>
                <w:rFonts w:ascii="Times" w:eastAsia="宋体" w:hAnsi="Times"/>
                <w:sz w:val="24"/>
                <w:szCs w:val="24"/>
              </w:rPr>
              <w:pPrChange w:id="109" w:author="chunliu wang" w:date="2017-06-04T16:54:00Z">
                <w:pPr>
                  <w:spacing w:line="360" w:lineRule="auto"/>
                </w:pPr>
              </w:pPrChange>
            </w:pPr>
            <w:ins w:id="110" w:author="relly li" w:date="2017-05-17T21:51:00Z">
              <w:r>
                <w:rPr>
                  <w:rFonts w:ascii="Times" w:eastAsia="宋体" w:hAnsi="Times" w:hint="eastAsia"/>
                  <w:sz w:val="24"/>
                  <w:szCs w:val="24"/>
                </w:rPr>
                <w:t>李岳檑</w:t>
              </w:r>
            </w:ins>
          </w:p>
        </w:tc>
        <w:tc>
          <w:tcPr>
            <w:tcW w:w="1617" w:type="dxa"/>
            <w:tcPrChange w:id="111" w:author="chunliu wang" w:date="2017-06-04T16:54:00Z">
              <w:tcPr>
                <w:tcW w:w="1617" w:type="dxa"/>
              </w:tcPr>
            </w:tcPrChange>
          </w:tcPr>
          <w:p w14:paraId="2B1FC610" w14:textId="3E1C05B3" w:rsidR="004A74D6" w:rsidRDefault="004A74D6" w:rsidP="00A02E0A">
            <w:pPr>
              <w:spacing w:line="360" w:lineRule="auto"/>
              <w:jc w:val="center"/>
              <w:rPr>
                <w:ins w:id="112" w:author="relly li" w:date="2017-05-17T21:50:00Z"/>
                <w:rFonts w:ascii="Times" w:eastAsia="宋体" w:hAnsi="Times"/>
                <w:sz w:val="24"/>
                <w:szCs w:val="24"/>
              </w:rPr>
              <w:pPrChange w:id="113" w:author="chunliu wang" w:date="2017-06-04T16:54:00Z">
                <w:pPr>
                  <w:spacing w:line="360" w:lineRule="auto"/>
                  <w:jc w:val="center"/>
                </w:pPr>
              </w:pPrChange>
            </w:pPr>
            <w:ins w:id="114" w:author="relly li" w:date="2017-05-17T21:51:00Z">
              <w:r>
                <w:rPr>
                  <w:rFonts w:ascii="Times" w:eastAsia="宋体" w:hAnsi="Times" w:hint="eastAsia"/>
                  <w:sz w:val="24"/>
                  <w:szCs w:val="24"/>
                </w:rPr>
                <w:t>小更新</w:t>
              </w:r>
            </w:ins>
          </w:p>
        </w:tc>
      </w:tr>
      <w:tr w:rsidR="00A02E0A" w14:paraId="37FE8D61" w14:textId="77777777" w:rsidTr="00A02E0A">
        <w:trPr>
          <w:trHeight w:val="354"/>
          <w:jc w:val="center"/>
          <w:ins w:id="115" w:author="chunliu wang" w:date="2017-06-04T16:53:00Z"/>
          <w:trPrChange w:id="116" w:author="chunliu wang" w:date="2017-06-04T16:54:00Z">
            <w:trPr>
              <w:trHeight w:val="354"/>
            </w:trPr>
          </w:trPrChange>
        </w:trPr>
        <w:tc>
          <w:tcPr>
            <w:tcW w:w="936" w:type="dxa"/>
            <w:tcPrChange w:id="117" w:author="chunliu wang" w:date="2017-06-04T16:54:00Z">
              <w:tcPr>
                <w:tcW w:w="936" w:type="dxa"/>
              </w:tcPr>
            </w:tcPrChange>
          </w:tcPr>
          <w:p w14:paraId="3A70129B" w14:textId="3AB6EC21" w:rsidR="00A02E0A" w:rsidRDefault="00A02E0A">
            <w:pPr>
              <w:spacing w:line="360" w:lineRule="auto"/>
              <w:jc w:val="center"/>
              <w:rPr>
                <w:ins w:id="118" w:author="chunliu wang" w:date="2017-06-04T16:53:00Z"/>
                <w:rFonts w:ascii="Times" w:eastAsia="宋体" w:hAnsi="Times"/>
                <w:sz w:val="24"/>
                <w:szCs w:val="24"/>
              </w:rPr>
            </w:pPr>
            <w:ins w:id="119" w:author="chunliu wang" w:date="2017-06-04T16:53:00Z">
              <w:r>
                <w:rPr>
                  <w:rFonts w:ascii="Times" w:eastAsia="宋体" w:hAnsi="Times" w:hint="eastAsia"/>
                  <w:sz w:val="24"/>
                  <w:szCs w:val="24"/>
                </w:rPr>
                <w:t>V</w:t>
              </w:r>
              <w:r>
                <w:rPr>
                  <w:rFonts w:ascii="Times" w:eastAsia="宋体" w:hAnsi="Times"/>
                  <w:sz w:val="24"/>
                  <w:szCs w:val="24"/>
                </w:rPr>
                <w:t>3.0.0</w:t>
              </w:r>
            </w:ins>
          </w:p>
        </w:tc>
        <w:tc>
          <w:tcPr>
            <w:tcW w:w="1296" w:type="dxa"/>
            <w:tcPrChange w:id="120" w:author="chunliu wang" w:date="2017-06-04T16:54:00Z">
              <w:tcPr>
                <w:tcW w:w="1296" w:type="dxa"/>
              </w:tcPr>
            </w:tcPrChange>
          </w:tcPr>
          <w:p w14:paraId="7886A629" w14:textId="28152993" w:rsidR="00A02E0A" w:rsidRDefault="00A02E0A">
            <w:pPr>
              <w:spacing w:line="360" w:lineRule="auto"/>
              <w:jc w:val="center"/>
              <w:rPr>
                <w:ins w:id="121" w:author="chunliu wang" w:date="2017-06-04T16:53:00Z"/>
                <w:rFonts w:ascii="Times" w:eastAsia="宋体" w:hAnsi="Times" w:hint="eastAsia"/>
                <w:sz w:val="24"/>
                <w:szCs w:val="24"/>
              </w:rPr>
            </w:pPr>
            <w:ins w:id="122" w:author="chunliu wang" w:date="2017-06-04T16:53:00Z">
              <w:r>
                <w:rPr>
                  <w:rFonts w:ascii="Times" w:eastAsia="宋体" w:hAnsi="Times"/>
                  <w:sz w:val="24"/>
                  <w:szCs w:val="24"/>
                </w:rPr>
                <w:t>2017/6/4</w:t>
              </w:r>
            </w:ins>
          </w:p>
        </w:tc>
        <w:tc>
          <w:tcPr>
            <w:tcW w:w="1099" w:type="dxa"/>
            <w:tcPrChange w:id="123" w:author="chunliu wang" w:date="2017-06-04T16:54:00Z">
              <w:tcPr>
                <w:tcW w:w="1099" w:type="dxa"/>
              </w:tcPr>
            </w:tcPrChange>
          </w:tcPr>
          <w:p w14:paraId="60A17BA3" w14:textId="7DC872B1" w:rsidR="00A02E0A" w:rsidRDefault="00A02E0A">
            <w:pPr>
              <w:spacing w:line="360" w:lineRule="auto"/>
              <w:jc w:val="center"/>
              <w:rPr>
                <w:ins w:id="124" w:author="chunliu wang" w:date="2017-06-04T16:53:00Z"/>
                <w:rFonts w:ascii="Times" w:eastAsia="宋体" w:hAnsi="Times" w:hint="eastAsia"/>
                <w:sz w:val="24"/>
                <w:szCs w:val="24"/>
              </w:rPr>
            </w:pPr>
            <w:ins w:id="125" w:author="chunliu wang" w:date="2017-06-04T16:53:00Z">
              <w:r>
                <w:rPr>
                  <w:rFonts w:ascii="Times" w:eastAsia="宋体" w:hAnsi="Times" w:hint="eastAsia"/>
                  <w:sz w:val="24"/>
                  <w:szCs w:val="24"/>
                </w:rPr>
                <w:t>王春柳</w:t>
              </w:r>
              <w:r>
                <w:rPr>
                  <w:rFonts w:ascii="Times" w:eastAsia="宋体" w:hAnsi="Times" w:hint="eastAsia"/>
                  <w:sz w:val="24"/>
                  <w:szCs w:val="24"/>
                </w:rPr>
                <w:t xml:space="preserve"> </w:t>
              </w:r>
            </w:ins>
          </w:p>
        </w:tc>
        <w:tc>
          <w:tcPr>
            <w:tcW w:w="1948" w:type="dxa"/>
            <w:tcPrChange w:id="126" w:author="chunliu wang" w:date="2017-06-04T16:54:00Z">
              <w:tcPr>
                <w:tcW w:w="1948" w:type="dxa"/>
              </w:tcPr>
            </w:tcPrChange>
          </w:tcPr>
          <w:p w14:paraId="2E110916" w14:textId="1ED9B461" w:rsidR="00A02E0A" w:rsidRDefault="00A02E0A">
            <w:pPr>
              <w:spacing w:line="360" w:lineRule="auto"/>
              <w:jc w:val="center"/>
              <w:rPr>
                <w:ins w:id="127" w:author="chunliu wang" w:date="2017-06-04T16:53:00Z"/>
                <w:rFonts w:ascii="Times" w:eastAsia="宋体" w:hAnsi="Times" w:hint="eastAsia"/>
                <w:sz w:val="24"/>
                <w:szCs w:val="24"/>
              </w:rPr>
            </w:pPr>
            <w:ins w:id="128" w:author="chunliu wang" w:date="2017-06-04T16:53:00Z">
              <w:r>
                <w:rPr>
                  <w:rFonts w:ascii="Times" w:eastAsia="宋体" w:hAnsi="Times" w:hint="eastAsia"/>
                  <w:sz w:val="24"/>
                  <w:szCs w:val="24"/>
                </w:rPr>
                <w:t>添加用例术语表</w:t>
              </w:r>
            </w:ins>
          </w:p>
        </w:tc>
        <w:tc>
          <w:tcPr>
            <w:tcW w:w="1400" w:type="dxa"/>
            <w:tcPrChange w:id="129" w:author="chunliu wang" w:date="2017-06-04T16:54:00Z">
              <w:tcPr>
                <w:tcW w:w="1400" w:type="dxa"/>
              </w:tcPr>
            </w:tcPrChange>
          </w:tcPr>
          <w:p w14:paraId="5E9667E8" w14:textId="77777777" w:rsidR="00A02E0A" w:rsidRDefault="00A02E0A" w:rsidP="00A02E0A">
            <w:pPr>
              <w:spacing w:line="360" w:lineRule="auto"/>
              <w:jc w:val="center"/>
              <w:rPr>
                <w:ins w:id="130" w:author="chunliu wang" w:date="2017-06-04T16:53:00Z"/>
                <w:rFonts w:ascii="Times" w:eastAsia="宋体" w:hAnsi="Times" w:hint="eastAsia"/>
                <w:sz w:val="24"/>
                <w:szCs w:val="24"/>
              </w:rPr>
              <w:pPrChange w:id="131" w:author="chunliu wang" w:date="2017-06-04T16:54:00Z">
                <w:pPr>
                  <w:spacing w:line="360" w:lineRule="auto"/>
                </w:pPr>
              </w:pPrChange>
            </w:pPr>
          </w:p>
        </w:tc>
        <w:tc>
          <w:tcPr>
            <w:tcW w:w="1617" w:type="dxa"/>
            <w:tcPrChange w:id="132" w:author="chunliu wang" w:date="2017-06-04T16:54:00Z">
              <w:tcPr>
                <w:tcW w:w="1617" w:type="dxa"/>
              </w:tcPr>
            </w:tcPrChange>
          </w:tcPr>
          <w:p w14:paraId="4B1D2418" w14:textId="77777777" w:rsidR="00A02E0A" w:rsidRDefault="00A02E0A" w:rsidP="00A02E0A">
            <w:pPr>
              <w:spacing w:line="360" w:lineRule="auto"/>
              <w:jc w:val="center"/>
              <w:rPr>
                <w:ins w:id="133" w:author="chunliu wang" w:date="2017-06-04T16:53:00Z"/>
                <w:rFonts w:ascii="Times" w:eastAsia="宋体" w:hAnsi="Times" w:hint="eastAsia"/>
                <w:sz w:val="24"/>
                <w:szCs w:val="24"/>
              </w:rPr>
              <w:pPrChange w:id="134" w:author="chunliu wang" w:date="2017-06-04T16:54:00Z">
                <w:pPr>
                  <w:spacing w:line="360" w:lineRule="auto"/>
                  <w:jc w:val="center"/>
                </w:pPr>
              </w:pPrChange>
            </w:pPr>
          </w:p>
        </w:tc>
      </w:tr>
    </w:tbl>
    <w:p w14:paraId="399DAEAA" w14:textId="77777777" w:rsidR="0073245C" w:rsidRDefault="00A33A88">
      <w:pPr>
        <w:jc w:val="left"/>
        <w:rPr>
          <w:rFonts w:ascii="Times" w:eastAsia="宋体" w:hAnsi="Times"/>
          <w:sz w:val="28"/>
          <w:szCs w:val="28"/>
        </w:rPr>
      </w:pPr>
      <w:del w:id="135" w:author="chunliu wang" w:date="2017-06-04T16:53:00Z">
        <w:r w:rsidDel="00A02E0A">
          <w:rPr>
            <w:rFonts w:ascii="Times" w:eastAsia="宋体" w:hAnsi="Times" w:hint="eastAsia"/>
            <w:sz w:val="24"/>
            <w:szCs w:val="24"/>
          </w:rPr>
          <w:delText>、</w:delText>
        </w:r>
      </w:del>
    </w:p>
    <w:p w14:paraId="714286AC" w14:textId="77777777" w:rsidR="0073245C" w:rsidRDefault="00A33A88">
      <w:pPr>
        <w:widowControl/>
        <w:jc w:val="left"/>
        <w:rPr>
          <w:rFonts w:ascii="Times" w:eastAsia="宋体" w:hAnsi="Times"/>
          <w:sz w:val="28"/>
          <w:szCs w:val="28"/>
        </w:rPr>
      </w:pPr>
      <w:r>
        <w:rPr>
          <w:rFonts w:ascii="Times" w:eastAsia="宋体" w:hAnsi="Times"/>
          <w:sz w:val="28"/>
          <w:szCs w:val="28"/>
        </w:rPr>
        <w:br w:type="page"/>
      </w:r>
    </w:p>
    <w:customXmlInsRangeStart w:id="136" w:author="chunliu wang" w:date="2017-05-04T00:16:00Z"/>
    <w:sdt>
      <w:sdtPr>
        <w:rPr>
          <w:b w:val="0"/>
          <w:bCs w:val="0"/>
          <w:kern w:val="2"/>
          <w:sz w:val="21"/>
          <w:szCs w:val="22"/>
          <w:lang w:val="zh-CN"/>
        </w:rPr>
        <w:id w:val="-2123528074"/>
        <w:docPartObj>
          <w:docPartGallery w:val="Table of Contents"/>
          <w:docPartUnique/>
        </w:docPartObj>
      </w:sdtPr>
      <w:sdtEndPr>
        <w:rPr>
          <w:rPrChange w:id="137" w:author="Unknown">
            <w:rPr>
              <w:rStyle w:val="a"/>
            </w:rPr>
          </w:rPrChange>
        </w:rPr>
      </w:sdtEndPr>
      <w:sdtContent>
        <w:customXmlInsRangeEnd w:id="136"/>
        <w:p w14:paraId="40800892" w14:textId="77777777" w:rsidR="00FE5FD0" w:rsidRPr="00A02E0A" w:rsidRDefault="00FE5FD0" w:rsidP="00FE5FD0">
          <w:pPr>
            <w:pStyle w:val="TOC"/>
            <w:rPr>
              <w:ins w:id="138" w:author="chunliu wang" w:date="2017-05-04T00:16:00Z"/>
              <w:b w:val="0"/>
              <w:rPrChange w:id="139" w:author="chunliu wang" w:date="2017-06-04T16:58:00Z">
                <w:rPr>
                  <w:ins w:id="140" w:author="chunliu wang" w:date="2017-05-04T00:16:00Z"/>
                </w:rPr>
              </w:rPrChange>
            </w:rPr>
          </w:pPr>
          <w:ins w:id="141" w:author="chunliu wang" w:date="2017-05-04T00:16:00Z">
            <w:r w:rsidRPr="00A02E0A">
              <w:rPr>
                <w:b w:val="0"/>
                <w:lang w:val="zh-CN"/>
                <w:rPrChange w:id="142" w:author="chunliu wang" w:date="2017-06-04T16:58:00Z">
                  <w:rPr>
                    <w:lang w:val="zh-CN"/>
                  </w:rPr>
                </w:rPrChange>
              </w:rPr>
              <w:t>目录</w:t>
            </w:r>
          </w:ins>
        </w:p>
        <w:p w14:paraId="1E78F4B3" w14:textId="15B256A1" w:rsidR="00A02E0A" w:rsidRPr="00A02E0A" w:rsidRDefault="00FE5FD0">
          <w:pPr>
            <w:pStyle w:val="11"/>
            <w:tabs>
              <w:tab w:val="left" w:pos="420"/>
              <w:tab w:val="right" w:leader="dot" w:pos="8296"/>
            </w:tabs>
            <w:rPr>
              <w:ins w:id="143" w:author="chunliu wang" w:date="2017-06-04T16:58:00Z"/>
              <w:noProof/>
              <w:rPrChange w:id="144" w:author="chunliu wang" w:date="2017-06-04T16:58:00Z">
                <w:rPr>
                  <w:ins w:id="145" w:author="chunliu wang" w:date="2017-06-04T16:58:00Z"/>
                  <w:noProof/>
                </w:rPr>
              </w:rPrChange>
            </w:rPr>
          </w:pPr>
          <w:ins w:id="146" w:author="chunliu wang" w:date="2017-05-04T00:16:00Z">
            <w:r w:rsidRPr="00A02E0A">
              <w:rPr>
                <w:rPrChange w:id="147" w:author="chunliu wang" w:date="2017-06-04T16:58:00Z">
                  <w:rPr/>
                </w:rPrChange>
              </w:rPr>
              <w:fldChar w:fldCharType="begin"/>
            </w:r>
            <w:r w:rsidRPr="00A02E0A">
              <w:rPr>
                <w:rPrChange w:id="148" w:author="chunliu wang" w:date="2017-06-04T16:58:00Z">
                  <w:rPr/>
                </w:rPrChange>
              </w:rPr>
              <w:instrText xml:space="preserve"> TOC \o "1-3" \h \z \u </w:instrText>
            </w:r>
            <w:r w:rsidRPr="00A02E0A">
              <w:rPr>
                <w:rPrChange w:id="149" w:author="chunliu wang" w:date="2017-06-04T16:58:00Z">
                  <w:rPr/>
                </w:rPrChange>
              </w:rPr>
              <w:fldChar w:fldCharType="separate"/>
            </w:r>
          </w:ins>
          <w:ins w:id="150" w:author="chunliu wang" w:date="2017-06-04T16:58:00Z">
            <w:r w:rsidR="00A02E0A" w:rsidRPr="00A02E0A">
              <w:rPr>
                <w:rStyle w:val="ac"/>
                <w:noProof/>
                <w:rPrChange w:id="151" w:author="chunliu wang" w:date="2017-06-04T16:58:00Z">
                  <w:rPr>
                    <w:rStyle w:val="ac"/>
                    <w:noProof/>
                  </w:rPr>
                </w:rPrChange>
              </w:rPr>
              <w:fldChar w:fldCharType="begin"/>
            </w:r>
            <w:r w:rsidR="00A02E0A" w:rsidRPr="00A02E0A">
              <w:rPr>
                <w:rStyle w:val="ac"/>
                <w:noProof/>
                <w:rPrChange w:id="152" w:author="chunliu wang" w:date="2017-06-04T16:58:00Z">
                  <w:rPr>
                    <w:rStyle w:val="ac"/>
                    <w:noProof/>
                  </w:rPr>
                </w:rPrChange>
              </w:rPr>
              <w:instrText xml:space="preserve"> </w:instrText>
            </w:r>
            <w:r w:rsidR="00A02E0A" w:rsidRPr="00A02E0A">
              <w:rPr>
                <w:noProof/>
                <w:rPrChange w:id="153" w:author="chunliu wang" w:date="2017-06-04T16:58:00Z">
                  <w:rPr>
                    <w:noProof/>
                  </w:rPr>
                </w:rPrChange>
              </w:rPr>
              <w:instrText>HYPERLINK \l "_Toc484358815"</w:instrText>
            </w:r>
            <w:r w:rsidR="00A02E0A" w:rsidRPr="00A02E0A">
              <w:rPr>
                <w:rStyle w:val="ac"/>
                <w:noProof/>
                <w:rPrChange w:id="154" w:author="chunliu wang" w:date="2017-06-04T16:58:00Z">
                  <w:rPr>
                    <w:rStyle w:val="ac"/>
                    <w:noProof/>
                  </w:rPr>
                </w:rPrChange>
              </w:rPr>
              <w:instrText xml:space="preserve"> </w:instrText>
            </w:r>
            <w:r w:rsidR="00A02E0A" w:rsidRPr="00A02E0A">
              <w:rPr>
                <w:rStyle w:val="ac"/>
                <w:noProof/>
                <w:rPrChange w:id="155" w:author="chunliu wang" w:date="2017-06-04T16:58:00Z">
                  <w:rPr>
                    <w:rStyle w:val="ac"/>
                    <w:noProof/>
                  </w:rPr>
                </w:rPrChange>
              </w:rPr>
            </w:r>
            <w:r w:rsidR="00A02E0A" w:rsidRPr="00A02E0A">
              <w:rPr>
                <w:rStyle w:val="ac"/>
                <w:noProof/>
                <w:rPrChange w:id="156" w:author="chunliu wang" w:date="2017-06-04T16:58:00Z">
                  <w:rPr>
                    <w:rStyle w:val="ac"/>
                    <w:noProof/>
                  </w:rPr>
                </w:rPrChange>
              </w:rPr>
              <w:fldChar w:fldCharType="separate"/>
            </w:r>
            <w:r w:rsidR="00A02E0A" w:rsidRPr="00A02E0A">
              <w:rPr>
                <w:rStyle w:val="ac"/>
                <w:rFonts w:ascii="Times" w:eastAsia="宋体" w:hAnsi="Times"/>
                <w:noProof/>
                <w:rPrChange w:id="157" w:author="chunliu wang" w:date="2017-06-04T16:58:00Z">
                  <w:rPr>
                    <w:rStyle w:val="ac"/>
                    <w:rFonts w:ascii="Times" w:eastAsia="宋体" w:hAnsi="Times"/>
                    <w:b/>
                    <w:noProof/>
                  </w:rPr>
                </w:rPrChange>
              </w:rPr>
              <w:t>1.</w:t>
            </w:r>
            <w:r w:rsidR="00A02E0A" w:rsidRPr="00A02E0A">
              <w:rPr>
                <w:noProof/>
                <w:rPrChange w:id="158" w:author="chunliu wang" w:date="2017-06-04T16:58:00Z">
                  <w:rPr>
                    <w:noProof/>
                  </w:rPr>
                </w:rPrChange>
              </w:rPr>
              <w:tab/>
            </w:r>
            <w:r w:rsidR="00A02E0A" w:rsidRPr="00A02E0A">
              <w:rPr>
                <w:rStyle w:val="ac"/>
                <w:rFonts w:ascii="Times" w:eastAsia="宋体" w:hAnsi="Times"/>
                <w:noProof/>
                <w:rPrChange w:id="159" w:author="chunliu wang" w:date="2017-06-04T16:58:00Z">
                  <w:rPr>
                    <w:rStyle w:val="ac"/>
                    <w:rFonts w:ascii="Times" w:eastAsia="宋体" w:hAnsi="Times"/>
                    <w:b/>
                    <w:noProof/>
                  </w:rPr>
                </w:rPrChange>
              </w:rPr>
              <w:t>引言</w:t>
            </w:r>
            <w:r w:rsidR="00A02E0A" w:rsidRPr="00A02E0A">
              <w:rPr>
                <w:noProof/>
                <w:webHidden/>
                <w:rPrChange w:id="160" w:author="chunliu wang" w:date="2017-06-04T16:58:00Z">
                  <w:rPr>
                    <w:noProof/>
                    <w:webHidden/>
                  </w:rPr>
                </w:rPrChange>
              </w:rPr>
              <w:tab/>
            </w:r>
            <w:r w:rsidR="00A02E0A" w:rsidRPr="00A02E0A">
              <w:rPr>
                <w:noProof/>
                <w:webHidden/>
                <w:rPrChange w:id="161" w:author="chunliu wang" w:date="2017-06-04T16:58:00Z">
                  <w:rPr>
                    <w:noProof/>
                    <w:webHidden/>
                  </w:rPr>
                </w:rPrChange>
              </w:rPr>
              <w:fldChar w:fldCharType="begin"/>
            </w:r>
            <w:r w:rsidR="00A02E0A" w:rsidRPr="00A02E0A">
              <w:rPr>
                <w:noProof/>
                <w:webHidden/>
                <w:rPrChange w:id="162" w:author="chunliu wang" w:date="2017-06-04T16:58:00Z">
                  <w:rPr>
                    <w:noProof/>
                    <w:webHidden/>
                  </w:rPr>
                </w:rPrChange>
              </w:rPr>
              <w:instrText xml:space="preserve"> PAGEREF _Toc484358815 \h </w:instrText>
            </w:r>
            <w:r w:rsidR="00A02E0A" w:rsidRPr="00A02E0A">
              <w:rPr>
                <w:noProof/>
                <w:webHidden/>
                <w:rPrChange w:id="163" w:author="chunliu wang" w:date="2017-06-04T16:58:00Z">
                  <w:rPr>
                    <w:noProof/>
                    <w:webHidden/>
                  </w:rPr>
                </w:rPrChange>
              </w:rPr>
            </w:r>
          </w:ins>
          <w:r w:rsidR="00A02E0A" w:rsidRPr="00A02E0A">
            <w:rPr>
              <w:noProof/>
              <w:webHidden/>
              <w:rPrChange w:id="164" w:author="chunliu wang" w:date="2017-06-04T16:58:00Z">
                <w:rPr>
                  <w:noProof/>
                  <w:webHidden/>
                </w:rPr>
              </w:rPrChange>
            </w:rPr>
            <w:fldChar w:fldCharType="separate"/>
          </w:r>
          <w:ins w:id="165" w:author="chunliu wang" w:date="2017-06-04T16:58:00Z">
            <w:r w:rsidR="00A02E0A" w:rsidRPr="00A02E0A">
              <w:rPr>
                <w:noProof/>
                <w:webHidden/>
                <w:rPrChange w:id="166" w:author="chunliu wang" w:date="2017-06-04T16:58:00Z">
                  <w:rPr>
                    <w:noProof/>
                    <w:webHidden/>
                  </w:rPr>
                </w:rPrChange>
              </w:rPr>
              <w:t>4</w:t>
            </w:r>
            <w:r w:rsidR="00A02E0A" w:rsidRPr="00A02E0A">
              <w:rPr>
                <w:noProof/>
                <w:webHidden/>
                <w:rPrChange w:id="167" w:author="chunliu wang" w:date="2017-06-04T16:58:00Z">
                  <w:rPr>
                    <w:noProof/>
                    <w:webHidden/>
                  </w:rPr>
                </w:rPrChange>
              </w:rPr>
              <w:fldChar w:fldCharType="end"/>
            </w:r>
            <w:r w:rsidR="00A02E0A" w:rsidRPr="00A02E0A">
              <w:rPr>
                <w:rStyle w:val="ac"/>
                <w:noProof/>
                <w:rPrChange w:id="168" w:author="chunliu wang" w:date="2017-06-04T16:58:00Z">
                  <w:rPr>
                    <w:rStyle w:val="ac"/>
                    <w:noProof/>
                  </w:rPr>
                </w:rPrChange>
              </w:rPr>
              <w:fldChar w:fldCharType="end"/>
            </w:r>
          </w:ins>
        </w:p>
        <w:p w14:paraId="215035AB" w14:textId="20F34E18" w:rsidR="00A02E0A" w:rsidRPr="00A02E0A" w:rsidRDefault="00A02E0A">
          <w:pPr>
            <w:pStyle w:val="21"/>
            <w:tabs>
              <w:tab w:val="left" w:pos="1050"/>
              <w:tab w:val="right" w:leader="dot" w:pos="8296"/>
            </w:tabs>
            <w:rPr>
              <w:ins w:id="169" w:author="chunliu wang" w:date="2017-06-04T16:58:00Z"/>
              <w:noProof/>
              <w:rPrChange w:id="170" w:author="chunliu wang" w:date="2017-06-04T16:58:00Z">
                <w:rPr>
                  <w:ins w:id="171" w:author="chunliu wang" w:date="2017-06-04T16:58:00Z"/>
                  <w:noProof/>
                </w:rPr>
              </w:rPrChange>
            </w:rPr>
          </w:pPr>
          <w:ins w:id="172" w:author="chunliu wang" w:date="2017-06-04T16:58:00Z">
            <w:r w:rsidRPr="00A02E0A">
              <w:rPr>
                <w:rStyle w:val="ac"/>
                <w:noProof/>
                <w:rPrChange w:id="173" w:author="chunliu wang" w:date="2017-06-04T16:58:00Z">
                  <w:rPr>
                    <w:rStyle w:val="ac"/>
                    <w:noProof/>
                  </w:rPr>
                </w:rPrChange>
              </w:rPr>
              <w:fldChar w:fldCharType="begin"/>
            </w:r>
            <w:r w:rsidRPr="00A02E0A">
              <w:rPr>
                <w:rStyle w:val="ac"/>
                <w:noProof/>
                <w:rPrChange w:id="174" w:author="chunliu wang" w:date="2017-06-04T16:58:00Z">
                  <w:rPr>
                    <w:rStyle w:val="ac"/>
                    <w:noProof/>
                  </w:rPr>
                </w:rPrChange>
              </w:rPr>
              <w:instrText xml:space="preserve"> </w:instrText>
            </w:r>
            <w:r w:rsidRPr="00A02E0A">
              <w:rPr>
                <w:noProof/>
                <w:rPrChange w:id="175" w:author="chunliu wang" w:date="2017-06-04T16:58:00Z">
                  <w:rPr>
                    <w:noProof/>
                  </w:rPr>
                </w:rPrChange>
              </w:rPr>
              <w:instrText>HYPERLINK \l "_Toc484358816"</w:instrText>
            </w:r>
            <w:r w:rsidRPr="00A02E0A">
              <w:rPr>
                <w:rStyle w:val="ac"/>
                <w:noProof/>
                <w:rPrChange w:id="176" w:author="chunliu wang" w:date="2017-06-04T16:58:00Z">
                  <w:rPr>
                    <w:rStyle w:val="ac"/>
                    <w:noProof/>
                  </w:rPr>
                </w:rPrChange>
              </w:rPr>
              <w:instrText xml:space="preserve"> </w:instrText>
            </w:r>
            <w:r w:rsidRPr="00A02E0A">
              <w:rPr>
                <w:rStyle w:val="ac"/>
                <w:noProof/>
                <w:rPrChange w:id="177" w:author="chunliu wang" w:date="2017-06-04T16:58:00Z">
                  <w:rPr>
                    <w:rStyle w:val="ac"/>
                    <w:noProof/>
                  </w:rPr>
                </w:rPrChange>
              </w:rPr>
            </w:r>
            <w:r w:rsidRPr="00A02E0A">
              <w:rPr>
                <w:rStyle w:val="ac"/>
                <w:noProof/>
                <w:rPrChange w:id="178" w:author="chunliu wang" w:date="2017-06-04T16:58:00Z">
                  <w:rPr>
                    <w:rStyle w:val="ac"/>
                    <w:noProof/>
                  </w:rPr>
                </w:rPrChange>
              </w:rPr>
              <w:fldChar w:fldCharType="separate"/>
            </w:r>
            <w:r w:rsidRPr="00A02E0A">
              <w:rPr>
                <w:rStyle w:val="ac"/>
                <w:rFonts w:ascii="Times" w:eastAsia="宋体" w:hAnsi="Times"/>
                <w:noProof/>
                <w:rPrChange w:id="179" w:author="chunliu wang" w:date="2017-06-04T16:58:00Z">
                  <w:rPr>
                    <w:rStyle w:val="ac"/>
                    <w:rFonts w:ascii="Times" w:eastAsia="宋体" w:hAnsi="Times"/>
                    <w:b/>
                    <w:noProof/>
                  </w:rPr>
                </w:rPrChange>
              </w:rPr>
              <w:t>1.1</w:t>
            </w:r>
            <w:r w:rsidRPr="00A02E0A">
              <w:rPr>
                <w:noProof/>
                <w:rPrChange w:id="180" w:author="chunliu wang" w:date="2017-06-04T16:58:00Z">
                  <w:rPr>
                    <w:noProof/>
                  </w:rPr>
                </w:rPrChange>
              </w:rPr>
              <w:tab/>
            </w:r>
            <w:r w:rsidRPr="00A02E0A">
              <w:rPr>
                <w:rStyle w:val="ac"/>
                <w:rFonts w:ascii="Times" w:eastAsia="宋体" w:hAnsi="Times"/>
                <w:noProof/>
                <w:rPrChange w:id="181" w:author="chunliu wang" w:date="2017-06-04T16:58:00Z">
                  <w:rPr>
                    <w:rStyle w:val="ac"/>
                    <w:rFonts w:ascii="Times" w:eastAsia="宋体" w:hAnsi="Times"/>
                    <w:b/>
                    <w:noProof/>
                  </w:rPr>
                </w:rPrChange>
              </w:rPr>
              <w:t>目的</w:t>
            </w:r>
            <w:r w:rsidRPr="00A02E0A">
              <w:rPr>
                <w:noProof/>
                <w:webHidden/>
                <w:rPrChange w:id="182" w:author="chunliu wang" w:date="2017-06-04T16:58:00Z">
                  <w:rPr>
                    <w:noProof/>
                    <w:webHidden/>
                  </w:rPr>
                </w:rPrChange>
              </w:rPr>
              <w:tab/>
            </w:r>
            <w:r w:rsidRPr="00A02E0A">
              <w:rPr>
                <w:noProof/>
                <w:webHidden/>
                <w:rPrChange w:id="183" w:author="chunliu wang" w:date="2017-06-04T16:58:00Z">
                  <w:rPr>
                    <w:noProof/>
                    <w:webHidden/>
                  </w:rPr>
                </w:rPrChange>
              </w:rPr>
              <w:fldChar w:fldCharType="begin"/>
            </w:r>
            <w:r w:rsidRPr="00A02E0A">
              <w:rPr>
                <w:noProof/>
                <w:webHidden/>
                <w:rPrChange w:id="184" w:author="chunliu wang" w:date="2017-06-04T16:58:00Z">
                  <w:rPr>
                    <w:noProof/>
                    <w:webHidden/>
                  </w:rPr>
                </w:rPrChange>
              </w:rPr>
              <w:instrText xml:space="preserve"> PAGEREF _Toc484358816 \h </w:instrText>
            </w:r>
            <w:r w:rsidRPr="00A02E0A">
              <w:rPr>
                <w:noProof/>
                <w:webHidden/>
                <w:rPrChange w:id="185" w:author="chunliu wang" w:date="2017-06-04T16:58:00Z">
                  <w:rPr>
                    <w:noProof/>
                    <w:webHidden/>
                  </w:rPr>
                </w:rPrChange>
              </w:rPr>
            </w:r>
          </w:ins>
          <w:r w:rsidRPr="00A02E0A">
            <w:rPr>
              <w:noProof/>
              <w:webHidden/>
              <w:rPrChange w:id="186" w:author="chunliu wang" w:date="2017-06-04T16:58:00Z">
                <w:rPr>
                  <w:noProof/>
                  <w:webHidden/>
                </w:rPr>
              </w:rPrChange>
            </w:rPr>
            <w:fldChar w:fldCharType="separate"/>
          </w:r>
          <w:ins w:id="187" w:author="chunliu wang" w:date="2017-06-04T16:58:00Z">
            <w:r w:rsidRPr="00A02E0A">
              <w:rPr>
                <w:noProof/>
                <w:webHidden/>
                <w:rPrChange w:id="188" w:author="chunliu wang" w:date="2017-06-04T16:58:00Z">
                  <w:rPr>
                    <w:noProof/>
                    <w:webHidden/>
                  </w:rPr>
                </w:rPrChange>
              </w:rPr>
              <w:t>4</w:t>
            </w:r>
            <w:r w:rsidRPr="00A02E0A">
              <w:rPr>
                <w:noProof/>
                <w:webHidden/>
                <w:rPrChange w:id="189" w:author="chunliu wang" w:date="2017-06-04T16:58:00Z">
                  <w:rPr>
                    <w:noProof/>
                    <w:webHidden/>
                  </w:rPr>
                </w:rPrChange>
              </w:rPr>
              <w:fldChar w:fldCharType="end"/>
            </w:r>
            <w:r w:rsidRPr="00A02E0A">
              <w:rPr>
                <w:rStyle w:val="ac"/>
                <w:noProof/>
                <w:rPrChange w:id="190" w:author="chunliu wang" w:date="2017-06-04T16:58:00Z">
                  <w:rPr>
                    <w:rStyle w:val="ac"/>
                    <w:noProof/>
                  </w:rPr>
                </w:rPrChange>
              </w:rPr>
              <w:fldChar w:fldCharType="end"/>
            </w:r>
          </w:ins>
        </w:p>
        <w:p w14:paraId="1D27B545" w14:textId="58D455A5" w:rsidR="00A02E0A" w:rsidRPr="00A02E0A" w:rsidRDefault="00A02E0A">
          <w:pPr>
            <w:pStyle w:val="21"/>
            <w:tabs>
              <w:tab w:val="left" w:pos="1050"/>
              <w:tab w:val="right" w:leader="dot" w:pos="8296"/>
            </w:tabs>
            <w:rPr>
              <w:ins w:id="191" w:author="chunliu wang" w:date="2017-06-04T16:58:00Z"/>
              <w:noProof/>
              <w:rPrChange w:id="192" w:author="chunliu wang" w:date="2017-06-04T16:58:00Z">
                <w:rPr>
                  <w:ins w:id="193" w:author="chunliu wang" w:date="2017-06-04T16:58:00Z"/>
                  <w:noProof/>
                </w:rPr>
              </w:rPrChange>
            </w:rPr>
          </w:pPr>
          <w:ins w:id="194" w:author="chunliu wang" w:date="2017-06-04T16:58:00Z">
            <w:r w:rsidRPr="00A02E0A">
              <w:rPr>
                <w:rStyle w:val="ac"/>
                <w:noProof/>
                <w:rPrChange w:id="195" w:author="chunliu wang" w:date="2017-06-04T16:58:00Z">
                  <w:rPr>
                    <w:rStyle w:val="ac"/>
                    <w:noProof/>
                  </w:rPr>
                </w:rPrChange>
              </w:rPr>
              <w:fldChar w:fldCharType="begin"/>
            </w:r>
            <w:r w:rsidRPr="00A02E0A">
              <w:rPr>
                <w:rStyle w:val="ac"/>
                <w:noProof/>
                <w:rPrChange w:id="196" w:author="chunliu wang" w:date="2017-06-04T16:58:00Z">
                  <w:rPr>
                    <w:rStyle w:val="ac"/>
                    <w:noProof/>
                  </w:rPr>
                </w:rPrChange>
              </w:rPr>
              <w:instrText xml:space="preserve"> </w:instrText>
            </w:r>
            <w:r w:rsidRPr="00A02E0A">
              <w:rPr>
                <w:noProof/>
                <w:rPrChange w:id="197" w:author="chunliu wang" w:date="2017-06-04T16:58:00Z">
                  <w:rPr>
                    <w:noProof/>
                  </w:rPr>
                </w:rPrChange>
              </w:rPr>
              <w:instrText>HYPERLINK \l "_Toc484358817"</w:instrText>
            </w:r>
            <w:r w:rsidRPr="00A02E0A">
              <w:rPr>
                <w:rStyle w:val="ac"/>
                <w:noProof/>
                <w:rPrChange w:id="198" w:author="chunliu wang" w:date="2017-06-04T16:58:00Z">
                  <w:rPr>
                    <w:rStyle w:val="ac"/>
                    <w:noProof/>
                  </w:rPr>
                </w:rPrChange>
              </w:rPr>
              <w:instrText xml:space="preserve"> </w:instrText>
            </w:r>
            <w:r w:rsidRPr="00A02E0A">
              <w:rPr>
                <w:rStyle w:val="ac"/>
                <w:noProof/>
                <w:rPrChange w:id="199" w:author="chunliu wang" w:date="2017-06-04T16:58:00Z">
                  <w:rPr>
                    <w:rStyle w:val="ac"/>
                    <w:noProof/>
                  </w:rPr>
                </w:rPrChange>
              </w:rPr>
            </w:r>
            <w:r w:rsidRPr="00A02E0A">
              <w:rPr>
                <w:rStyle w:val="ac"/>
                <w:noProof/>
                <w:rPrChange w:id="200" w:author="chunliu wang" w:date="2017-06-04T16:58:00Z">
                  <w:rPr>
                    <w:rStyle w:val="ac"/>
                    <w:noProof/>
                  </w:rPr>
                </w:rPrChange>
              </w:rPr>
              <w:fldChar w:fldCharType="separate"/>
            </w:r>
            <w:r w:rsidRPr="00A02E0A">
              <w:rPr>
                <w:rStyle w:val="ac"/>
                <w:rFonts w:ascii="Times" w:eastAsia="宋体" w:hAnsi="Times"/>
                <w:noProof/>
                <w:rPrChange w:id="201" w:author="chunliu wang" w:date="2017-06-04T16:58:00Z">
                  <w:rPr>
                    <w:rStyle w:val="ac"/>
                    <w:rFonts w:ascii="Times" w:eastAsia="宋体" w:hAnsi="Times"/>
                    <w:b/>
                    <w:noProof/>
                  </w:rPr>
                </w:rPrChange>
              </w:rPr>
              <w:t>1.2</w:t>
            </w:r>
            <w:r w:rsidRPr="00A02E0A">
              <w:rPr>
                <w:noProof/>
                <w:rPrChange w:id="202" w:author="chunliu wang" w:date="2017-06-04T16:58:00Z">
                  <w:rPr>
                    <w:noProof/>
                  </w:rPr>
                </w:rPrChange>
              </w:rPr>
              <w:tab/>
            </w:r>
            <w:r w:rsidRPr="00A02E0A">
              <w:rPr>
                <w:rStyle w:val="ac"/>
                <w:rFonts w:ascii="Times" w:eastAsia="宋体" w:hAnsi="Times"/>
                <w:noProof/>
                <w:rPrChange w:id="203" w:author="chunliu wang" w:date="2017-06-04T16:58:00Z">
                  <w:rPr>
                    <w:rStyle w:val="ac"/>
                    <w:rFonts w:ascii="Times" w:eastAsia="宋体" w:hAnsi="Times"/>
                    <w:b/>
                    <w:noProof/>
                  </w:rPr>
                </w:rPrChange>
              </w:rPr>
              <w:t>标识</w:t>
            </w:r>
            <w:r w:rsidRPr="00A02E0A">
              <w:rPr>
                <w:noProof/>
                <w:webHidden/>
                <w:rPrChange w:id="204" w:author="chunliu wang" w:date="2017-06-04T16:58:00Z">
                  <w:rPr>
                    <w:noProof/>
                    <w:webHidden/>
                  </w:rPr>
                </w:rPrChange>
              </w:rPr>
              <w:tab/>
            </w:r>
            <w:r w:rsidRPr="00A02E0A">
              <w:rPr>
                <w:noProof/>
                <w:webHidden/>
                <w:rPrChange w:id="205" w:author="chunliu wang" w:date="2017-06-04T16:58:00Z">
                  <w:rPr>
                    <w:noProof/>
                    <w:webHidden/>
                  </w:rPr>
                </w:rPrChange>
              </w:rPr>
              <w:fldChar w:fldCharType="begin"/>
            </w:r>
            <w:r w:rsidRPr="00A02E0A">
              <w:rPr>
                <w:noProof/>
                <w:webHidden/>
                <w:rPrChange w:id="206" w:author="chunliu wang" w:date="2017-06-04T16:58:00Z">
                  <w:rPr>
                    <w:noProof/>
                    <w:webHidden/>
                  </w:rPr>
                </w:rPrChange>
              </w:rPr>
              <w:instrText xml:space="preserve"> PAGEREF _Toc484358817 \h </w:instrText>
            </w:r>
            <w:r w:rsidRPr="00A02E0A">
              <w:rPr>
                <w:noProof/>
                <w:webHidden/>
                <w:rPrChange w:id="207" w:author="chunliu wang" w:date="2017-06-04T16:58:00Z">
                  <w:rPr>
                    <w:noProof/>
                    <w:webHidden/>
                  </w:rPr>
                </w:rPrChange>
              </w:rPr>
            </w:r>
          </w:ins>
          <w:r w:rsidRPr="00A02E0A">
            <w:rPr>
              <w:noProof/>
              <w:webHidden/>
              <w:rPrChange w:id="208" w:author="chunliu wang" w:date="2017-06-04T16:58:00Z">
                <w:rPr>
                  <w:noProof/>
                  <w:webHidden/>
                </w:rPr>
              </w:rPrChange>
            </w:rPr>
            <w:fldChar w:fldCharType="separate"/>
          </w:r>
          <w:ins w:id="209" w:author="chunliu wang" w:date="2017-06-04T16:58:00Z">
            <w:r w:rsidRPr="00A02E0A">
              <w:rPr>
                <w:noProof/>
                <w:webHidden/>
                <w:rPrChange w:id="210" w:author="chunliu wang" w:date="2017-06-04T16:58:00Z">
                  <w:rPr>
                    <w:noProof/>
                    <w:webHidden/>
                  </w:rPr>
                </w:rPrChange>
              </w:rPr>
              <w:t>4</w:t>
            </w:r>
            <w:r w:rsidRPr="00A02E0A">
              <w:rPr>
                <w:noProof/>
                <w:webHidden/>
                <w:rPrChange w:id="211" w:author="chunliu wang" w:date="2017-06-04T16:58:00Z">
                  <w:rPr>
                    <w:noProof/>
                    <w:webHidden/>
                  </w:rPr>
                </w:rPrChange>
              </w:rPr>
              <w:fldChar w:fldCharType="end"/>
            </w:r>
            <w:r w:rsidRPr="00A02E0A">
              <w:rPr>
                <w:rStyle w:val="ac"/>
                <w:noProof/>
                <w:rPrChange w:id="212" w:author="chunliu wang" w:date="2017-06-04T16:58:00Z">
                  <w:rPr>
                    <w:rStyle w:val="ac"/>
                    <w:noProof/>
                  </w:rPr>
                </w:rPrChange>
              </w:rPr>
              <w:fldChar w:fldCharType="end"/>
            </w:r>
          </w:ins>
        </w:p>
        <w:p w14:paraId="1761CADF" w14:textId="2502D674" w:rsidR="00A02E0A" w:rsidRPr="00A02E0A" w:rsidRDefault="00A02E0A">
          <w:pPr>
            <w:pStyle w:val="21"/>
            <w:tabs>
              <w:tab w:val="left" w:pos="1050"/>
              <w:tab w:val="right" w:leader="dot" w:pos="8296"/>
            </w:tabs>
            <w:rPr>
              <w:ins w:id="213" w:author="chunliu wang" w:date="2017-06-04T16:58:00Z"/>
              <w:noProof/>
              <w:rPrChange w:id="214" w:author="chunliu wang" w:date="2017-06-04T16:58:00Z">
                <w:rPr>
                  <w:ins w:id="215" w:author="chunliu wang" w:date="2017-06-04T16:58:00Z"/>
                  <w:noProof/>
                </w:rPr>
              </w:rPrChange>
            </w:rPr>
          </w:pPr>
          <w:ins w:id="216" w:author="chunliu wang" w:date="2017-06-04T16:58:00Z">
            <w:r w:rsidRPr="00A02E0A">
              <w:rPr>
                <w:rStyle w:val="ac"/>
                <w:noProof/>
                <w:rPrChange w:id="217" w:author="chunliu wang" w:date="2017-06-04T16:58:00Z">
                  <w:rPr>
                    <w:rStyle w:val="ac"/>
                    <w:noProof/>
                  </w:rPr>
                </w:rPrChange>
              </w:rPr>
              <w:fldChar w:fldCharType="begin"/>
            </w:r>
            <w:r w:rsidRPr="00A02E0A">
              <w:rPr>
                <w:rStyle w:val="ac"/>
                <w:noProof/>
                <w:rPrChange w:id="218" w:author="chunliu wang" w:date="2017-06-04T16:58:00Z">
                  <w:rPr>
                    <w:rStyle w:val="ac"/>
                    <w:noProof/>
                  </w:rPr>
                </w:rPrChange>
              </w:rPr>
              <w:instrText xml:space="preserve"> </w:instrText>
            </w:r>
            <w:r w:rsidRPr="00A02E0A">
              <w:rPr>
                <w:noProof/>
                <w:rPrChange w:id="219" w:author="chunliu wang" w:date="2017-06-04T16:58:00Z">
                  <w:rPr>
                    <w:noProof/>
                  </w:rPr>
                </w:rPrChange>
              </w:rPr>
              <w:instrText>HYPERLINK \l "_Toc484358818"</w:instrText>
            </w:r>
            <w:r w:rsidRPr="00A02E0A">
              <w:rPr>
                <w:rStyle w:val="ac"/>
                <w:noProof/>
                <w:rPrChange w:id="220" w:author="chunliu wang" w:date="2017-06-04T16:58:00Z">
                  <w:rPr>
                    <w:rStyle w:val="ac"/>
                    <w:noProof/>
                  </w:rPr>
                </w:rPrChange>
              </w:rPr>
              <w:instrText xml:space="preserve"> </w:instrText>
            </w:r>
            <w:r w:rsidRPr="00A02E0A">
              <w:rPr>
                <w:rStyle w:val="ac"/>
                <w:noProof/>
                <w:rPrChange w:id="221" w:author="chunliu wang" w:date="2017-06-04T16:58:00Z">
                  <w:rPr>
                    <w:rStyle w:val="ac"/>
                    <w:noProof/>
                  </w:rPr>
                </w:rPrChange>
              </w:rPr>
            </w:r>
            <w:r w:rsidRPr="00A02E0A">
              <w:rPr>
                <w:rStyle w:val="ac"/>
                <w:noProof/>
                <w:rPrChange w:id="222" w:author="chunliu wang" w:date="2017-06-04T16:58:00Z">
                  <w:rPr>
                    <w:rStyle w:val="ac"/>
                    <w:noProof/>
                  </w:rPr>
                </w:rPrChange>
              </w:rPr>
              <w:fldChar w:fldCharType="separate"/>
            </w:r>
            <w:r w:rsidRPr="00A02E0A">
              <w:rPr>
                <w:rStyle w:val="ac"/>
                <w:rFonts w:ascii="Times" w:eastAsia="宋体" w:hAnsi="Times"/>
                <w:noProof/>
                <w:rPrChange w:id="223" w:author="chunliu wang" w:date="2017-06-04T16:58:00Z">
                  <w:rPr>
                    <w:rStyle w:val="ac"/>
                    <w:rFonts w:ascii="Times" w:eastAsia="宋体" w:hAnsi="Times"/>
                    <w:b/>
                    <w:noProof/>
                  </w:rPr>
                </w:rPrChange>
              </w:rPr>
              <w:t>1.3</w:t>
            </w:r>
            <w:r w:rsidRPr="00A02E0A">
              <w:rPr>
                <w:noProof/>
                <w:rPrChange w:id="224" w:author="chunliu wang" w:date="2017-06-04T16:58:00Z">
                  <w:rPr>
                    <w:noProof/>
                  </w:rPr>
                </w:rPrChange>
              </w:rPr>
              <w:tab/>
            </w:r>
            <w:r w:rsidRPr="00A02E0A">
              <w:rPr>
                <w:rStyle w:val="ac"/>
                <w:rFonts w:ascii="Times" w:eastAsia="宋体" w:hAnsi="Times"/>
                <w:noProof/>
                <w:rPrChange w:id="225" w:author="chunliu wang" w:date="2017-06-04T16:58:00Z">
                  <w:rPr>
                    <w:rStyle w:val="ac"/>
                    <w:rFonts w:ascii="Times" w:eastAsia="宋体" w:hAnsi="Times"/>
                    <w:b/>
                    <w:noProof/>
                  </w:rPr>
                </w:rPrChange>
              </w:rPr>
              <w:t>系统概述</w:t>
            </w:r>
            <w:r w:rsidRPr="00A02E0A">
              <w:rPr>
                <w:noProof/>
                <w:webHidden/>
                <w:rPrChange w:id="226" w:author="chunliu wang" w:date="2017-06-04T16:58:00Z">
                  <w:rPr>
                    <w:noProof/>
                    <w:webHidden/>
                  </w:rPr>
                </w:rPrChange>
              </w:rPr>
              <w:tab/>
            </w:r>
            <w:r w:rsidRPr="00A02E0A">
              <w:rPr>
                <w:noProof/>
                <w:webHidden/>
                <w:rPrChange w:id="227" w:author="chunliu wang" w:date="2017-06-04T16:58:00Z">
                  <w:rPr>
                    <w:noProof/>
                    <w:webHidden/>
                  </w:rPr>
                </w:rPrChange>
              </w:rPr>
              <w:fldChar w:fldCharType="begin"/>
            </w:r>
            <w:r w:rsidRPr="00A02E0A">
              <w:rPr>
                <w:noProof/>
                <w:webHidden/>
                <w:rPrChange w:id="228" w:author="chunliu wang" w:date="2017-06-04T16:58:00Z">
                  <w:rPr>
                    <w:noProof/>
                    <w:webHidden/>
                  </w:rPr>
                </w:rPrChange>
              </w:rPr>
              <w:instrText xml:space="preserve"> PAGEREF _Toc484358818 \h </w:instrText>
            </w:r>
            <w:r w:rsidRPr="00A02E0A">
              <w:rPr>
                <w:noProof/>
                <w:webHidden/>
                <w:rPrChange w:id="229" w:author="chunliu wang" w:date="2017-06-04T16:58:00Z">
                  <w:rPr>
                    <w:noProof/>
                    <w:webHidden/>
                  </w:rPr>
                </w:rPrChange>
              </w:rPr>
            </w:r>
          </w:ins>
          <w:r w:rsidRPr="00A02E0A">
            <w:rPr>
              <w:noProof/>
              <w:webHidden/>
              <w:rPrChange w:id="230" w:author="chunliu wang" w:date="2017-06-04T16:58:00Z">
                <w:rPr>
                  <w:noProof/>
                  <w:webHidden/>
                </w:rPr>
              </w:rPrChange>
            </w:rPr>
            <w:fldChar w:fldCharType="separate"/>
          </w:r>
          <w:ins w:id="231" w:author="chunliu wang" w:date="2017-06-04T16:58:00Z">
            <w:r w:rsidRPr="00A02E0A">
              <w:rPr>
                <w:noProof/>
                <w:webHidden/>
                <w:rPrChange w:id="232" w:author="chunliu wang" w:date="2017-06-04T16:58:00Z">
                  <w:rPr>
                    <w:noProof/>
                    <w:webHidden/>
                  </w:rPr>
                </w:rPrChange>
              </w:rPr>
              <w:t>4</w:t>
            </w:r>
            <w:r w:rsidRPr="00A02E0A">
              <w:rPr>
                <w:noProof/>
                <w:webHidden/>
                <w:rPrChange w:id="233" w:author="chunliu wang" w:date="2017-06-04T16:58:00Z">
                  <w:rPr>
                    <w:noProof/>
                    <w:webHidden/>
                  </w:rPr>
                </w:rPrChange>
              </w:rPr>
              <w:fldChar w:fldCharType="end"/>
            </w:r>
            <w:r w:rsidRPr="00A02E0A">
              <w:rPr>
                <w:rStyle w:val="ac"/>
                <w:noProof/>
                <w:rPrChange w:id="234" w:author="chunliu wang" w:date="2017-06-04T16:58:00Z">
                  <w:rPr>
                    <w:rStyle w:val="ac"/>
                    <w:noProof/>
                  </w:rPr>
                </w:rPrChange>
              </w:rPr>
              <w:fldChar w:fldCharType="end"/>
            </w:r>
          </w:ins>
        </w:p>
        <w:p w14:paraId="1DB08656" w14:textId="05861480" w:rsidR="00A02E0A" w:rsidRPr="00A02E0A" w:rsidRDefault="00A02E0A">
          <w:pPr>
            <w:pStyle w:val="21"/>
            <w:tabs>
              <w:tab w:val="left" w:pos="1050"/>
              <w:tab w:val="right" w:leader="dot" w:pos="8296"/>
            </w:tabs>
            <w:rPr>
              <w:ins w:id="235" w:author="chunliu wang" w:date="2017-06-04T16:58:00Z"/>
              <w:noProof/>
              <w:rPrChange w:id="236" w:author="chunliu wang" w:date="2017-06-04T16:58:00Z">
                <w:rPr>
                  <w:ins w:id="237" w:author="chunliu wang" w:date="2017-06-04T16:58:00Z"/>
                  <w:noProof/>
                </w:rPr>
              </w:rPrChange>
            </w:rPr>
          </w:pPr>
          <w:ins w:id="238" w:author="chunliu wang" w:date="2017-06-04T16:58:00Z">
            <w:r w:rsidRPr="00A02E0A">
              <w:rPr>
                <w:rStyle w:val="ac"/>
                <w:noProof/>
                <w:rPrChange w:id="239" w:author="chunliu wang" w:date="2017-06-04T16:58:00Z">
                  <w:rPr>
                    <w:rStyle w:val="ac"/>
                    <w:noProof/>
                  </w:rPr>
                </w:rPrChange>
              </w:rPr>
              <w:fldChar w:fldCharType="begin"/>
            </w:r>
            <w:r w:rsidRPr="00A02E0A">
              <w:rPr>
                <w:rStyle w:val="ac"/>
                <w:noProof/>
                <w:rPrChange w:id="240" w:author="chunliu wang" w:date="2017-06-04T16:58:00Z">
                  <w:rPr>
                    <w:rStyle w:val="ac"/>
                    <w:noProof/>
                  </w:rPr>
                </w:rPrChange>
              </w:rPr>
              <w:instrText xml:space="preserve"> </w:instrText>
            </w:r>
            <w:r w:rsidRPr="00A02E0A">
              <w:rPr>
                <w:noProof/>
                <w:rPrChange w:id="241" w:author="chunliu wang" w:date="2017-06-04T16:58:00Z">
                  <w:rPr>
                    <w:noProof/>
                  </w:rPr>
                </w:rPrChange>
              </w:rPr>
              <w:instrText>HYPERLINK \l "_Toc484358819"</w:instrText>
            </w:r>
            <w:r w:rsidRPr="00A02E0A">
              <w:rPr>
                <w:rStyle w:val="ac"/>
                <w:noProof/>
                <w:rPrChange w:id="242" w:author="chunliu wang" w:date="2017-06-04T16:58:00Z">
                  <w:rPr>
                    <w:rStyle w:val="ac"/>
                    <w:noProof/>
                  </w:rPr>
                </w:rPrChange>
              </w:rPr>
              <w:instrText xml:space="preserve"> </w:instrText>
            </w:r>
            <w:r w:rsidRPr="00A02E0A">
              <w:rPr>
                <w:rStyle w:val="ac"/>
                <w:noProof/>
                <w:rPrChange w:id="243" w:author="chunliu wang" w:date="2017-06-04T16:58:00Z">
                  <w:rPr>
                    <w:rStyle w:val="ac"/>
                    <w:noProof/>
                  </w:rPr>
                </w:rPrChange>
              </w:rPr>
            </w:r>
            <w:r w:rsidRPr="00A02E0A">
              <w:rPr>
                <w:rStyle w:val="ac"/>
                <w:noProof/>
                <w:rPrChange w:id="244" w:author="chunliu wang" w:date="2017-06-04T16:58:00Z">
                  <w:rPr>
                    <w:rStyle w:val="ac"/>
                    <w:noProof/>
                  </w:rPr>
                </w:rPrChange>
              </w:rPr>
              <w:fldChar w:fldCharType="separate"/>
            </w:r>
            <w:r w:rsidRPr="00A02E0A">
              <w:rPr>
                <w:rStyle w:val="ac"/>
                <w:rFonts w:ascii="Times" w:eastAsia="宋体" w:hAnsi="Times"/>
                <w:noProof/>
                <w:rPrChange w:id="245" w:author="chunliu wang" w:date="2017-06-04T16:58:00Z">
                  <w:rPr>
                    <w:rStyle w:val="ac"/>
                    <w:rFonts w:ascii="Times" w:eastAsia="宋体" w:hAnsi="Times"/>
                    <w:b/>
                    <w:noProof/>
                  </w:rPr>
                </w:rPrChange>
              </w:rPr>
              <w:t>1.4</w:t>
            </w:r>
            <w:r w:rsidRPr="00A02E0A">
              <w:rPr>
                <w:noProof/>
                <w:rPrChange w:id="246" w:author="chunliu wang" w:date="2017-06-04T16:58:00Z">
                  <w:rPr>
                    <w:noProof/>
                  </w:rPr>
                </w:rPrChange>
              </w:rPr>
              <w:tab/>
            </w:r>
            <w:r w:rsidRPr="00A02E0A">
              <w:rPr>
                <w:rStyle w:val="ac"/>
                <w:rFonts w:ascii="Times" w:eastAsia="宋体" w:hAnsi="Times"/>
                <w:noProof/>
                <w:rPrChange w:id="247" w:author="chunliu wang" w:date="2017-06-04T16:58:00Z">
                  <w:rPr>
                    <w:rStyle w:val="ac"/>
                    <w:rFonts w:ascii="Times" w:eastAsia="宋体" w:hAnsi="Times"/>
                    <w:b/>
                    <w:noProof/>
                  </w:rPr>
                </w:rPrChange>
              </w:rPr>
              <w:t>文档概述</w:t>
            </w:r>
            <w:r w:rsidRPr="00A02E0A">
              <w:rPr>
                <w:noProof/>
                <w:webHidden/>
                <w:rPrChange w:id="248" w:author="chunliu wang" w:date="2017-06-04T16:58:00Z">
                  <w:rPr>
                    <w:noProof/>
                    <w:webHidden/>
                  </w:rPr>
                </w:rPrChange>
              </w:rPr>
              <w:tab/>
            </w:r>
            <w:r w:rsidRPr="00A02E0A">
              <w:rPr>
                <w:noProof/>
                <w:webHidden/>
                <w:rPrChange w:id="249" w:author="chunliu wang" w:date="2017-06-04T16:58:00Z">
                  <w:rPr>
                    <w:noProof/>
                    <w:webHidden/>
                  </w:rPr>
                </w:rPrChange>
              </w:rPr>
              <w:fldChar w:fldCharType="begin"/>
            </w:r>
            <w:r w:rsidRPr="00A02E0A">
              <w:rPr>
                <w:noProof/>
                <w:webHidden/>
                <w:rPrChange w:id="250" w:author="chunliu wang" w:date="2017-06-04T16:58:00Z">
                  <w:rPr>
                    <w:noProof/>
                    <w:webHidden/>
                  </w:rPr>
                </w:rPrChange>
              </w:rPr>
              <w:instrText xml:space="preserve"> PAGEREF _Toc484358819 \h </w:instrText>
            </w:r>
            <w:r w:rsidRPr="00A02E0A">
              <w:rPr>
                <w:noProof/>
                <w:webHidden/>
                <w:rPrChange w:id="251" w:author="chunliu wang" w:date="2017-06-04T16:58:00Z">
                  <w:rPr>
                    <w:noProof/>
                    <w:webHidden/>
                  </w:rPr>
                </w:rPrChange>
              </w:rPr>
            </w:r>
          </w:ins>
          <w:r w:rsidRPr="00A02E0A">
            <w:rPr>
              <w:noProof/>
              <w:webHidden/>
              <w:rPrChange w:id="252" w:author="chunliu wang" w:date="2017-06-04T16:58:00Z">
                <w:rPr>
                  <w:noProof/>
                  <w:webHidden/>
                </w:rPr>
              </w:rPrChange>
            </w:rPr>
            <w:fldChar w:fldCharType="separate"/>
          </w:r>
          <w:ins w:id="253" w:author="chunliu wang" w:date="2017-06-04T16:58:00Z">
            <w:r w:rsidRPr="00A02E0A">
              <w:rPr>
                <w:noProof/>
                <w:webHidden/>
                <w:rPrChange w:id="254" w:author="chunliu wang" w:date="2017-06-04T16:58:00Z">
                  <w:rPr>
                    <w:noProof/>
                    <w:webHidden/>
                  </w:rPr>
                </w:rPrChange>
              </w:rPr>
              <w:t>5</w:t>
            </w:r>
            <w:r w:rsidRPr="00A02E0A">
              <w:rPr>
                <w:noProof/>
                <w:webHidden/>
                <w:rPrChange w:id="255" w:author="chunliu wang" w:date="2017-06-04T16:58:00Z">
                  <w:rPr>
                    <w:noProof/>
                    <w:webHidden/>
                  </w:rPr>
                </w:rPrChange>
              </w:rPr>
              <w:fldChar w:fldCharType="end"/>
            </w:r>
            <w:r w:rsidRPr="00A02E0A">
              <w:rPr>
                <w:rStyle w:val="ac"/>
                <w:noProof/>
                <w:rPrChange w:id="256" w:author="chunliu wang" w:date="2017-06-04T16:58:00Z">
                  <w:rPr>
                    <w:rStyle w:val="ac"/>
                    <w:noProof/>
                  </w:rPr>
                </w:rPrChange>
              </w:rPr>
              <w:fldChar w:fldCharType="end"/>
            </w:r>
          </w:ins>
        </w:p>
        <w:p w14:paraId="181E42FF" w14:textId="7A31E6D2" w:rsidR="00A02E0A" w:rsidRPr="00A02E0A" w:rsidRDefault="00A02E0A">
          <w:pPr>
            <w:pStyle w:val="21"/>
            <w:tabs>
              <w:tab w:val="left" w:pos="1050"/>
              <w:tab w:val="right" w:leader="dot" w:pos="8296"/>
            </w:tabs>
            <w:rPr>
              <w:ins w:id="257" w:author="chunliu wang" w:date="2017-06-04T16:58:00Z"/>
              <w:noProof/>
              <w:rPrChange w:id="258" w:author="chunliu wang" w:date="2017-06-04T16:58:00Z">
                <w:rPr>
                  <w:ins w:id="259" w:author="chunliu wang" w:date="2017-06-04T16:58:00Z"/>
                  <w:noProof/>
                </w:rPr>
              </w:rPrChange>
            </w:rPr>
          </w:pPr>
          <w:ins w:id="260" w:author="chunliu wang" w:date="2017-06-04T16:58:00Z">
            <w:r w:rsidRPr="00A02E0A">
              <w:rPr>
                <w:rStyle w:val="ac"/>
                <w:noProof/>
                <w:rPrChange w:id="261" w:author="chunliu wang" w:date="2017-06-04T16:58:00Z">
                  <w:rPr>
                    <w:rStyle w:val="ac"/>
                    <w:noProof/>
                  </w:rPr>
                </w:rPrChange>
              </w:rPr>
              <w:fldChar w:fldCharType="begin"/>
            </w:r>
            <w:r w:rsidRPr="00A02E0A">
              <w:rPr>
                <w:rStyle w:val="ac"/>
                <w:noProof/>
                <w:rPrChange w:id="262" w:author="chunliu wang" w:date="2017-06-04T16:58:00Z">
                  <w:rPr>
                    <w:rStyle w:val="ac"/>
                    <w:noProof/>
                  </w:rPr>
                </w:rPrChange>
              </w:rPr>
              <w:instrText xml:space="preserve"> </w:instrText>
            </w:r>
            <w:r w:rsidRPr="00A02E0A">
              <w:rPr>
                <w:noProof/>
                <w:rPrChange w:id="263" w:author="chunliu wang" w:date="2017-06-04T16:58:00Z">
                  <w:rPr>
                    <w:noProof/>
                  </w:rPr>
                </w:rPrChange>
              </w:rPr>
              <w:instrText>HYPERLINK \l "_Toc484358820"</w:instrText>
            </w:r>
            <w:r w:rsidRPr="00A02E0A">
              <w:rPr>
                <w:rStyle w:val="ac"/>
                <w:noProof/>
                <w:rPrChange w:id="264" w:author="chunliu wang" w:date="2017-06-04T16:58:00Z">
                  <w:rPr>
                    <w:rStyle w:val="ac"/>
                    <w:noProof/>
                  </w:rPr>
                </w:rPrChange>
              </w:rPr>
              <w:instrText xml:space="preserve"> </w:instrText>
            </w:r>
            <w:r w:rsidRPr="00A02E0A">
              <w:rPr>
                <w:rStyle w:val="ac"/>
                <w:noProof/>
                <w:rPrChange w:id="265" w:author="chunliu wang" w:date="2017-06-04T16:58:00Z">
                  <w:rPr>
                    <w:rStyle w:val="ac"/>
                    <w:noProof/>
                  </w:rPr>
                </w:rPrChange>
              </w:rPr>
            </w:r>
            <w:r w:rsidRPr="00A02E0A">
              <w:rPr>
                <w:rStyle w:val="ac"/>
                <w:noProof/>
                <w:rPrChange w:id="266" w:author="chunliu wang" w:date="2017-06-04T16:58:00Z">
                  <w:rPr>
                    <w:rStyle w:val="ac"/>
                    <w:noProof/>
                  </w:rPr>
                </w:rPrChange>
              </w:rPr>
              <w:fldChar w:fldCharType="separate"/>
            </w:r>
            <w:r w:rsidRPr="00A02E0A">
              <w:rPr>
                <w:rStyle w:val="ac"/>
                <w:rFonts w:ascii="Times" w:eastAsia="宋体" w:hAnsi="Times"/>
                <w:noProof/>
                <w:rPrChange w:id="267" w:author="chunliu wang" w:date="2017-06-04T16:58:00Z">
                  <w:rPr>
                    <w:rStyle w:val="ac"/>
                    <w:rFonts w:ascii="Times" w:eastAsia="宋体" w:hAnsi="Times"/>
                    <w:b/>
                    <w:noProof/>
                  </w:rPr>
                </w:rPrChange>
              </w:rPr>
              <w:t>1.5</w:t>
            </w:r>
            <w:r w:rsidRPr="00A02E0A">
              <w:rPr>
                <w:noProof/>
                <w:rPrChange w:id="268" w:author="chunliu wang" w:date="2017-06-04T16:58:00Z">
                  <w:rPr>
                    <w:noProof/>
                  </w:rPr>
                </w:rPrChange>
              </w:rPr>
              <w:tab/>
            </w:r>
            <w:r w:rsidRPr="00A02E0A">
              <w:rPr>
                <w:rStyle w:val="ac"/>
                <w:rFonts w:ascii="Times" w:eastAsia="宋体" w:hAnsi="Times"/>
                <w:noProof/>
                <w:rPrChange w:id="269" w:author="chunliu wang" w:date="2017-06-04T16:58:00Z">
                  <w:rPr>
                    <w:rStyle w:val="ac"/>
                    <w:rFonts w:ascii="Times" w:eastAsia="宋体" w:hAnsi="Times"/>
                    <w:b/>
                    <w:noProof/>
                  </w:rPr>
                </w:rPrChange>
              </w:rPr>
              <w:t>术语和缩略词</w:t>
            </w:r>
            <w:r w:rsidRPr="00A02E0A">
              <w:rPr>
                <w:noProof/>
                <w:webHidden/>
                <w:rPrChange w:id="270" w:author="chunliu wang" w:date="2017-06-04T16:58:00Z">
                  <w:rPr>
                    <w:noProof/>
                    <w:webHidden/>
                  </w:rPr>
                </w:rPrChange>
              </w:rPr>
              <w:tab/>
            </w:r>
            <w:r w:rsidRPr="00A02E0A">
              <w:rPr>
                <w:noProof/>
                <w:webHidden/>
                <w:rPrChange w:id="271" w:author="chunliu wang" w:date="2017-06-04T16:58:00Z">
                  <w:rPr>
                    <w:noProof/>
                    <w:webHidden/>
                  </w:rPr>
                </w:rPrChange>
              </w:rPr>
              <w:fldChar w:fldCharType="begin"/>
            </w:r>
            <w:r w:rsidRPr="00A02E0A">
              <w:rPr>
                <w:noProof/>
                <w:webHidden/>
                <w:rPrChange w:id="272" w:author="chunliu wang" w:date="2017-06-04T16:58:00Z">
                  <w:rPr>
                    <w:noProof/>
                    <w:webHidden/>
                  </w:rPr>
                </w:rPrChange>
              </w:rPr>
              <w:instrText xml:space="preserve"> PAGEREF _Toc484358820 \h </w:instrText>
            </w:r>
            <w:r w:rsidRPr="00A02E0A">
              <w:rPr>
                <w:noProof/>
                <w:webHidden/>
                <w:rPrChange w:id="273" w:author="chunliu wang" w:date="2017-06-04T16:58:00Z">
                  <w:rPr>
                    <w:noProof/>
                    <w:webHidden/>
                  </w:rPr>
                </w:rPrChange>
              </w:rPr>
            </w:r>
          </w:ins>
          <w:r w:rsidRPr="00A02E0A">
            <w:rPr>
              <w:noProof/>
              <w:webHidden/>
              <w:rPrChange w:id="274" w:author="chunliu wang" w:date="2017-06-04T16:58:00Z">
                <w:rPr>
                  <w:noProof/>
                  <w:webHidden/>
                </w:rPr>
              </w:rPrChange>
            </w:rPr>
            <w:fldChar w:fldCharType="separate"/>
          </w:r>
          <w:ins w:id="275" w:author="chunliu wang" w:date="2017-06-04T16:58:00Z">
            <w:r w:rsidRPr="00A02E0A">
              <w:rPr>
                <w:noProof/>
                <w:webHidden/>
                <w:rPrChange w:id="276" w:author="chunliu wang" w:date="2017-06-04T16:58:00Z">
                  <w:rPr>
                    <w:noProof/>
                    <w:webHidden/>
                  </w:rPr>
                </w:rPrChange>
              </w:rPr>
              <w:t>5</w:t>
            </w:r>
            <w:r w:rsidRPr="00A02E0A">
              <w:rPr>
                <w:noProof/>
                <w:webHidden/>
                <w:rPrChange w:id="277" w:author="chunliu wang" w:date="2017-06-04T16:58:00Z">
                  <w:rPr>
                    <w:noProof/>
                    <w:webHidden/>
                  </w:rPr>
                </w:rPrChange>
              </w:rPr>
              <w:fldChar w:fldCharType="end"/>
            </w:r>
            <w:r w:rsidRPr="00A02E0A">
              <w:rPr>
                <w:rStyle w:val="ac"/>
                <w:noProof/>
                <w:rPrChange w:id="278" w:author="chunliu wang" w:date="2017-06-04T16:58:00Z">
                  <w:rPr>
                    <w:rStyle w:val="ac"/>
                    <w:noProof/>
                  </w:rPr>
                </w:rPrChange>
              </w:rPr>
              <w:fldChar w:fldCharType="end"/>
            </w:r>
          </w:ins>
        </w:p>
        <w:p w14:paraId="5BFCFB7D" w14:textId="4B1D77E1" w:rsidR="00A02E0A" w:rsidRPr="00A02E0A" w:rsidRDefault="00A02E0A">
          <w:pPr>
            <w:pStyle w:val="11"/>
            <w:tabs>
              <w:tab w:val="left" w:pos="420"/>
              <w:tab w:val="right" w:leader="dot" w:pos="8296"/>
            </w:tabs>
            <w:rPr>
              <w:ins w:id="279" w:author="chunliu wang" w:date="2017-06-04T16:58:00Z"/>
              <w:noProof/>
              <w:rPrChange w:id="280" w:author="chunliu wang" w:date="2017-06-04T16:58:00Z">
                <w:rPr>
                  <w:ins w:id="281" w:author="chunliu wang" w:date="2017-06-04T16:58:00Z"/>
                  <w:noProof/>
                </w:rPr>
              </w:rPrChange>
            </w:rPr>
          </w:pPr>
          <w:ins w:id="282" w:author="chunliu wang" w:date="2017-06-04T16:58:00Z">
            <w:r w:rsidRPr="00A02E0A">
              <w:rPr>
                <w:rStyle w:val="ac"/>
                <w:noProof/>
                <w:rPrChange w:id="283" w:author="chunliu wang" w:date="2017-06-04T16:58:00Z">
                  <w:rPr>
                    <w:rStyle w:val="ac"/>
                    <w:noProof/>
                  </w:rPr>
                </w:rPrChange>
              </w:rPr>
              <w:fldChar w:fldCharType="begin"/>
            </w:r>
            <w:r w:rsidRPr="00A02E0A">
              <w:rPr>
                <w:rStyle w:val="ac"/>
                <w:noProof/>
                <w:rPrChange w:id="284" w:author="chunliu wang" w:date="2017-06-04T16:58:00Z">
                  <w:rPr>
                    <w:rStyle w:val="ac"/>
                    <w:noProof/>
                  </w:rPr>
                </w:rPrChange>
              </w:rPr>
              <w:instrText xml:space="preserve"> </w:instrText>
            </w:r>
            <w:r w:rsidRPr="00A02E0A">
              <w:rPr>
                <w:noProof/>
                <w:rPrChange w:id="285" w:author="chunliu wang" w:date="2017-06-04T16:58:00Z">
                  <w:rPr>
                    <w:noProof/>
                  </w:rPr>
                </w:rPrChange>
              </w:rPr>
              <w:instrText>HYPERLINK \l "_Toc484358821"</w:instrText>
            </w:r>
            <w:r w:rsidRPr="00A02E0A">
              <w:rPr>
                <w:rStyle w:val="ac"/>
                <w:noProof/>
                <w:rPrChange w:id="286" w:author="chunliu wang" w:date="2017-06-04T16:58:00Z">
                  <w:rPr>
                    <w:rStyle w:val="ac"/>
                    <w:noProof/>
                  </w:rPr>
                </w:rPrChange>
              </w:rPr>
              <w:instrText xml:space="preserve"> </w:instrText>
            </w:r>
            <w:r w:rsidRPr="00A02E0A">
              <w:rPr>
                <w:rStyle w:val="ac"/>
                <w:noProof/>
                <w:rPrChange w:id="287" w:author="chunliu wang" w:date="2017-06-04T16:58:00Z">
                  <w:rPr>
                    <w:rStyle w:val="ac"/>
                    <w:noProof/>
                  </w:rPr>
                </w:rPrChange>
              </w:rPr>
            </w:r>
            <w:r w:rsidRPr="00A02E0A">
              <w:rPr>
                <w:rStyle w:val="ac"/>
                <w:noProof/>
                <w:rPrChange w:id="288" w:author="chunliu wang" w:date="2017-06-04T16:58:00Z">
                  <w:rPr>
                    <w:rStyle w:val="ac"/>
                    <w:noProof/>
                  </w:rPr>
                </w:rPrChange>
              </w:rPr>
              <w:fldChar w:fldCharType="separate"/>
            </w:r>
            <w:r w:rsidRPr="00A02E0A">
              <w:rPr>
                <w:rStyle w:val="ac"/>
                <w:rFonts w:ascii="Times" w:eastAsia="宋体" w:hAnsi="Times"/>
                <w:noProof/>
                <w:rPrChange w:id="289" w:author="chunliu wang" w:date="2017-06-04T16:58:00Z">
                  <w:rPr>
                    <w:rStyle w:val="ac"/>
                    <w:rFonts w:ascii="Times" w:eastAsia="宋体" w:hAnsi="Times"/>
                    <w:b/>
                    <w:noProof/>
                  </w:rPr>
                </w:rPrChange>
              </w:rPr>
              <w:t>2.</w:t>
            </w:r>
            <w:r w:rsidRPr="00A02E0A">
              <w:rPr>
                <w:noProof/>
                <w:rPrChange w:id="290" w:author="chunliu wang" w:date="2017-06-04T16:58:00Z">
                  <w:rPr>
                    <w:noProof/>
                  </w:rPr>
                </w:rPrChange>
              </w:rPr>
              <w:tab/>
            </w:r>
            <w:r w:rsidRPr="00A02E0A">
              <w:rPr>
                <w:rStyle w:val="ac"/>
                <w:rFonts w:ascii="Times" w:eastAsia="宋体" w:hAnsi="Times"/>
                <w:noProof/>
                <w:rPrChange w:id="291" w:author="chunliu wang" w:date="2017-06-04T16:58:00Z">
                  <w:rPr>
                    <w:rStyle w:val="ac"/>
                    <w:rFonts w:ascii="Times" w:eastAsia="宋体" w:hAnsi="Times"/>
                    <w:b/>
                    <w:noProof/>
                  </w:rPr>
                </w:rPrChange>
              </w:rPr>
              <w:t>业务需求</w:t>
            </w:r>
            <w:r w:rsidRPr="00A02E0A">
              <w:rPr>
                <w:noProof/>
                <w:webHidden/>
                <w:rPrChange w:id="292" w:author="chunliu wang" w:date="2017-06-04T16:58:00Z">
                  <w:rPr>
                    <w:noProof/>
                    <w:webHidden/>
                  </w:rPr>
                </w:rPrChange>
              </w:rPr>
              <w:tab/>
            </w:r>
            <w:r w:rsidRPr="00A02E0A">
              <w:rPr>
                <w:noProof/>
                <w:webHidden/>
                <w:rPrChange w:id="293" w:author="chunliu wang" w:date="2017-06-04T16:58:00Z">
                  <w:rPr>
                    <w:noProof/>
                    <w:webHidden/>
                  </w:rPr>
                </w:rPrChange>
              </w:rPr>
              <w:fldChar w:fldCharType="begin"/>
            </w:r>
            <w:r w:rsidRPr="00A02E0A">
              <w:rPr>
                <w:noProof/>
                <w:webHidden/>
                <w:rPrChange w:id="294" w:author="chunliu wang" w:date="2017-06-04T16:58:00Z">
                  <w:rPr>
                    <w:noProof/>
                    <w:webHidden/>
                  </w:rPr>
                </w:rPrChange>
              </w:rPr>
              <w:instrText xml:space="preserve"> PAGEREF _Toc484358821 \h </w:instrText>
            </w:r>
            <w:r w:rsidRPr="00A02E0A">
              <w:rPr>
                <w:noProof/>
                <w:webHidden/>
                <w:rPrChange w:id="295" w:author="chunliu wang" w:date="2017-06-04T16:58:00Z">
                  <w:rPr>
                    <w:noProof/>
                    <w:webHidden/>
                  </w:rPr>
                </w:rPrChange>
              </w:rPr>
            </w:r>
          </w:ins>
          <w:r w:rsidRPr="00A02E0A">
            <w:rPr>
              <w:noProof/>
              <w:webHidden/>
              <w:rPrChange w:id="296" w:author="chunliu wang" w:date="2017-06-04T16:58:00Z">
                <w:rPr>
                  <w:noProof/>
                  <w:webHidden/>
                </w:rPr>
              </w:rPrChange>
            </w:rPr>
            <w:fldChar w:fldCharType="separate"/>
          </w:r>
          <w:ins w:id="297" w:author="chunliu wang" w:date="2017-06-04T16:58:00Z">
            <w:r w:rsidRPr="00A02E0A">
              <w:rPr>
                <w:noProof/>
                <w:webHidden/>
                <w:rPrChange w:id="298" w:author="chunliu wang" w:date="2017-06-04T16:58:00Z">
                  <w:rPr>
                    <w:noProof/>
                    <w:webHidden/>
                  </w:rPr>
                </w:rPrChange>
              </w:rPr>
              <w:t>6</w:t>
            </w:r>
            <w:r w:rsidRPr="00A02E0A">
              <w:rPr>
                <w:noProof/>
                <w:webHidden/>
                <w:rPrChange w:id="299" w:author="chunliu wang" w:date="2017-06-04T16:58:00Z">
                  <w:rPr>
                    <w:noProof/>
                    <w:webHidden/>
                  </w:rPr>
                </w:rPrChange>
              </w:rPr>
              <w:fldChar w:fldCharType="end"/>
            </w:r>
            <w:r w:rsidRPr="00A02E0A">
              <w:rPr>
                <w:rStyle w:val="ac"/>
                <w:noProof/>
                <w:rPrChange w:id="300" w:author="chunliu wang" w:date="2017-06-04T16:58:00Z">
                  <w:rPr>
                    <w:rStyle w:val="ac"/>
                    <w:noProof/>
                  </w:rPr>
                </w:rPrChange>
              </w:rPr>
              <w:fldChar w:fldCharType="end"/>
            </w:r>
          </w:ins>
        </w:p>
        <w:p w14:paraId="1348D5DC" w14:textId="349004AA" w:rsidR="00A02E0A" w:rsidRPr="00A02E0A" w:rsidRDefault="00A02E0A">
          <w:pPr>
            <w:pStyle w:val="21"/>
            <w:tabs>
              <w:tab w:val="right" w:leader="dot" w:pos="8296"/>
            </w:tabs>
            <w:rPr>
              <w:ins w:id="301" w:author="chunliu wang" w:date="2017-06-04T16:58:00Z"/>
              <w:noProof/>
              <w:rPrChange w:id="302" w:author="chunliu wang" w:date="2017-06-04T16:58:00Z">
                <w:rPr>
                  <w:ins w:id="303" w:author="chunliu wang" w:date="2017-06-04T16:58:00Z"/>
                  <w:noProof/>
                </w:rPr>
              </w:rPrChange>
            </w:rPr>
          </w:pPr>
          <w:ins w:id="304" w:author="chunliu wang" w:date="2017-06-04T16:58:00Z">
            <w:r w:rsidRPr="00A02E0A">
              <w:rPr>
                <w:rStyle w:val="ac"/>
                <w:noProof/>
                <w:rPrChange w:id="305" w:author="chunliu wang" w:date="2017-06-04T16:58:00Z">
                  <w:rPr>
                    <w:rStyle w:val="ac"/>
                    <w:noProof/>
                  </w:rPr>
                </w:rPrChange>
              </w:rPr>
              <w:fldChar w:fldCharType="begin"/>
            </w:r>
            <w:r w:rsidRPr="00A02E0A">
              <w:rPr>
                <w:rStyle w:val="ac"/>
                <w:noProof/>
                <w:rPrChange w:id="306" w:author="chunliu wang" w:date="2017-06-04T16:58:00Z">
                  <w:rPr>
                    <w:rStyle w:val="ac"/>
                    <w:noProof/>
                  </w:rPr>
                </w:rPrChange>
              </w:rPr>
              <w:instrText xml:space="preserve"> </w:instrText>
            </w:r>
            <w:r w:rsidRPr="00A02E0A">
              <w:rPr>
                <w:noProof/>
                <w:rPrChange w:id="307" w:author="chunliu wang" w:date="2017-06-04T16:58:00Z">
                  <w:rPr>
                    <w:noProof/>
                  </w:rPr>
                </w:rPrChange>
              </w:rPr>
              <w:instrText>HYPERLINK \l "_Toc484358822"</w:instrText>
            </w:r>
            <w:r w:rsidRPr="00A02E0A">
              <w:rPr>
                <w:rStyle w:val="ac"/>
                <w:noProof/>
                <w:rPrChange w:id="308" w:author="chunliu wang" w:date="2017-06-04T16:58:00Z">
                  <w:rPr>
                    <w:rStyle w:val="ac"/>
                    <w:noProof/>
                  </w:rPr>
                </w:rPrChange>
              </w:rPr>
              <w:instrText xml:space="preserve"> </w:instrText>
            </w:r>
            <w:r w:rsidRPr="00A02E0A">
              <w:rPr>
                <w:rStyle w:val="ac"/>
                <w:noProof/>
                <w:rPrChange w:id="309" w:author="chunliu wang" w:date="2017-06-04T16:58:00Z">
                  <w:rPr>
                    <w:rStyle w:val="ac"/>
                    <w:noProof/>
                  </w:rPr>
                </w:rPrChange>
              </w:rPr>
            </w:r>
            <w:r w:rsidRPr="00A02E0A">
              <w:rPr>
                <w:rStyle w:val="ac"/>
                <w:noProof/>
                <w:rPrChange w:id="310" w:author="chunliu wang" w:date="2017-06-04T16:58:00Z">
                  <w:rPr>
                    <w:rStyle w:val="ac"/>
                    <w:noProof/>
                  </w:rPr>
                </w:rPrChange>
              </w:rPr>
              <w:fldChar w:fldCharType="separate"/>
            </w:r>
            <w:r w:rsidRPr="00A02E0A">
              <w:rPr>
                <w:rStyle w:val="ac"/>
                <w:rFonts w:ascii="Times" w:eastAsia="宋体" w:hAnsi="Times"/>
                <w:noProof/>
                <w:rPrChange w:id="311" w:author="chunliu wang" w:date="2017-06-04T16:58:00Z">
                  <w:rPr>
                    <w:rStyle w:val="ac"/>
                    <w:rFonts w:ascii="Times" w:eastAsia="宋体" w:hAnsi="Times"/>
                    <w:b/>
                    <w:noProof/>
                  </w:rPr>
                </w:rPrChange>
              </w:rPr>
              <w:t xml:space="preserve">2.1   </w:t>
            </w:r>
            <w:r w:rsidRPr="00A02E0A">
              <w:rPr>
                <w:rStyle w:val="ac"/>
                <w:rFonts w:ascii="Times" w:eastAsia="宋体" w:hAnsi="Times"/>
                <w:noProof/>
                <w:rPrChange w:id="312" w:author="chunliu wang" w:date="2017-06-04T16:58:00Z">
                  <w:rPr>
                    <w:rStyle w:val="ac"/>
                    <w:rFonts w:ascii="Times" w:eastAsia="宋体" w:hAnsi="Times"/>
                    <w:b/>
                    <w:noProof/>
                  </w:rPr>
                </w:rPrChange>
              </w:rPr>
              <w:t>构建高性能</w:t>
            </w:r>
            <w:r w:rsidRPr="00A02E0A">
              <w:rPr>
                <w:rStyle w:val="ac"/>
                <w:rFonts w:ascii="Times" w:eastAsia="宋体" w:hAnsi="Times"/>
                <w:noProof/>
                <w:rPrChange w:id="313" w:author="chunliu wang" w:date="2017-06-04T16:58:00Z">
                  <w:rPr>
                    <w:rStyle w:val="ac"/>
                    <w:rFonts w:ascii="Times" w:eastAsia="宋体" w:hAnsi="Times"/>
                    <w:b/>
                    <w:noProof/>
                  </w:rPr>
                </w:rPrChange>
              </w:rPr>
              <w:t>Web</w:t>
            </w:r>
            <w:r w:rsidRPr="00A02E0A">
              <w:rPr>
                <w:rStyle w:val="ac"/>
                <w:rFonts w:ascii="Times" w:eastAsia="宋体" w:hAnsi="Times"/>
                <w:noProof/>
                <w:rPrChange w:id="314" w:author="chunliu wang" w:date="2017-06-04T16:58:00Z">
                  <w:rPr>
                    <w:rStyle w:val="ac"/>
                    <w:rFonts w:ascii="Times" w:eastAsia="宋体" w:hAnsi="Times"/>
                    <w:b/>
                    <w:noProof/>
                  </w:rPr>
                </w:rPrChange>
              </w:rPr>
              <w:t>服务器</w:t>
            </w:r>
            <w:r w:rsidRPr="00A02E0A">
              <w:rPr>
                <w:noProof/>
                <w:webHidden/>
                <w:rPrChange w:id="315" w:author="chunliu wang" w:date="2017-06-04T16:58:00Z">
                  <w:rPr>
                    <w:noProof/>
                    <w:webHidden/>
                  </w:rPr>
                </w:rPrChange>
              </w:rPr>
              <w:tab/>
            </w:r>
            <w:r w:rsidRPr="00A02E0A">
              <w:rPr>
                <w:noProof/>
                <w:webHidden/>
                <w:rPrChange w:id="316" w:author="chunliu wang" w:date="2017-06-04T16:58:00Z">
                  <w:rPr>
                    <w:noProof/>
                    <w:webHidden/>
                  </w:rPr>
                </w:rPrChange>
              </w:rPr>
              <w:fldChar w:fldCharType="begin"/>
            </w:r>
            <w:r w:rsidRPr="00A02E0A">
              <w:rPr>
                <w:noProof/>
                <w:webHidden/>
                <w:rPrChange w:id="317" w:author="chunliu wang" w:date="2017-06-04T16:58:00Z">
                  <w:rPr>
                    <w:noProof/>
                    <w:webHidden/>
                  </w:rPr>
                </w:rPrChange>
              </w:rPr>
              <w:instrText xml:space="preserve"> PAGEREF _Toc484358822 \h </w:instrText>
            </w:r>
            <w:r w:rsidRPr="00A02E0A">
              <w:rPr>
                <w:noProof/>
                <w:webHidden/>
                <w:rPrChange w:id="318" w:author="chunliu wang" w:date="2017-06-04T16:58:00Z">
                  <w:rPr>
                    <w:noProof/>
                    <w:webHidden/>
                  </w:rPr>
                </w:rPrChange>
              </w:rPr>
            </w:r>
          </w:ins>
          <w:r w:rsidRPr="00A02E0A">
            <w:rPr>
              <w:noProof/>
              <w:webHidden/>
              <w:rPrChange w:id="319" w:author="chunliu wang" w:date="2017-06-04T16:58:00Z">
                <w:rPr>
                  <w:noProof/>
                  <w:webHidden/>
                </w:rPr>
              </w:rPrChange>
            </w:rPr>
            <w:fldChar w:fldCharType="separate"/>
          </w:r>
          <w:ins w:id="320" w:author="chunliu wang" w:date="2017-06-04T16:58:00Z">
            <w:r w:rsidRPr="00A02E0A">
              <w:rPr>
                <w:noProof/>
                <w:webHidden/>
                <w:rPrChange w:id="321" w:author="chunliu wang" w:date="2017-06-04T16:58:00Z">
                  <w:rPr>
                    <w:noProof/>
                    <w:webHidden/>
                  </w:rPr>
                </w:rPrChange>
              </w:rPr>
              <w:t>6</w:t>
            </w:r>
            <w:r w:rsidRPr="00A02E0A">
              <w:rPr>
                <w:noProof/>
                <w:webHidden/>
                <w:rPrChange w:id="322" w:author="chunliu wang" w:date="2017-06-04T16:58:00Z">
                  <w:rPr>
                    <w:noProof/>
                    <w:webHidden/>
                  </w:rPr>
                </w:rPrChange>
              </w:rPr>
              <w:fldChar w:fldCharType="end"/>
            </w:r>
            <w:r w:rsidRPr="00A02E0A">
              <w:rPr>
                <w:rStyle w:val="ac"/>
                <w:noProof/>
                <w:rPrChange w:id="323" w:author="chunliu wang" w:date="2017-06-04T16:58:00Z">
                  <w:rPr>
                    <w:rStyle w:val="ac"/>
                    <w:noProof/>
                  </w:rPr>
                </w:rPrChange>
              </w:rPr>
              <w:fldChar w:fldCharType="end"/>
            </w:r>
          </w:ins>
        </w:p>
        <w:p w14:paraId="6C411E87" w14:textId="19551D67" w:rsidR="00A02E0A" w:rsidRPr="00A02E0A" w:rsidRDefault="00A02E0A">
          <w:pPr>
            <w:pStyle w:val="21"/>
            <w:tabs>
              <w:tab w:val="right" w:leader="dot" w:pos="8296"/>
            </w:tabs>
            <w:rPr>
              <w:ins w:id="324" w:author="chunliu wang" w:date="2017-06-04T16:58:00Z"/>
              <w:noProof/>
              <w:rPrChange w:id="325" w:author="chunliu wang" w:date="2017-06-04T16:58:00Z">
                <w:rPr>
                  <w:ins w:id="326" w:author="chunliu wang" w:date="2017-06-04T16:58:00Z"/>
                  <w:noProof/>
                </w:rPr>
              </w:rPrChange>
            </w:rPr>
          </w:pPr>
          <w:ins w:id="327" w:author="chunliu wang" w:date="2017-06-04T16:58:00Z">
            <w:r w:rsidRPr="00A02E0A">
              <w:rPr>
                <w:rStyle w:val="ac"/>
                <w:noProof/>
                <w:rPrChange w:id="328" w:author="chunliu wang" w:date="2017-06-04T16:58:00Z">
                  <w:rPr>
                    <w:rStyle w:val="ac"/>
                    <w:noProof/>
                  </w:rPr>
                </w:rPrChange>
              </w:rPr>
              <w:fldChar w:fldCharType="begin"/>
            </w:r>
            <w:r w:rsidRPr="00A02E0A">
              <w:rPr>
                <w:rStyle w:val="ac"/>
                <w:noProof/>
                <w:rPrChange w:id="329" w:author="chunliu wang" w:date="2017-06-04T16:58:00Z">
                  <w:rPr>
                    <w:rStyle w:val="ac"/>
                    <w:noProof/>
                  </w:rPr>
                </w:rPrChange>
              </w:rPr>
              <w:instrText xml:space="preserve"> </w:instrText>
            </w:r>
            <w:r w:rsidRPr="00A02E0A">
              <w:rPr>
                <w:noProof/>
                <w:rPrChange w:id="330" w:author="chunliu wang" w:date="2017-06-04T16:58:00Z">
                  <w:rPr>
                    <w:noProof/>
                  </w:rPr>
                </w:rPrChange>
              </w:rPr>
              <w:instrText>HYPERLINK \l "_Toc484358823"</w:instrText>
            </w:r>
            <w:r w:rsidRPr="00A02E0A">
              <w:rPr>
                <w:rStyle w:val="ac"/>
                <w:noProof/>
                <w:rPrChange w:id="331" w:author="chunliu wang" w:date="2017-06-04T16:58:00Z">
                  <w:rPr>
                    <w:rStyle w:val="ac"/>
                    <w:noProof/>
                  </w:rPr>
                </w:rPrChange>
              </w:rPr>
              <w:instrText xml:space="preserve"> </w:instrText>
            </w:r>
            <w:r w:rsidRPr="00A02E0A">
              <w:rPr>
                <w:rStyle w:val="ac"/>
                <w:noProof/>
                <w:rPrChange w:id="332" w:author="chunliu wang" w:date="2017-06-04T16:58:00Z">
                  <w:rPr>
                    <w:rStyle w:val="ac"/>
                    <w:noProof/>
                  </w:rPr>
                </w:rPrChange>
              </w:rPr>
            </w:r>
            <w:r w:rsidRPr="00A02E0A">
              <w:rPr>
                <w:rStyle w:val="ac"/>
                <w:noProof/>
                <w:rPrChange w:id="333" w:author="chunliu wang" w:date="2017-06-04T16:58:00Z">
                  <w:rPr>
                    <w:rStyle w:val="ac"/>
                    <w:noProof/>
                  </w:rPr>
                </w:rPrChange>
              </w:rPr>
              <w:fldChar w:fldCharType="separate"/>
            </w:r>
            <w:r w:rsidRPr="00A02E0A">
              <w:rPr>
                <w:rStyle w:val="ac"/>
                <w:rFonts w:ascii="Times" w:eastAsia="宋体" w:hAnsi="Times"/>
                <w:noProof/>
                <w:rPrChange w:id="334" w:author="chunliu wang" w:date="2017-06-04T16:58:00Z">
                  <w:rPr>
                    <w:rStyle w:val="ac"/>
                    <w:rFonts w:ascii="Times" w:eastAsia="宋体" w:hAnsi="Times"/>
                    <w:b/>
                    <w:noProof/>
                  </w:rPr>
                </w:rPrChange>
              </w:rPr>
              <w:t xml:space="preserve">2.2   </w:t>
            </w:r>
            <w:r w:rsidRPr="00A02E0A">
              <w:rPr>
                <w:rStyle w:val="ac"/>
                <w:rFonts w:ascii="Times" w:eastAsia="宋体" w:hAnsi="Times"/>
                <w:noProof/>
                <w:rPrChange w:id="335" w:author="chunliu wang" w:date="2017-06-04T16:58:00Z">
                  <w:rPr>
                    <w:rStyle w:val="ac"/>
                    <w:rFonts w:ascii="Times" w:eastAsia="宋体" w:hAnsi="Times"/>
                    <w:b/>
                    <w:noProof/>
                  </w:rPr>
                </w:rPrChange>
              </w:rPr>
              <w:t>使用一门门槛低，符合事件驱动的语言来开发</w:t>
            </w:r>
            <w:r w:rsidRPr="00A02E0A">
              <w:rPr>
                <w:noProof/>
                <w:webHidden/>
                <w:rPrChange w:id="336" w:author="chunliu wang" w:date="2017-06-04T16:58:00Z">
                  <w:rPr>
                    <w:noProof/>
                    <w:webHidden/>
                  </w:rPr>
                </w:rPrChange>
              </w:rPr>
              <w:tab/>
            </w:r>
            <w:r w:rsidRPr="00A02E0A">
              <w:rPr>
                <w:noProof/>
                <w:webHidden/>
                <w:rPrChange w:id="337" w:author="chunliu wang" w:date="2017-06-04T16:58:00Z">
                  <w:rPr>
                    <w:noProof/>
                    <w:webHidden/>
                  </w:rPr>
                </w:rPrChange>
              </w:rPr>
              <w:fldChar w:fldCharType="begin"/>
            </w:r>
            <w:r w:rsidRPr="00A02E0A">
              <w:rPr>
                <w:noProof/>
                <w:webHidden/>
                <w:rPrChange w:id="338" w:author="chunliu wang" w:date="2017-06-04T16:58:00Z">
                  <w:rPr>
                    <w:noProof/>
                    <w:webHidden/>
                  </w:rPr>
                </w:rPrChange>
              </w:rPr>
              <w:instrText xml:space="preserve"> PAGEREF _Toc484358823 \h </w:instrText>
            </w:r>
            <w:r w:rsidRPr="00A02E0A">
              <w:rPr>
                <w:noProof/>
                <w:webHidden/>
                <w:rPrChange w:id="339" w:author="chunliu wang" w:date="2017-06-04T16:58:00Z">
                  <w:rPr>
                    <w:noProof/>
                    <w:webHidden/>
                  </w:rPr>
                </w:rPrChange>
              </w:rPr>
            </w:r>
          </w:ins>
          <w:r w:rsidRPr="00A02E0A">
            <w:rPr>
              <w:noProof/>
              <w:webHidden/>
              <w:rPrChange w:id="340" w:author="chunliu wang" w:date="2017-06-04T16:58:00Z">
                <w:rPr>
                  <w:noProof/>
                  <w:webHidden/>
                </w:rPr>
              </w:rPrChange>
            </w:rPr>
            <w:fldChar w:fldCharType="separate"/>
          </w:r>
          <w:ins w:id="341" w:author="chunliu wang" w:date="2017-06-04T16:58:00Z">
            <w:r w:rsidRPr="00A02E0A">
              <w:rPr>
                <w:noProof/>
                <w:webHidden/>
                <w:rPrChange w:id="342" w:author="chunliu wang" w:date="2017-06-04T16:58:00Z">
                  <w:rPr>
                    <w:noProof/>
                    <w:webHidden/>
                  </w:rPr>
                </w:rPrChange>
              </w:rPr>
              <w:t>7</w:t>
            </w:r>
            <w:r w:rsidRPr="00A02E0A">
              <w:rPr>
                <w:noProof/>
                <w:webHidden/>
                <w:rPrChange w:id="343" w:author="chunliu wang" w:date="2017-06-04T16:58:00Z">
                  <w:rPr>
                    <w:noProof/>
                    <w:webHidden/>
                  </w:rPr>
                </w:rPrChange>
              </w:rPr>
              <w:fldChar w:fldCharType="end"/>
            </w:r>
            <w:r w:rsidRPr="00A02E0A">
              <w:rPr>
                <w:rStyle w:val="ac"/>
                <w:noProof/>
                <w:rPrChange w:id="344" w:author="chunliu wang" w:date="2017-06-04T16:58:00Z">
                  <w:rPr>
                    <w:rStyle w:val="ac"/>
                    <w:noProof/>
                  </w:rPr>
                </w:rPrChange>
              </w:rPr>
              <w:fldChar w:fldCharType="end"/>
            </w:r>
          </w:ins>
        </w:p>
        <w:p w14:paraId="193D176F" w14:textId="1EB561C4" w:rsidR="00A02E0A" w:rsidRPr="00A02E0A" w:rsidRDefault="00A02E0A">
          <w:pPr>
            <w:pStyle w:val="11"/>
            <w:tabs>
              <w:tab w:val="left" w:pos="420"/>
              <w:tab w:val="right" w:leader="dot" w:pos="8296"/>
            </w:tabs>
            <w:rPr>
              <w:ins w:id="345" w:author="chunliu wang" w:date="2017-06-04T16:58:00Z"/>
              <w:noProof/>
              <w:rPrChange w:id="346" w:author="chunliu wang" w:date="2017-06-04T16:58:00Z">
                <w:rPr>
                  <w:ins w:id="347" w:author="chunliu wang" w:date="2017-06-04T16:58:00Z"/>
                  <w:noProof/>
                </w:rPr>
              </w:rPrChange>
            </w:rPr>
          </w:pPr>
          <w:ins w:id="348" w:author="chunliu wang" w:date="2017-06-04T16:58:00Z">
            <w:r w:rsidRPr="00A02E0A">
              <w:rPr>
                <w:rStyle w:val="ac"/>
                <w:noProof/>
                <w:rPrChange w:id="349" w:author="chunliu wang" w:date="2017-06-04T16:58:00Z">
                  <w:rPr>
                    <w:rStyle w:val="ac"/>
                    <w:noProof/>
                  </w:rPr>
                </w:rPrChange>
              </w:rPr>
              <w:fldChar w:fldCharType="begin"/>
            </w:r>
            <w:r w:rsidRPr="00A02E0A">
              <w:rPr>
                <w:rStyle w:val="ac"/>
                <w:noProof/>
                <w:rPrChange w:id="350" w:author="chunliu wang" w:date="2017-06-04T16:58:00Z">
                  <w:rPr>
                    <w:rStyle w:val="ac"/>
                    <w:noProof/>
                  </w:rPr>
                </w:rPrChange>
              </w:rPr>
              <w:instrText xml:space="preserve"> </w:instrText>
            </w:r>
            <w:r w:rsidRPr="00A02E0A">
              <w:rPr>
                <w:noProof/>
                <w:rPrChange w:id="351" w:author="chunliu wang" w:date="2017-06-04T16:58:00Z">
                  <w:rPr>
                    <w:noProof/>
                  </w:rPr>
                </w:rPrChange>
              </w:rPr>
              <w:instrText>HYPERLINK \l "_Toc484358824"</w:instrText>
            </w:r>
            <w:r w:rsidRPr="00A02E0A">
              <w:rPr>
                <w:rStyle w:val="ac"/>
                <w:noProof/>
                <w:rPrChange w:id="352" w:author="chunliu wang" w:date="2017-06-04T16:58:00Z">
                  <w:rPr>
                    <w:rStyle w:val="ac"/>
                    <w:noProof/>
                  </w:rPr>
                </w:rPrChange>
              </w:rPr>
              <w:instrText xml:space="preserve"> </w:instrText>
            </w:r>
            <w:r w:rsidRPr="00A02E0A">
              <w:rPr>
                <w:rStyle w:val="ac"/>
                <w:noProof/>
                <w:rPrChange w:id="353" w:author="chunliu wang" w:date="2017-06-04T16:58:00Z">
                  <w:rPr>
                    <w:rStyle w:val="ac"/>
                    <w:noProof/>
                  </w:rPr>
                </w:rPrChange>
              </w:rPr>
            </w:r>
            <w:r w:rsidRPr="00A02E0A">
              <w:rPr>
                <w:rStyle w:val="ac"/>
                <w:noProof/>
                <w:rPrChange w:id="354" w:author="chunliu wang" w:date="2017-06-04T16:58:00Z">
                  <w:rPr>
                    <w:rStyle w:val="ac"/>
                    <w:noProof/>
                  </w:rPr>
                </w:rPrChange>
              </w:rPr>
              <w:fldChar w:fldCharType="separate"/>
            </w:r>
            <w:r w:rsidRPr="00A02E0A">
              <w:rPr>
                <w:rStyle w:val="ac"/>
                <w:rFonts w:ascii="Times" w:eastAsia="宋体" w:hAnsi="Times"/>
                <w:noProof/>
                <w:rPrChange w:id="355" w:author="chunliu wang" w:date="2017-06-04T16:58:00Z">
                  <w:rPr>
                    <w:rStyle w:val="ac"/>
                    <w:rFonts w:ascii="Times" w:eastAsia="宋体" w:hAnsi="Times"/>
                    <w:b/>
                    <w:noProof/>
                  </w:rPr>
                </w:rPrChange>
              </w:rPr>
              <w:t>3.</w:t>
            </w:r>
            <w:r w:rsidRPr="00A02E0A">
              <w:rPr>
                <w:noProof/>
                <w:rPrChange w:id="356" w:author="chunliu wang" w:date="2017-06-04T16:58:00Z">
                  <w:rPr>
                    <w:noProof/>
                  </w:rPr>
                </w:rPrChange>
              </w:rPr>
              <w:tab/>
            </w:r>
            <w:r w:rsidRPr="00A02E0A">
              <w:rPr>
                <w:rStyle w:val="ac"/>
                <w:rFonts w:ascii="Times" w:eastAsia="宋体" w:hAnsi="Times"/>
                <w:noProof/>
                <w:rPrChange w:id="357" w:author="chunliu wang" w:date="2017-06-04T16:58:00Z">
                  <w:rPr>
                    <w:rStyle w:val="ac"/>
                    <w:rFonts w:ascii="Times" w:eastAsia="宋体" w:hAnsi="Times"/>
                    <w:b/>
                    <w:noProof/>
                  </w:rPr>
                </w:rPrChange>
              </w:rPr>
              <w:t>工作重点</w:t>
            </w:r>
            <w:r w:rsidRPr="00A02E0A">
              <w:rPr>
                <w:noProof/>
                <w:webHidden/>
                <w:rPrChange w:id="358" w:author="chunliu wang" w:date="2017-06-04T16:58:00Z">
                  <w:rPr>
                    <w:noProof/>
                    <w:webHidden/>
                  </w:rPr>
                </w:rPrChange>
              </w:rPr>
              <w:tab/>
            </w:r>
            <w:r w:rsidRPr="00A02E0A">
              <w:rPr>
                <w:noProof/>
                <w:webHidden/>
                <w:rPrChange w:id="359" w:author="chunliu wang" w:date="2017-06-04T16:58:00Z">
                  <w:rPr>
                    <w:noProof/>
                    <w:webHidden/>
                  </w:rPr>
                </w:rPrChange>
              </w:rPr>
              <w:fldChar w:fldCharType="begin"/>
            </w:r>
            <w:r w:rsidRPr="00A02E0A">
              <w:rPr>
                <w:noProof/>
                <w:webHidden/>
                <w:rPrChange w:id="360" w:author="chunliu wang" w:date="2017-06-04T16:58:00Z">
                  <w:rPr>
                    <w:noProof/>
                    <w:webHidden/>
                  </w:rPr>
                </w:rPrChange>
              </w:rPr>
              <w:instrText xml:space="preserve"> PAGEREF _Toc484358824 \h </w:instrText>
            </w:r>
            <w:r w:rsidRPr="00A02E0A">
              <w:rPr>
                <w:noProof/>
                <w:webHidden/>
                <w:rPrChange w:id="361" w:author="chunliu wang" w:date="2017-06-04T16:58:00Z">
                  <w:rPr>
                    <w:noProof/>
                    <w:webHidden/>
                  </w:rPr>
                </w:rPrChange>
              </w:rPr>
            </w:r>
          </w:ins>
          <w:r w:rsidRPr="00A02E0A">
            <w:rPr>
              <w:noProof/>
              <w:webHidden/>
              <w:rPrChange w:id="362" w:author="chunliu wang" w:date="2017-06-04T16:58:00Z">
                <w:rPr>
                  <w:noProof/>
                  <w:webHidden/>
                </w:rPr>
              </w:rPrChange>
            </w:rPr>
            <w:fldChar w:fldCharType="separate"/>
          </w:r>
          <w:ins w:id="363" w:author="chunliu wang" w:date="2017-06-04T16:58:00Z">
            <w:r w:rsidRPr="00A02E0A">
              <w:rPr>
                <w:noProof/>
                <w:webHidden/>
                <w:rPrChange w:id="364" w:author="chunliu wang" w:date="2017-06-04T16:58:00Z">
                  <w:rPr>
                    <w:noProof/>
                    <w:webHidden/>
                  </w:rPr>
                </w:rPrChange>
              </w:rPr>
              <w:t>7</w:t>
            </w:r>
            <w:r w:rsidRPr="00A02E0A">
              <w:rPr>
                <w:noProof/>
                <w:webHidden/>
                <w:rPrChange w:id="365" w:author="chunliu wang" w:date="2017-06-04T16:58:00Z">
                  <w:rPr>
                    <w:noProof/>
                    <w:webHidden/>
                  </w:rPr>
                </w:rPrChange>
              </w:rPr>
              <w:fldChar w:fldCharType="end"/>
            </w:r>
            <w:r w:rsidRPr="00A02E0A">
              <w:rPr>
                <w:rStyle w:val="ac"/>
                <w:noProof/>
                <w:rPrChange w:id="366" w:author="chunliu wang" w:date="2017-06-04T16:58:00Z">
                  <w:rPr>
                    <w:rStyle w:val="ac"/>
                    <w:noProof/>
                  </w:rPr>
                </w:rPrChange>
              </w:rPr>
              <w:fldChar w:fldCharType="end"/>
            </w:r>
          </w:ins>
        </w:p>
        <w:p w14:paraId="57B8B080" w14:textId="627D5208" w:rsidR="00A02E0A" w:rsidRPr="00A02E0A" w:rsidRDefault="00A02E0A">
          <w:pPr>
            <w:pStyle w:val="21"/>
            <w:tabs>
              <w:tab w:val="right" w:leader="dot" w:pos="8296"/>
            </w:tabs>
            <w:rPr>
              <w:ins w:id="367" w:author="chunliu wang" w:date="2017-06-04T16:58:00Z"/>
              <w:noProof/>
              <w:rPrChange w:id="368" w:author="chunliu wang" w:date="2017-06-04T16:58:00Z">
                <w:rPr>
                  <w:ins w:id="369" w:author="chunliu wang" w:date="2017-06-04T16:58:00Z"/>
                  <w:noProof/>
                </w:rPr>
              </w:rPrChange>
            </w:rPr>
          </w:pPr>
          <w:ins w:id="370" w:author="chunliu wang" w:date="2017-06-04T16:58:00Z">
            <w:r w:rsidRPr="00A02E0A">
              <w:rPr>
                <w:rStyle w:val="ac"/>
                <w:noProof/>
                <w:rPrChange w:id="371" w:author="chunliu wang" w:date="2017-06-04T16:58:00Z">
                  <w:rPr>
                    <w:rStyle w:val="ac"/>
                    <w:noProof/>
                  </w:rPr>
                </w:rPrChange>
              </w:rPr>
              <w:fldChar w:fldCharType="begin"/>
            </w:r>
            <w:r w:rsidRPr="00A02E0A">
              <w:rPr>
                <w:rStyle w:val="ac"/>
                <w:noProof/>
                <w:rPrChange w:id="372" w:author="chunliu wang" w:date="2017-06-04T16:58:00Z">
                  <w:rPr>
                    <w:rStyle w:val="ac"/>
                    <w:noProof/>
                  </w:rPr>
                </w:rPrChange>
              </w:rPr>
              <w:instrText xml:space="preserve"> </w:instrText>
            </w:r>
            <w:r w:rsidRPr="00A02E0A">
              <w:rPr>
                <w:noProof/>
                <w:rPrChange w:id="373" w:author="chunliu wang" w:date="2017-06-04T16:58:00Z">
                  <w:rPr>
                    <w:noProof/>
                  </w:rPr>
                </w:rPrChange>
              </w:rPr>
              <w:instrText>HYPERLINK \l "_Toc484358825"</w:instrText>
            </w:r>
            <w:r w:rsidRPr="00A02E0A">
              <w:rPr>
                <w:rStyle w:val="ac"/>
                <w:noProof/>
                <w:rPrChange w:id="374" w:author="chunliu wang" w:date="2017-06-04T16:58:00Z">
                  <w:rPr>
                    <w:rStyle w:val="ac"/>
                    <w:noProof/>
                  </w:rPr>
                </w:rPrChange>
              </w:rPr>
              <w:instrText xml:space="preserve"> </w:instrText>
            </w:r>
            <w:r w:rsidRPr="00A02E0A">
              <w:rPr>
                <w:rStyle w:val="ac"/>
                <w:noProof/>
                <w:rPrChange w:id="375" w:author="chunliu wang" w:date="2017-06-04T16:58:00Z">
                  <w:rPr>
                    <w:rStyle w:val="ac"/>
                    <w:noProof/>
                  </w:rPr>
                </w:rPrChange>
              </w:rPr>
            </w:r>
            <w:r w:rsidRPr="00A02E0A">
              <w:rPr>
                <w:rStyle w:val="ac"/>
                <w:noProof/>
                <w:rPrChange w:id="376" w:author="chunliu wang" w:date="2017-06-04T16:58:00Z">
                  <w:rPr>
                    <w:rStyle w:val="ac"/>
                    <w:noProof/>
                  </w:rPr>
                </w:rPrChange>
              </w:rPr>
              <w:fldChar w:fldCharType="separate"/>
            </w:r>
            <w:r w:rsidRPr="00A02E0A">
              <w:rPr>
                <w:rStyle w:val="ac"/>
                <w:noProof/>
                <w:rPrChange w:id="377" w:author="chunliu wang" w:date="2017-06-04T16:58:00Z">
                  <w:rPr>
                    <w:rStyle w:val="ac"/>
                    <w:noProof/>
                  </w:rPr>
                </w:rPrChange>
              </w:rPr>
              <w:t xml:space="preserve">3.1 </w:t>
            </w:r>
            <w:r w:rsidRPr="00A02E0A">
              <w:rPr>
                <w:rStyle w:val="ac"/>
                <w:noProof/>
                <w:rPrChange w:id="378" w:author="chunliu wang" w:date="2017-06-04T16:58:00Z">
                  <w:rPr>
                    <w:rStyle w:val="ac"/>
                    <w:noProof/>
                  </w:rPr>
                </w:rPrChange>
              </w:rPr>
              <w:t>异步过载保护模块</w:t>
            </w:r>
            <w:r w:rsidRPr="00A02E0A">
              <w:rPr>
                <w:noProof/>
                <w:webHidden/>
                <w:rPrChange w:id="379" w:author="chunliu wang" w:date="2017-06-04T16:58:00Z">
                  <w:rPr>
                    <w:noProof/>
                    <w:webHidden/>
                  </w:rPr>
                </w:rPrChange>
              </w:rPr>
              <w:tab/>
            </w:r>
            <w:r w:rsidRPr="00A02E0A">
              <w:rPr>
                <w:noProof/>
                <w:webHidden/>
                <w:rPrChange w:id="380" w:author="chunliu wang" w:date="2017-06-04T16:58:00Z">
                  <w:rPr>
                    <w:noProof/>
                    <w:webHidden/>
                  </w:rPr>
                </w:rPrChange>
              </w:rPr>
              <w:fldChar w:fldCharType="begin"/>
            </w:r>
            <w:r w:rsidRPr="00A02E0A">
              <w:rPr>
                <w:noProof/>
                <w:webHidden/>
                <w:rPrChange w:id="381" w:author="chunliu wang" w:date="2017-06-04T16:58:00Z">
                  <w:rPr>
                    <w:noProof/>
                    <w:webHidden/>
                  </w:rPr>
                </w:rPrChange>
              </w:rPr>
              <w:instrText xml:space="preserve"> PAGEREF _Toc484358825 \h </w:instrText>
            </w:r>
            <w:r w:rsidRPr="00A02E0A">
              <w:rPr>
                <w:noProof/>
                <w:webHidden/>
                <w:rPrChange w:id="382" w:author="chunliu wang" w:date="2017-06-04T16:58:00Z">
                  <w:rPr>
                    <w:noProof/>
                    <w:webHidden/>
                  </w:rPr>
                </w:rPrChange>
              </w:rPr>
            </w:r>
          </w:ins>
          <w:r w:rsidRPr="00A02E0A">
            <w:rPr>
              <w:noProof/>
              <w:webHidden/>
              <w:rPrChange w:id="383" w:author="chunliu wang" w:date="2017-06-04T16:58:00Z">
                <w:rPr>
                  <w:noProof/>
                  <w:webHidden/>
                </w:rPr>
              </w:rPrChange>
            </w:rPr>
            <w:fldChar w:fldCharType="separate"/>
          </w:r>
          <w:ins w:id="384" w:author="chunliu wang" w:date="2017-06-04T16:58:00Z">
            <w:r w:rsidRPr="00A02E0A">
              <w:rPr>
                <w:noProof/>
                <w:webHidden/>
                <w:rPrChange w:id="385" w:author="chunliu wang" w:date="2017-06-04T16:58:00Z">
                  <w:rPr>
                    <w:noProof/>
                    <w:webHidden/>
                  </w:rPr>
                </w:rPrChange>
              </w:rPr>
              <w:t>7</w:t>
            </w:r>
            <w:r w:rsidRPr="00A02E0A">
              <w:rPr>
                <w:noProof/>
                <w:webHidden/>
                <w:rPrChange w:id="386" w:author="chunliu wang" w:date="2017-06-04T16:58:00Z">
                  <w:rPr>
                    <w:noProof/>
                    <w:webHidden/>
                  </w:rPr>
                </w:rPrChange>
              </w:rPr>
              <w:fldChar w:fldCharType="end"/>
            </w:r>
            <w:r w:rsidRPr="00A02E0A">
              <w:rPr>
                <w:rStyle w:val="ac"/>
                <w:noProof/>
                <w:rPrChange w:id="387" w:author="chunliu wang" w:date="2017-06-04T16:58:00Z">
                  <w:rPr>
                    <w:rStyle w:val="ac"/>
                    <w:noProof/>
                  </w:rPr>
                </w:rPrChange>
              </w:rPr>
              <w:fldChar w:fldCharType="end"/>
            </w:r>
          </w:ins>
        </w:p>
        <w:p w14:paraId="6357FAA9" w14:textId="485A5676" w:rsidR="00A02E0A" w:rsidRPr="00A02E0A" w:rsidRDefault="00A02E0A">
          <w:pPr>
            <w:pStyle w:val="31"/>
            <w:tabs>
              <w:tab w:val="right" w:leader="dot" w:pos="8296"/>
            </w:tabs>
            <w:rPr>
              <w:ins w:id="388" w:author="chunliu wang" w:date="2017-06-04T16:58:00Z"/>
              <w:noProof/>
              <w:rPrChange w:id="389" w:author="chunliu wang" w:date="2017-06-04T16:58:00Z">
                <w:rPr>
                  <w:ins w:id="390" w:author="chunliu wang" w:date="2017-06-04T16:58:00Z"/>
                  <w:noProof/>
                </w:rPr>
              </w:rPrChange>
            </w:rPr>
          </w:pPr>
          <w:ins w:id="391" w:author="chunliu wang" w:date="2017-06-04T16:58:00Z">
            <w:r w:rsidRPr="00A02E0A">
              <w:rPr>
                <w:rStyle w:val="ac"/>
                <w:noProof/>
                <w:rPrChange w:id="392" w:author="chunliu wang" w:date="2017-06-04T16:58:00Z">
                  <w:rPr>
                    <w:rStyle w:val="ac"/>
                    <w:noProof/>
                  </w:rPr>
                </w:rPrChange>
              </w:rPr>
              <w:fldChar w:fldCharType="begin"/>
            </w:r>
            <w:r w:rsidRPr="00A02E0A">
              <w:rPr>
                <w:rStyle w:val="ac"/>
                <w:noProof/>
                <w:rPrChange w:id="393" w:author="chunliu wang" w:date="2017-06-04T16:58:00Z">
                  <w:rPr>
                    <w:rStyle w:val="ac"/>
                    <w:noProof/>
                  </w:rPr>
                </w:rPrChange>
              </w:rPr>
              <w:instrText xml:space="preserve"> </w:instrText>
            </w:r>
            <w:r w:rsidRPr="00A02E0A">
              <w:rPr>
                <w:noProof/>
                <w:rPrChange w:id="394" w:author="chunliu wang" w:date="2017-06-04T16:58:00Z">
                  <w:rPr>
                    <w:noProof/>
                  </w:rPr>
                </w:rPrChange>
              </w:rPr>
              <w:instrText>HYPERLINK \l "_Toc484358826"</w:instrText>
            </w:r>
            <w:r w:rsidRPr="00A02E0A">
              <w:rPr>
                <w:rStyle w:val="ac"/>
                <w:noProof/>
                <w:rPrChange w:id="395" w:author="chunliu wang" w:date="2017-06-04T16:58:00Z">
                  <w:rPr>
                    <w:rStyle w:val="ac"/>
                    <w:noProof/>
                  </w:rPr>
                </w:rPrChange>
              </w:rPr>
              <w:instrText xml:space="preserve"> </w:instrText>
            </w:r>
            <w:r w:rsidRPr="00A02E0A">
              <w:rPr>
                <w:rStyle w:val="ac"/>
                <w:noProof/>
                <w:rPrChange w:id="396" w:author="chunliu wang" w:date="2017-06-04T16:58:00Z">
                  <w:rPr>
                    <w:rStyle w:val="ac"/>
                    <w:noProof/>
                  </w:rPr>
                </w:rPrChange>
              </w:rPr>
            </w:r>
            <w:r w:rsidRPr="00A02E0A">
              <w:rPr>
                <w:rStyle w:val="ac"/>
                <w:noProof/>
                <w:rPrChange w:id="397" w:author="chunliu wang" w:date="2017-06-04T16:58:00Z">
                  <w:rPr>
                    <w:rStyle w:val="ac"/>
                    <w:noProof/>
                  </w:rPr>
                </w:rPrChange>
              </w:rPr>
              <w:fldChar w:fldCharType="separate"/>
            </w:r>
            <w:r w:rsidRPr="00A02E0A">
              <w:rPr>
                <w:rStyle w:val="ac"/>
                <w:noProof/>
                <w:rPrChange w:id="398" w:author="chunliu wang" w:date="2017-06-04T16:58:00Z">
                  <w:rPr>
                    <w:rStyle w:val="ac"/>
                    <w:noProof/>
                  </w:rPr>
                </w:rPrChange>
              </w:rPr>
              <w:t xml:space="preserve">3.1   </w:t>
            </w:r>
            <w:r w:rsidRPr="00A02E0A">
              <w:rPr>
                <w:rStyle w:val="ac"/>
                <w:noProof/>
                <w:rPrChange w:id="399" w:author="chunliu wang" w:date="2017-06-04T16:58:00Z">
                  <w:rPr>
                    <w:rStyle w:val="ac"/>
                    <w:noProof/>
                  </w:rPr>
                </w:rPrChange>
              </w:rPr>
              <w:t>异步过载保护</w:t>
            </w:r>
            <w:r w:rsidRPr="00A02E0A">
              <w:rPr>
                <w:noProof/>
                <w:webHidden/>
                <w:rPrChange w:id="400" w:author="chunliu wang" w:date="2017-06-04T16:58:00Z">
                  <w:rPr>
                    <w:noProof/>
                    <w:webHidden/>
                  </w:rPr>
                </w:rPrChange>
              </w:rPr>
              <w:tab/>
            </w:r>
            <w:r w:rsidRPr="00A02E0A">
              <w:rPr>
                <w:noProof/>
                <w:webHidden/>
                <w:rPrChange w:id="401" w:author="chunliu wang" w:date="2017-06-04T16:58:00Z">
                  <w:rPr>
                    <w:noProof/>
                    <w:webHidden/>
                  </w:rPr>
                </w:rPrChange>
              </w:rPr>
              <w:fldChar w:fldCharType="begin"/>
            </w:r>
            <w:r w:rsidRPr="00A02E0A">
              <w:rPr>
                <w:noProof/>
                <w:webHidden/>
                <w:rPrChange w:id="402" w:author="chunliu wang" w:date="2017-06-04T16:58:00Z">
                  <w:rPr>
                    <w:noProof/>
                    <w:webHidden/>
                  </w:rPr>
                </w:rPrChange>
              </w:rPr>
              <w:instrText xml:space="preserve"> PAGEREF _Toc484358826 \h </w:instrText>
            </w:r>
            <w:r w:rsidRPr="00A02E0A">
              <w:rPr>
                <w:noProof/>
                <w:webHidden/>
                <w:rPrChange w:id="403" w:author="chunliu wang" w:date="2017-06-04T16:58:00Z">
                  <w:rPr>
                    <w:noProof/>
                    <w:webHidden/>
                  </w:rPr>
                </w:rPrChange>
              </w:rPr>
            </w:r>
          </w:ins>
          <w:r w:rsidRPr="00A02E0A">
            <w:rPr>
              <w:noProof/>
              <w:webHidden/>
              <w:rPrChange w:id="404" w:author="chunliu wang" w:date="2017-06-04T16:58:00Z">
                <w:rPr>
                  <w:noProof/>
                  <w:webHidden/>
                </w:rPr>
              </w:rPrChange>
            </w:rPr>
            <w:fldChar w:fldCharType="separate"/>
          </w:r>
          <w:ins w:id="405" w:author="chunliu wang" w:date="2017-06-04T16:58:00Z">
            <w:r w:rsidRPr="00A02E0A">
              <w:rPr>
                <w:noProof/>
                <w:webHidden/>
                <w:rPrChange w:id="406" w:author="chunliu wang" w:date="2017-06-04T16:58:00Z">
                  <w:rPr>
                    <w:noProof/>
                    <w:webHidden/>
                  </w:rPr>
                </w:rPrChange>
              </w:rPr>
              <w:t>7</w:t>
            </w:r>
            <w:r w:rsidRPr="00A02E0A">
              <w:rPr>
                <w:noProof/>
                <w:webHidden/>
                <w:rPrChange w:id="407" w:author="chunliu wang" w:date="2017-06-04T16:58:00Z">
                  <w:rPr>
                    <w:noProof/>
                    <w:webHidden/>
                  </w:rPr>
                </w:rPrChange>
              </w:rPr>
              <w:fldChar w:fldCharType="end"/>
            </w:r>
            <w:r w:rsidRPr="00A02E0A">
              <w:rPr>
                <w:rStyle w:val="ac"/>
                <w:noProof/>
                <w:rPrChange w:id="408" w:author="chunliu wang" w:date="2017-06-04T16:58:00Z">
                  <w:rPr>
                    <w:rStyle w:val="ac"/>
                    <w:noProof/>
                  </w:rPr>
                </w:rPrChange>
              </w:rPr>
              <w:fldChar w:fldCharType="end"/>
            </w:r>
          </w:ins>
        </w:p>
        <w:p w14:paraId="41380F45" w14:textId="61FFCCE3" w:rsidR="00A02E0A" w:rsidRPr="00A02E0A" w:rsidRDefault="00A02E0A">
          <w:pPr>
            <w:pStyle w:val="31"/>
            <w:tabs>
              <w:tab w:val="right" w:leader="dot" w:pos="8296"/>
            </w:tabs>
            <w:rPr>
              <w:ins w:id="409" w:author="chunliu wang" w:date="2017-06-04T16:58:00Z"/>
              <w:noProof/>
              <w:rPrChange w:id="410" w:author="chunliu wang" w:date="2017-06-04T16:58:00Z">
                <w:rPr>
                  <w:ins w:id="411" w:author="chunliu wang" w:date="2017-06-04T16:58:00Z"/>
                  <w:noProof/>
                </w:rPr>
              </w:rPrChange>
            </w:rPr>
          </w:pPr>
          <w:ins w:id="412" w:author="chunliu wang" w:date="2017-06-04T16:58:00Z">
            <w:r w:rsidRPr="00A02E0A">
              <w:rPr>
                <w:rStyle w:val="ac"/>
                <w:noProof/>
                <w:rPrChange w:id="413" w:author="chunliu wang" w:date="2017-06-04T16:58:00Z">
                  <w:rPr>
                    <w:rStyle w:val="ac"/>
                    <w:noProof/>
                  </w:rPr>
                </w:rPrChange>
              </w:rPr>
              <w:fldChar w:fldCharType="begin"/>
            </w:r>
            <w:r w:rsidRPr="00A02E0A">
              <w:rPr>
                <w:rStyle w:val="ac"/>
                <w:noProof/>
                <w:rPrChange w:id="414" w:author="chunliu wang" w:date="2017-06-04T16:58:00Z">
                  <w:rPr>
                    <w:rStyle w:val="ac"/>
                    <w:noProof/>
                  </w:rPr>
                </w:rPrChange>
              </w:rPr>
              <w:instrText xml:space="preserve"> </w:instrText>
            </w:r>
            <w:r w:rsidRPr="00A02E0A">
              <w:rPr>
                <w:noProof/>
                <w:rPrChange w:id="415" w:author="chunliu wang" w:date="2017-06-04T16:58:00Z">
                  <w:rPr>
                    <w:noProof/>
                  </w:rPr>
                </w:rPrChange>
              </w:rPr>
              <w:instrText>HYPERLINK \l "_Toc484358827"</w:instrText>
            </w:r>
            <w:r w:rsidRPr="00A02E0A">
              <w:rPr>
                <w:rStyle w:val="ac"/>
                <w:noProof/>
                <w:rPrChange w:id="416" w:author="chunliu wang" w:date="2017-06-04T16:58:00Z">
                  <w:rPr>
                    <w:rStyle w:val="ac"/>
                    <w:noProof/>
                  </w:rPr>
                </w:rPrChange>
              </w:rPr>
              <w:instrText xml:space="preserve"> </w:instrText>
            </w:r>
            <w:r w:rsidRPr="00A02E0A">
              <w:rPr>
                <w:rStyle w:val="ac"/>
                <w:noProof/>
                <w:rPrChange w:id="417" w:author="chunliu wang" w:date="2017-06-04T16:58:00Z">
                  <w:rPr>
                    <w:rStyle w:val="ac"/>
                    <w:noProof/>
                  </w:rPr>
                </w:rPrChange>
              </w:rPr>
            </w:r>
            <w:r w:rsidRPr="00A02E0A">
              <w:rPr>
                <w:rStyle w:val="ac"/>
                <w:noProof/>
                <w:rPrChange w:id="418" w:author="chunliu wang" w:date="2017-06-04T16:58:00Z">
                  <w:rPr>
                    <w:rStyle w:val="ac"/>
                    <w:noProof/>
                  </w:rPr>
                </w:rPrChange>
              </w:rPr>
              <w:fldChar w:fldCharType="separate"/>
            </w:r>
            <w:r w:rsidRPr="00A02E0A">
              <w:rPr>
                <w:rStyle w:val="ac"/>
                <w:noProof/>
                <w:rPrChange w:id="419" w:author="chunliu wang" w:date="2017-06-04T16:58:00Z">
                  <w:rPr>
                    <w:rStyle w:val="ac"/>
                    <w:noProof/>
                  </w:rPr>
                </w:rPrChange>
              </w:rPr>
              <w:t xml:space="preserve">3.2   </w:t>
            </w:r>
            <w:r w:rsidRPr="00A02E0A">
              <w:rPr>
                <w:rStyle w:val="ac"/>
                <w:noProof/>
                <w:rPrChange w:id="420" w:author="chunliu wang" w:date="2017-06-04T16:58:00Z">
                  <w:rPr>
                    <w:rStyle w:val="ac"/>
                    <w:noProof/>
                  </w:rPr>
                </w:rPrChange>
              </w:rPr>
              <w:t>解决方案初步</w:t>
            </w:r>
            <w:r w:rsidRPr="00A02E0A">
              <w:rPr>
                <w:noProof/>
                <w:webHidden/>
                <w:rPrChange w:id="421" w:author="chunliu wang" w:date="2017-06-04T16:58:00Z">
                  <w:rPr>
                    <w:noProof/>
                    <w:webHidden/>
                  </w:rPr>
                </w:rPrChange>
              </w:rPr>
              <w:tab/>
            </w:r>
            <w:r w:rsidRPr="00A02E0A">
              <w:rPr>
                <w:noProof/>
                <w:webHidden/>
                <w:rPrChange w:id="422" w:author="chunliu wang" w:date="2017-06-04T16:58:00Z">
                  <w:rPr>
                    <w:noProof/>
                    <w:webHidden/>
                  </w:rPr>
                </w:rPrChange>
              </w:rPr>
              <w:fldChar w:fldCharType="begin"/>
            </w:r>
            <w:r w:rsidRPr="00A02E0A">
              <w:rPr>
                <w:noProof/>
                <w:webHidden/>
                <w:rPrChange w:id="423" w:author="chunliu wang" w:date="2017-06-04T16:58:00Z">
                  <w:rPr>
                    <w:noProof/>
                    <w:webHidden/>
                  </w:rPr>
                </w:rPrChange>
              </w:rPr>
              <w:instrText xml:space="preserve"> PAGEREF _Toc484358827 \h </w:instrText>
            </w:r>
            <w:r w:rsidRPr="00A02E0A">
              <w:rPr>
                <w:noProof/>
                <w:webHidden/>
                <w:rPrChange w:id="424" w:author="chunliu wang" w:date="2017-06-04T16:58:00Z">
                  <w:rPr>
                    <w:noProof/>
                    <w:webHidden/>
                  </w:rPr>
                </w:rPrChange>
              </w:rPr>
            </w:r>
          </w:ins>
          <w:r w:rsidRPr="00A02E0A">
            <w:rPr>
              <w:noProof/>
              <w:webHidden/>
              <w:rPrChange w:id="425" w:author="chunliu wang" w:date="2017-06-04T16:58:00Z">
                <w:rPr>
                  <w:noProof/>
                  <w:webHidden/>
                </w:rPr>
              </w:rPrChange>
            </w:rPr>
            <w:fldChar w:fldCharType="separate"/>
          </w:r>
          <w:ins w:id="426" w:author="chunliu wang" w:date="2017-06-04T16:58:00Z">
            <w:r w:rsidRPr="00A02E0A">
              <w:rPr>
                <w:noProof/>
                <w:webHidden/>
                <w:rPrChange w:id="427" w:author="chunliu wang" w:date="2017-06-04T16:58:00Z">
                  <w:rPr>
                    <w:noProof/>
                    <w:webHidden/>
                  </w:rPr>
                </w:rPrChange>
              </w:rPr>
              <w:t>7</w:t>
            </w:r>
            <w:r w:rsidRPr="00A02E0A">
              <w:rPr>
                <w:noProof/>
                <w:webHidden/>
                <w:rPrChange w:id="428" w:author="chunliu wang" w:date="2017-06-04T16:58:00Z">
                  <w:rPr>
                    <w:noProof/>
                    <w:webHidden/>
                  </w:rPr>
                </w:rPrChange>
              </w:rPr>
              <w:fldChar w:fldCharType="end"/>
            </w:r>
            <w:r w:rsidRPr="00A02E0A">
              <w:rPr>
                <w:rStyle w:val="ac"/>
                <w:noProof/>
                <w:rPrChange w:id="429" w:author="chunliu wang" w:date="2017-06-04T16:58:00Z">
                  <w:rPr>
                    <w:rStyle w:val="ac"/>
                    <w:noProof/>
                  </w:rPr>
                </w:rPrChange>
              </w:rPr>
              <w:fldChar w:fldCharType="end"/>
            </w:r>
          </w:ins>
        </w:p>
        <w:p w14:paraId="1EAE96CC" w14:textId="7F4A03A9" w:rsidR="00A02E0A" w:rsidRPr="00A02E0A" w:rsidRDefault="00A02E0A">
          <w:pPr>
            <w:pStyle w:val="31"/>
            <w:tabs>
              <w:tab w:val="right" w:leader="dot" w:pos="8296"/>
            </w:tabs>
            <w:rPr>
              <w:ins w:id="430" w:author="chunliu wang" w:date="2017-06-04T16:58:00Z"/>
              <w:noProof/>
              <w:rPrChange w:id="431" w:author="chunliu wang" w:date="2017-06-04T16:58:00Z">
                <w:rPr>
                  <w:ins w:id="432" w:author="chunliu wang" w:date="2017-06-04T16:58:00Z"/>
                  <w:noProof/>
                </w:rPr>
              </w:rPrChange>
            </w:rPr>
          </w:pPr>
          <w:ins w:id="433" w:author="chunliu wang" w:date="2017-06-04T16:58:00Z">
            <w:r w:rsidRPr="00A02E0A">
              <w:rPr>
                <w:rStyle w:val="ac"/>
                <w:noProof/>
                <w:rPrChange w:id="434" w:author="chunliu wang" w:date="2017-06-04T16:58:00Z">
                  <w:rPr>
                    <w:rStyle w:val="ac"/>
                    <w:noProof/>
                  </w:rPr>
                </w:rPrChange>
              </w:rPr>
              <w:fldChar w:fldCharType="begin"/>
            </w:r>
            <w:r w:rsidRPr="00A02E0A">
              <w:rPr>
                <w:rStyle w:val="ac"/>
                <w:noProof/>
                <w:rPrChange w:id="435" w:author="chunliu wang" w:date="2017-06-04T16:58:00Z">
                  <w:rPr>
                    <w:rStyle w:val="ac"/>
                    <w:noProof/>
                  </w:rPr>
                </w:rPrChange>
              </w:rPr>
              <w:instrText xml:space="preserve"> </w:instrText>
            </w:r>
            <w:r w:rsidRPr="00A02E0A">
              <w:rPr>
                <w:noProof/>
                <w:rPrChange w:id="436" w:author="chunliu wang" w:date="2017-06-04T16:58:00Z">
                  <w:rPr>
                    <w:noProof/>
                  </w:rPr>
                </w:rPrChange>
              </w:rPr>
              <w:instrText>HYPERLINK \l "_Toc484358828"</w:instrText>
            </w:r>
            <w:r w:rsidRPr="00A02E0A">
              <w:rPr>
                <w:rStyle w:val="ac"/>
                <w:noProof/>
                <w:rPrChange w:id="437" w:author="chunliu wang" w:date="2017-06-04T16:58:00Z">
                  <w:rPr>
                    <w:rStyle w:val="ac"/>
                    <w:noProof/>
                  </w:rPr>
                </w:rPrChange>
              </w:rPr>
              <w:instrText xml:space="preserve"> </w:instrText>
            </w:r>
            <w:r w:rsidRPr="00A02E0A">
              <w:rPr>
                <w:rStyle w:val="ac"/>
                <w:noProof/>
                <w:rPrChange w:id="438" w:author="chunliu wang" w:date="2017-06-04T16:58:00Z">
                  <w:rPr>
                    <w:rStyle w:val="ac"/>
                    <w:noProof/>
                  </w:rPr>
                </w:rPrChange>
              </w:rPr>
            </w:r>
            <w:r w:rsidRPr="00A02E0A">
              <w:rPr>
                <w:rStyle w:val="ac"/>
                <w:noProof/>
                <w:rPrChange w:id="439" w:author="chunliu wang" w:date="2017-06-04T16:58:00Z">
                  <w:rPr>
                    <w:rStyle w:val="ac"/>
                    <w:noProof/>
                  </w:rPr>
                </w:rPrChange>
              </w:rPr>
              <w:fldChar w:fldCharType="separate"/>
            </w:r>
            <w:r w:rsidRPr="00A02E0A">
              <w:rPr>
                <w:rStyle w:val="ac"/>
                <w:noProof/>
                <w:rPrChange w:id="440" w:author="chunliu wang" w:date="2017-06-04T16:58:00Z">
                  <w:rPr>
                    <w:rStyle w:val="ac"/>
                    <w:noProof/>
                  </w:rPr>
                </w:rPrChange>
              </w:rPr>
              <w:t xml:space="preserve">3.3   </w:t>
            </w:r>
            <w:r w:rsidRPr="00A02E0A">
              <w:rPr>
                <w:rStyle w:val="ac"/>
                <w:noProof/>
                <w:rPrChange w:id="441" w:author="chunliu wang" w:date="2017-06-04T16:58:00Z">
                  <w:rPr>
                    <w:rStyle w:val="ac"/>
                    <w:noProof/>
                  </w:rPr>
                </w:rPrChange>
              </w:rPr>
              <w:t>具体设计</w:t>
            </w:r>
            <w:r w:rsidRPr="00A02E0A">
              <w:rPr>
                <w:noProof/>
                <w:webHidden/>
                <w:rPrChange w:id="442" w:author="chunliu wang" w:date="2017-06-04T16:58:00Z">
                  <w:rPr>
                    <w:noProof/>
                    <w:webHidden/>
                  </w:rPr>
                </w:rPrChange>
              </w:rPr>
              <w:tab/>
            </w:r>
            <w:r w:rsidRPr="00A02E0A">
              <w:rPr>
                <w:noProof/>
                <w:webHidden/>
                <w:rPrChange w:id="443" w:author="chunliu wang" w:date="2017-06-04T16:58:00Z">
                  <w:rPr>
                    <w:noProof/>
                    <w:webHidden/>
                  </w:rPr>
                </w:rPrChange>
              </w:rPr>
              <w:fldChar w:fldCharType="begin"/>
            </w:r>
            <w:r w:rsidRPr="00A02E0A">
              <w:rPr>
                <w:noProof/>
                <w:webHidden/>
                <w:rPrChange w:id="444" w:author="chunliu wang" w:date="2017-06-04T16:58:00Z">
                  <w:rPr>
                    <w:noProof/>
                    <w:webHidden/>
                  </w:rPr>
                </w:rPrChange>
              </w:rPr>
              <w:instrText xml:space="preserve"> PAGEREF _Toc484358828 \h </w:instrText>
            </w:r>
            <w:r w:rsidRPr="00A02E0A">
              <w:rPr>
                <w:noProof/>
                <w:webHidden/>
                <w:rPrChange w:id="445" w:author="chunliu wang" w:date="2017-06-04T16:58:00Z">
                  <w:rPr>
                    <w:noProof/>
                    <w:webHidden/>
                  </w:rPr>
                </w:rPrChange>
              </w:rPr>
            </w:r>
          </w:ins>
          <w:r w:rsidRPr="00A02E0A">
            <w:rPr>
              <w:noProof/>
              <w:webHidden/>
              <w:rPrChange w:id="446" w:author="chunliu wang" w:date="2017-06-04T16:58:00Z">
                <w:rPr>
                  <w:noProof/>
                  <w:webHidden/>
                </w:rPr>
              </w:rPrChange>
            </w:rPr>
            <w:fldChar w:fldCharType="separate"/>
          </w:r>
          <w:ins w:id="447" w:author="chunliu wang" w:date="2017-06-04T16:58:00Z">
            <w:r w:rsidRPr="00A02E0A">
              <w:rPr>
                <w:noProof/>
                <w:webHidden/>
                <w:rPrChange w:id="448" w:author="chunliu wang" w:date="2017-06-04T16:58:00Z">
                  <w:rPr>
                    <w:noProof/>
                    <w:webHidden/>
                  </w:rPr>
                </w:rPrChange>
              </w:rPr>
              <w:t>7</w:t>
            </w:r>
            <w:r w:rsidRPr="00A02E0A">
              <w:rPr>
                <w:noProof/>
                <w:webHidden/>
                <w:rPrChange w:id="449" w:author="chunliu wang" w:date="2017-06-04T16:58:00Z">
                  <w:rPr>
                    <w:noProof/>
                    <w:webHidden/>
                  </w:rPr>
                </w:rPrChange>
              </w:rPr>
              <w:fldChar w:fldCharType="end"/>
            </w:r>
            <w:r w:rsidRPr="00A02E0A">
              <w:rPr>
                <w:rStyle w:val="ac"/>
                <w:noProof/>
                <w:rPrChange w:id="450" w:author="chunliu wang" w:date="2017-06-04T16:58:00Z">
                  <w:rPr>
                    <w:rStyle w:val="ac"/>
                    <w:noProof/>
                  </w:rPr>
                </w:rPrChange>
              </w:rPr>
              <w:fldChar w:fldCharType="end"/>
            </w:r>
          </w:ins>
        </w:p>
        <w:p w14:paraId="2ADBC396" w14:textId="07798A60" w:rsidR="00A02E0A" w:rsidRPr="00A02E0A" w:rsidRDefault="00A02E0A">
          <w:pPr>
            <w:pStyle w:val="21"/>
            <w:tabs>
              <w:tab w:val="right" w:leader="dot" w:pos="8296"/>
            </w:tabs>
            <w:rPr>
              <w:ins w:id="451" w:author="chunliu wang" w:date="2017-06-04T16:58:00Z"/>
              <w:noProof/>
              <w:rPrChange w:id="452" w:author="chunliu wang" w:date="2017-06-04T16:58:00Z">
                <w:rPr>
                  <w:ins w:id="453" w:author="chunliu wang" w:date="2017-06-04T16:58:00Z"/>
                  <w:noProof/>
                </w:rPr>
              </w:rPrChange>
            </w:rPr>
          </w:pPr>
          <w:ins w:id="454" w:author="chunliu wang" w:date="2017-06-04T16:58:00Z">
            <w:r w:rsidRPr="00A02E0A">
              <w:rPr>
                <w:rStyle w:val="ac"/>
                <w:noProof/>
                <w:rPrChange w:id="455" w:author="chunliu wang" w:date="2017-06-04T16:58:00Z">
                  <w:rPr>
                    <w:rStyle w:val="ac"/>
                    <w:noProof/>
                  </w:rPr>
                </w:rPrChange>
              </w:rPr>
              <w:fldChar w:fldCharType="begin"/>
            </w:r>
            <w:r w:rsidRPr="00A02E0A">
              <w:rPr>
                <w:rStyle w:val="ac"/>
                <w:noProof/>
                <w:rPrChange w:id="456" w:author="chunliu wang" w:date="2017-06-04T16:58:00Z">
                  <w:rPr>
                    <w:rStyle w:val="ac"/>
                    <w:noProof/>
                  </w:rPr>
                </w:rPrChange>
              </w:rPr>
              <w:instrText xml:space="preserve"> </w:instrText>
            </w:r>
            <w:r w:rsidRPr="00A02E0A">
              <w:rPr>
                <w:noProof/>
                <w:rPrChange w:id="457" w:author="chunliu wang" w:date="2017-06-04T16:58:00Z">
                  <w:rPr>
                    <w:noProof/>
                  </w:rPr>
                </w:rPrChange>
              </w:rPr>
              <w:instrText>HYPERLINK \l "_Toc484358829"</w:instrText>
            </w:r>
            <w:r w:rsidRPr="00A02E0A">
              <w:rPr>
                <w:rStyle w:val="ac"/>
                <w:noProof/>
                <w:rPrChange w:id="458" w:author="chunliu wang" w:date="2017-06-04T16:58:00Z">
                  <w:rPr>
                    <w:rStyle w:val="ac"/>
                    <w:noProof/>
                  </w:rPr>
                </w:rPrChange>
              </w:rPr>
              <w:instrText xml:space="preserve"> </w:instrText>
            </w:r>
            <w:r w:rsidRPr="00A02E0A">
              <w:rPr>
                <w:rStyle w:val="ac"/>
                <w:noProof/>
                <w:rPrChange w:id="459" w:author="chunliu wang" w:date="2017-06-04T16:58:00Z">
                  <w:rPr>
                    <w:rStyle w:val="ac"/>
                    <w:noProof/>
                  </w:rPr>
                </w:rPrChange>
              </w:rPr>
            </w:r>
            <w:r w:rsidRPr="00A02E0A">
              <w:rPr>
                <w:rStyle w:val="ac"/>
                <w:noProof/>
                <w:rPrChange w:id="460" w:author="chunliu wang" w:date="2017-06-04T16:58:00Z">
                  <w:rPr>
                    <w:rStyle w:val="ac"/>
                    <w:noProof/>
                  </w:rPr>
                </w:rPrChange>
              </w:rPr>
              <w:fldChar w:fldCharType="separate"/>
            </w:r>
            <w:r w:rsidRPr="00A02E0A">
              <w:rPr>
                <w:rStyle w:val="ac"/>
                <w:noProof/>
                <w:rPrChange w:id="461" w:author="chunliu wang" w:date="2017-06-04T16:58:00Z">
                  <w:rPr>
                    <w:rStyle w:val="ac"/>
                    <w:noProof/>
                  </w:rPr>
                </w:rPrChange>
              </w:rPr>
              <w:t>3.2 DNS</w:t>
            </w:r>
            <w:r w:rsidRPr="00A02E0A">
              <w:rPr>
                <w:rStyle w:val="ac"/>
                <w:noProof/>
                <w:rPrChange w:id="462" w:author="chunliu wang" w:date="2017-06-04T16:58:00Z">
                  <w:rPr>
                    <w:rStyle w:val="ac"/>
                    <w:noProof/>
                  </w:rPr>
                </w:rPrChange>
              </w:rPr>
              <w:t>查询系统设计</w:t>
            </w:r>
            <w:r w:rsidRPr="00A02E0A">
              <w:rPr>
                <w:noProof/>
                <w:webHidden/>
                <w:rPrChange w:id="463" w:author="chunliu wang" w:date="2017-06-04T16:58:00Z">
                  <w:rPr>
                    <w:noProof/>
                    <w:webHidden/>
                  </w:rPr>
                </w:rPrChange>
              </w:rPr>
              <w:tab/>
            </w:r>
            <w:r w:rsidRPr="00A02E0A">
              <w:rPr>
                <w:noProof/>
                <w:webHidden/>
                <w:rPrChange w:id="464" w:author="chunliu wang" w:date="2017-06-04T16:58:00Z">
                  <w:rPr>
                    <w:noProof/>
                    <w:webHidden/>
                  </w:rPr>
                </w:rPrChange>
              </w:rPr>
              <w:fldChar w:fldCharType="begin"/>
            </w:r>
            <w:r w:rsidRPr="00A02E0A">
              <w:rPr>
                <w:noProof/>
                <w:webHidden/>
                <w:rPrChange w:id="465" w:author="chunliu wang" w:date="2017-06-04T16:58:00Z">
                  <w:rPr>
                    <w:noProof/>
                    <w:webHidden/>
                  </w:rPr>
                </w:rPrChange>
              </w:rPr>
              <w:instrText xml:space="preserve"> PAGEREF _Toc484358829 \h </w:instrText>
            </w:r>
            <w:r w:rsidRPr="00A02E0A">
              <w:rPr>
                <w:noProof/>
                <w:webHidden/>
                <w:rPrChange w:id="466" w:author="chunliu wang" w:date="2017-06-04T16:58:00Z">
                  <w:rPr>
                    <w:noProof/>
                    <w:webHidden/>
                  </w:rPr>
                </w:rPrChange>
              </w:rPr>
            </w:r>
          </w:ins>
          <w:r w:rsidRPr="00A02E0A">
            <w:rPr>
              <w:noProof/>
              <w:webHidden/>
              <w:rPrChange w:id="467" w:author="chunliu wang" w:date="2017-06-04T16:58:00Z">
                <w:rPr>
                  <w:noProof/>
                  <w:webHidden/>
                </w:rPr>
              </w:rPrChange>
            </w:rPr>
            <w:fldChar w:fldCharType="separate"/>
          </w:r>
          <w:ins w:id="468" w:author="chunliu wang" w:date="2017-06-04T16:58:00Z">
            <w:r w:rsidRPr="00A02E0A">
              <w:rPr>
                <w:noProof/>
                <w:webHidden/>
                <w:rPrChange w:id="469" w:author="chunliu wang" w:date="2017-06-04T16:58:00Z">
                  <w:rPr>
                    <w:noProof/>
                    <w:webHidden/>
                  </w:rPr>
                </w:rPrChange>
              </w:rPr>
              <w:t>7</w:t>
            </w:r>
            <w:r w:rsidRPr="00A02E0A">
              <w:rPr>
                <w:noProof/>
                <w:webHidden/>
                <w:rPrChange w:id="470" w:author="chunliu wang" w:date="2017-06-04T16:58:00Z">
                  <w:rPr>
                    <w:noProof/>
                    <w:webHidden/>
                  </w:rPr>
                </w:rPrChange>
              </w:rPr>
              <w:fldChar w:fldCharType="end"/>
            </w:r>
            <w:r w:rsidRPr="00A02E0A">
              <w:rPr>
                <w:rStyle w:val="ac"/>
                <w:noProof/>
                <w:rPrChange w:id="471" w:author="chunliu wang" w:date="2017-06-04T16:58:00Z">
                  <w:rPr>
                    <w:rStyle w:val="ac"/>
                    <w:noProof/>
                  </w:rPr>
                </w:rPrChange>
              </w:rPr>
              <w:fldChar w:fldCharType="end"/>
            </w:r>
          </w:ins>
        </w:p>
        <w:p w14:paraId="4BEB232A" w14:textId="0F0EED08" w:rsidR="00A02E0A" w:rsidRPr="00A02E0A" w:rsidRDefault="00A02E0A">
          <w:pPr>
            <w:pStyle w:val="11"/>
            <w:tabs>
              <w:tab w:val="left" w:pos="420"/>
              <w:tab w:val="right" w:leader="dot" w:pos="8296"/>
            </w:tabs>
            <w:rPr>
              <w:ins w:id="472" w:author="chunliu wang" w:date="2017-06-04T16:58:00Z"/>
              <w:noProof/>
              <w:rPrChange w:id="473" w:author="chunliu wang" w:date="2017-06-04T16:58:00Z">
                <w:rPr>
                  <w:ins w:id="474" w:author="chunliu wang" w:date="2017-06-04T16:58:00Z"/>
                  <w:noProof/>
                </w:rPr>
              </w:rPrChange>
            </w:rPr>
          </w:pPr>
          <w:ins w:id="475" w:author="chunliu wang" w:date="2017-06-04T16:58:00Z">
            <w:r w:rsidRPr="00A02E0A">
              <w:rPr>
                <w:rStyle w:val="ac"/>
                <w:noProof/>
                <w:rPrChange w:id="476" w:author="chunliu wang" w:date="2017-06-04T16:58:00Z">
                  <w:rPr>
                    <w:rStyle w:val="ac"/>
                    <w:noProof/>
                  </w:rPr>
                </w:rPrChange>
              </w:rPr>
              <w:fldChar w:fldCharType="begin"/>
            </w:r>
            <w:r w:rsidRPr="00A02E0A">
              <w:rPr>
                <w:rStyle w:val="ac"/>
                <w:noProof/>
                <w:rPrChange w:id="477" w:author="chunliu wang" w:date="2017-06-04T16:58:00Z">
                  <w:rPr>
                    <w:rStyle w:val="ac"/>
                    <w:noProof/>
                  </w:rPr>
                </w:rPrChange>
              </w:rPr>
              <w:instrText xml:space="preserve"> </w:instrText>
            </w:r>
            <w:r w:rsidRPr="00A02E0A">
              <w:rPr>
                <w:noProof/>
                <w:rPrChange w:id="478" w:author="chunliu wang" w:date="2017-06-04T16:58:00Z">
                  <w:rPr>
                    <w:noProof/>
                  </w:rPr>
                </w:rPrChange>
              </w:rPr>
              <w:instrText>HYPERLINK \l "_Toc484358831"</w:instrText>
            </w:r>
            <w:r w:rsidRPr="00A02E0A">
              <w:rPr>
                <w:rStyle w:val="ac"/>
                <w:noProof/>
                <w:rPrChange w:id="479" w:author="chunliu wang" w:date="2017-06-04T16:58:00Z">
                  <w:rPr>
                    <w:rStyle w:val="ac"/>
                    <w:noProof/>
                  </w:rPr>
                </w:rPrChange>
              </w:rPr>
              <w:instrText xml:space="preserve"> </w:instrText>
            </w:r>
            <w:r w:rsidRPr="00A02E0A">
              <w:rPr>
                <w:rStyle w:val="ac"/>
                <w:noProof/>
                <w:rPrChange w:id="480" w:author="chunliu wang" w:date="2017-06-04T16:58:00Z">
                  <w:rPr>
                    <w:rStyle w:val="ac"/>
                    <w:noProof/>
                  </w:rPr>
                </w:rPrChange>
              </w:rPr>
            </w:r>
            <w:r w:rsidRPr="00A02E0A">
              <w:rPr>
                <w:rStyle w:val="ac"/>
                <w:noProof/>
                <w:rPrChange w:id="481" w:author="chunliu wang" w:date="2017-06-04T16:58:00Z">
                  <w:rPr>
                    <w:rStyle w:val="ac"/>
                    <w:noProof/>
                  </w:rPr>
                </w:rPrChange>
              </w:rPr>
              <w:fldChar w:fldCharType="separate"/>
            </w:r>
            <w:r w:rsidRPr="00A02E0A">
              <w:rPr>
                <w:rStyle w:val="ac"/>
                <w:rFonts w:ascii="Times" w:eastAsia="宋体" w:hAnsi="Times"/>
                <w:noProof/>
                <w:rPrChange w:id="482" w:author="chunliu wang" w:date="2017-06-04T16:58:00Z">
                  <w:rPr>
                    <w:rStyle w:val="ac"/>
                    <w:rFonts w:ascii="Times" w:eastAsia="宋体" w:hAnsi="Times"/>
                    <w:b/>
                    <w:noProof/>
                  </w:rPr>
                </w:rPrChange>
              </w:rPr>
              <w:t>4.</w:t>
            </w:r>
            <w:r w:rsidRPr="00A02E0A">
              <w:rPr>
                <w:noProof/>
                <w:rPrChange w:id="483" w:author="chunliu wang" w:date="2017-06-04T16:58:00Z">
                  <w:rPr>
                    <w:noProof/>
                  </w:rPr>
                </w:rPrChange>
              </w:rPr>
              <w:tab/>
            </w:r>
            <w:r w:rsidRPr="00A02E0A">
              <w:rPr>
                <w:rStyle w:val="ac"/>
                <w:rFonts w:ascii="Times" w:eastAsia="宋体" w:hAnsi="Times"/>
                <w:noProof/>
                <w:rPrChange w:id="484" w:author="chunliu wang" w:date="2017-06-04T16:58:00Z">
                  <w:rPr>
                    <w:rStyle w:val="ac"/>
                    <w:rFonts w:ascii="Times" w:eastAsia="宋体" w:hAnsi="Times"/>
                    <w:b/>
                    <w:noProof/>
                  </w:rPr>
                </w:rPrChange>
              </w:rPr>
              <w:t>功能需求</w:t>
            </w:r>
            <w:r w:rsidRPr="00A02E0A">
              <w:rPr>
                <w:noProof/>
                <w:webHidden/>
                <w:rPrChange w:id="485" w:author="chunliu wang" w:date="2017-06-04T16:58:00Z">
                  <w:rPr>
                    <w:noProof/>
                    <w:webHidden/>
                  </w:rPr>
                </w:rPrChange>
              </w:rPr>
              <w:tab/>
            </w:r>
            <w:r w:rsidRPr="00A02E0A">
              <w:rPr>
                <w:noProof/>
                <w:webHidden/>
                <w:rPrChange w:id="486" w:author="chunliu wang" w:date="2017-06-04T16:58:00Z">
                  <w:rPr>
                    <w:noProof/>
                    <w:webHidden/>
                  </w:rPr>
                </w:rPrChange>
              </w:rPr>
              <w:fldChar w:fldCharType="begin"/>
            </w:r>
            <w:r w:rsidRPr="00A02E0A">
              <w:rPr>
                <w:noProof/>
                <w:webHidden/>
                <w:rPrChange w:id="487" w:author="chunliu wang" w:date="2017-06-04T16:58:00Z">
                  <w:rPr>
                    <w:noProof/>
                    <w:webHidden/>
                  </w:rPr>
                </w:rPrChange>
              </w:rPr>
              <w:instrText xml:space="preserve"> PAGEREF _Toc484358831 \h </w:instrText>
            </w:r>
            <w:r w:rsidRPr="00A02E0A">
              <w:rPr>
                <w:noProof/>
                <w:webHidden/>
                <w:rPrChange w:id="488" w:author="chunliu wang" w:date="2017-06-04T16:58:00Z">
                  <w:rPr>
                    <w:noProof/>
                    <w:webHidden/>
                  </w:rPr>
                </w:rPrChange>
              </w:rPr>
            </w:r>
          </w:ins>
          <w:r w:rsidRPr="00A02E0A">
            <w:rPr>
              <w:noProof/>
              <w:webHidden/>
              <w:rPrChange w:id="489" w:author="chunliu wang" w:date="2017-06-04T16:58:00Z">
                <w:rPr>
                  <w:noProof/>
                  <w:webHidden/>
                </w:rPr>
              </w:rPrChange>
            </w:rPr>
            <w:fldChar w:fldCharType="separate"/>
          </w:r>
          <w:ins w:id="490" w:author="chunliu wang" w:date="2017-06-04T16:58:00Z">
            <w:r w:rsidRPr="00A02E0A">
              <w:rPr>
                <w:noProof/>
                <w:webHidden/>
                <w:rPrChange w:id="491" w:author="chunliu wang" w:date="2017-06-04T16:58:00Z">
                  <w:rPr>
                    <w:noProof/>
                    <w:webHidden/>
                  </w:rPr>
                </w:rPrChange>
              </w:rPr>
              <w:t>8</w:t>
            </w:r>
            <w:r w:rsidRPr="00A02E0A">
              <w:rPr>
                <w:noProof/>
                <w:webHidden/>
                <w:rPrChange w:id="492" w:author="chunliu wang" w:date="2017-06-04T16:58:00Z">
                  <w:rPr>
                    <w:noProof/>
                    <w:webHidden/>
                  </w:rPr>
                </w:rPrChange>
              </w:rPr>
              <w:fldChar w:fldCharType="end"/>
            </w:r>
            <w:r w:rsidRPr="00A02E0A">
              <w:rPr>
                <w:rStyle w:val="ac"/>
                <w:noProof/>
                <w:rPrChange w:id="493" w:author="chunliu wang" w:date="2017-06-04T16:58:00Z">
                  <w:rPr>
                    <w:rStyle w:val="ac"/>
                    <w:noProof/>
                  </w:rPr>
                </w:rPrChange>
              </w:rPr>
              <w:fldChar w:fldCharType="end"/>
            </w:r>
          </w:ins>
        </w:p>
        <w:p w14:paraId="16B0DBA6" w14:textId="718E8DF4" w:rsidR="00A02E0A" w:rsidRPr="00A02E0A" w:rsidRDefault="00A02E0A">
          <w:pPr>
            <w:pStyle w:val="21"/>
            <w:tabs>
              <w:tab w:val="left" w:pos="1050"/>
              <w:tab w:val="right" w:leader="dot" w:pos="8296"/>
            </w:tabs>
            <w:rPr>
              <w:ins w:id="494" w:author="chunliu wang" w:date="2017-06-04T16:58:00Z"/>
              <w:noProof/>
              <w:rPrChange w:id="495" w:author="chunliu wang" w:date="2017-06-04T16:58:00Z">
                <w:rPr>
                  <w:ins w:id="496" w:author="chunliu wang" w:date="2017-06-04T16:58:00Z"/>
                  <w:noProof/>
                </w:rPr>
              </w:rPrChange>
            </w:rPr>
          </w:pPr>
          <w:ins w:id="497" w:author="chunliu wang" w:date="2017-06-04T16:58:00Z">
            <w:r w:rsidRPr="00A02E0A">
              <w:rPr>
                <w:rStyle w:val="ac"/>
                <w:noProof/>
                <w:rPrChange w:id="498" w:author="chunliu wang" w:date="2017-06-04T16:58:00Z">
                  <w:rPr>
                    <w:rStyle w:val="ac"/>
                    <w:noProof/>
                  </w:rPr>
                </w:rPrChange>
              </w:rPr>
              <w:fldChar w:fldCharType="begin"/>
            </w:r>
            <w:r w:rsidRPr="00A02E0A">
              <w:rPr>
                <w:rStyle w:val="ac"/>
                <w:noProof/>
                <w:rPrChange w:id="499" w:author="chunliu wang" w:date="2017-06-04T16:58:00Z">
                  <w:rPr>
                    <w:rStyle w:val="ac"/>
                    <w:noProof/>
                  </w:rPr>
                </w:rPrChange>
              </w:rPr>
              <w:instrText xml:space="preserve"> </w:instrText>
            </w:r>
            <w:r w:rsidRPr="00A02E0A">
              <w:rPr>
                <w:noProof/>
                <w:rPrChange w:id="500" w:author="chunliu wang" w:date="2017-06-04T16:58:00Z">
                  <w:rPr>
                    <w:noProof/>
                  </w:rPr>
                </w:rPrChange>
              </w:rPr>
              <w:instrText>HYPERLINK \l "_Toc484358832"</w:instrText>
            </w:r>
            <w:r w:rsidRPr="00A02E0A">
              <w:rPr>
                <w:rStyle w:val="ac"/>
                <w:noProof/>
                <w:rPrChange w:id="501" w:author="chunliu wang" w:date="2017-06-04T16:58:00Z">
                  <w:rPr>
                    <w:rStyle w:val="ac"/>
                    <w:noProof/>
                  </w:rPr>
                </w:rPrChange>
              </w:rPr>
              <w:instrText xml:space="preserve"> </w:instrText>
            </w:r>
            <w:r w:rsidRPr="00A02E0A">
              <w:rPr>
                <w:rStyle w:val="ac"/>
                <w:noProof/>
                <w:rPrChange w:id="502" w:author="chunliu wang" w:date="2017-06-04T16:58:00Z">
                  <w:rPr>
                    <w:rStyle w:val="ac"/>
                    <w:noProof/>
                  </w:rPr>
                </w:rPrChange>
              </w:rPr>
            </w:r>
            <w:r w:rsidRPr="00A02E0A">
              <w:rPr>
                <w:rStyle w:val="ac"/>
                <w:noProof/>
                <w:rPrChange w:id="503" w:author="chunliu wang" w:date="2017-06-04T16:58:00Z">
                  <w:rPr>
                    <w:rStyle w:val="ac"/>
                    <w:noProof/>
                  </w:rPr>
                </w:rPrChange>
              </w:rPr>
              <w:fldChar w:fldCharType="separate"/>
            </w:r>
            <w:r w:rsidRPr="00A02E0A">
              <w:rPr>
                <w:rStyle w:val="ac"/>
                <w:rFonts w:ascii="Times" w:eastAsia="宋体" w:hAnsi="Times"/>
                <w:noProof/>
                <w:rPrChange w:id="504" w:author="chunliu wang" w:date="2017-06-04T16:58:00Z">
                  <w:rPr>
                    <w:rStyle w:val="ac"/>
                    <w:rFonts w:ascii="Times" w:eastAsia="宋体" w:hAnsi="Times"/>
                    <w:b/>
                    <w:noProof/>
                  </w:rPr>
                </w:rPrChange>
              </w:rPr>
              <w:t>4.1</w:t>
            </w:r>
            <w:r w:rsidRPr="00A02E0A">
              <w:rPr>
                <w:noProof/>
                <w:rPrChange w:id="505" w:author="chunliu wang" w:date="2017-06-04T16:58:00Z">
                  <w:rPr>
                    <w:noProof/>
                  </w:rPr>
                </w:rPrChange>
              </w:rPr>
              <w:tab/>
            </w:r>
            <w:r w:rsidRPr="00A02E0A">
              <w:rPr>
                <w:rStyle w:val="ac"/>
                <w:rFonts w:ascii="Times" w:eastAsia="宋体" w:hAnsi="Times"/>
                <w:noProof/>
                <w:rPrChange w:id="506" w:author="chunliu wang" w:date="2017-06-04T16:58:00Z">
                  <w:rPr>
                    <w:rStyle w:val="ac"/>
                    <w:rFonts w:ascii="Times" w:eastAsia="宋体" w:hAnsi="Times"/>
                    <w:b/>
                    <w:noProof/>
                  </w:rPr>
                </w:rPrChange>
              </w:rPr>
              <w:t>模块和包</w:t>
            </w:r>
            <w:r w:rsidRPr="00A02E0A">
              <w:rPr>
                <w:noProof/>
                <w:webHidden/>
                <w:rPrChange w:id="507" w:author="chunliu wang" w:date="2017-06-04T16:58:00Z">
                  <w:rPr>
                    <w:noProof/>
                    <w:webHidden/>
                  </w:rPr>
                </w:rPrChange>
              </w:rPr>
              <w:tab/>
            </w:r>
            <w:r w:rsidRPr="00A02E0A">
              <w:rPr>
                <w:noProof/>
                <w:webHidden/>
                <w:rPrChange w:id="508" w:author="chunliu wang" w:date="2017-06-04T16:58:00Z">
                  <w:rPr>
                    <w:noProof/>
                    <w:webHidden/>
                  </w:rPr>
                </w:rPrChange>
              </w:rPr>
              <w:fldChar w:fldCharType="begin"/>
            </w:r>
            <w:r w:rsidRPr="00A02E0A">
              <w:rPr>
                <w:noProof/>
                <w:webHidden/>
                <w:rPrChange w:id="509" w:author="chunliu wang" w:date="2017-06-04T16:58:00Z">
                  <w:rPr>
                    <w:noProof/>
                    <w:webHidden/>
                  </w:rPr>
                </w:rPrChange>
              </w:rPr>
              <w:instrText xml:space="preserve"> PAGEREF _Toc484358832 \h </w:instrText>
            </w:r>
            <w:r w:rsidRPr="00A02E0A">
              <w:rPr>
                <w:noProof/>
                <w:webHidden/>
                <w:rPrChange w:id="510" w:author="chunliu wang" w:date="2017-06-04T16:58:00Z">
                  <w:rPr>
                    <w:noProof/>
                    <w:webHidden/>
                  </w:rPr>
                </w:rPrChange>
              </w:rPr>
            </w:r>
          </w:ins>
          <w:r w:rsidRPr="00A02E0A">
            <w:rPr>
              <w:noProof/>
              <w:webHidden/>
              <w:rPrChange w:id="511" w:author="chunliu wang" w:date="2017-06-04T16:58:00Z">
                <w:rPr>
                  <w:noProof/>
                  <w:webHidden/>
                </w:rPr>
              </w:rPrChange>
            </w:rPr>
            <w:fldChar w:fldCharType="separate"/>
          </w:r>
          <w:ins w:id="512" w:author="chunliu wang" w:date="2017-06-04T16:58:00Z">
            <w:r w:rsidRPr="00A02E0A">
              <w:rPr>
                <w:noProof/>
                <w:webHidden/>
                <w:rPrChange w:id="513" w:author="chunliu wang" w:date="2017-06-04T16:58:00Z">
                  <w:rPr>
                    <w:noProof/>
                    <w:webHidden/>
                  </w:rPr>
                </w:rPrChange>
              </w:rPr>
              <w:t>8</w:t>
            </w:r>
            <w:r w:rsidRPr="00A02E0A">
              <w:rPr>
                <w:noProof/>
                <w:webHidden/>
                <w:rPrChange w:id="514" w:author="chunliu wang" w:date="2017-06-04T16:58:00Z">
                  <w:rPr>
                    <w:noProof/>
                    <w:webHidden/>
                  </w:rPr>
                </w:rPrChange>
              </w:rPr>
              <w:fldChar w:fldCharType="end"/>
            </w:r>
            <w:r w:rsidRPr="00A02E0A">
              <w:rPr>
                <w:rStyle w:val="ac"/>
                <w:noProof/>
                <w:rPrChange w:id="515" w:author="chunliu wang" w:date="2017-06-04T16:58:00Z">
                  <w:rPr>
                    <w:rStyle w:val="ac"/>
                    <w:noProof/>
                  </w:rPr>
                </w:rPrChange>
              </w:rPr>
              <w:fldChar w:fldCharType="end"/>
            </w:r>
          </w:ins>
        </w:p>
        <w:p w14:paraId="19E73D88" w14:textId="3B29A620" w:rsidR="00A02E0A" w:rsidRPr="00A02E0A" w:rsidRDefault="00A02E0A">
          <w:pPr>
            <w:pStyle w:val="31"/>
            <w:tabs>
              <w:tab w:val="left" w:pos="1680"/>
              <w:tab w:val="right" w:leader="dot" w:pos="8296"/>
            </w:tabs>
            <w:rPr>
              <w:ins w:id="516" w:author="chunliu wang" w:date="2017-06-04T16:58:00Z"/>
              <w:noProof/>
              <w:rPrChange w:id="517" w:author="chunliu wang" w:date="2017-06-04T16:58:00Z">
                <w:rPr>
                  <w:ins w:id="518" w:author="chunliu wang" w:date="2017-06-04T16:58:00Z"/>
                  <w:noProof/>
                </w:rPr>
              </w:rPrChange>
            </w:rPr>
          </w:pPr>
          <w:ins w:id="519" w:author="chunliu wang" w:date="2017-06-04T16:58:00Z">
            <w:r w:rsidRPr="00A02E0A">
              <w:rPr>
                <w:rStyle w:val="ac"/>
                <w:noProof/>
                <w:rPrChange w:id="520" w:author="chunliu wang" w:date="2017-06-04T16:58:00Z">
                  <w:rPr>
                    <w:rStyle w:val="ac"/>
                    <w:noProof/>
                  </w:rPr>
                </w:rPrChange>
              </w:rPr>
              <w:fldChar w:fldCharType="begin"/>
            </w:r>
            <w:r w:rsidRPr="00A02E0A">
              <w:rPr>
                <w:rStyle w:val="ac"/>
                <w:noProof/>
                <w:rPrChange w:id="521" w:author="chunliu wang" w:date="2017-06-04T16:58:00Z">
                  <w:rPr>
                    <w:rStyle w:val="ac"/>
                    <w:noProof/>
                  </w:rPr>
                </w:rPrChange>
              </w:rPr>
              <w:instrText xml:space="preserve"> </w:instrText>
            </w:r>
            <w:r w:rsidRPr="00A02E0A">
              <w:rPr>
                <w:noProof/>
                <w:rPrChange w:id="522" w:author="chunliu wang" w:date="2017-06-04T16:58:00Z">
                  <w:rPr>
                    <w:noProof/>
                  </w:rPr>
                </w:rPrChange>
              </w:rPr>
              <w:instrText>HYPERLINK \l "_Toc484358833"</w:instrText>
            </w:r>
            <w:r w:rsidRPr="00A02E0A">
              <w:rPr>
                <w:rStyle w:val="ac"/>
                <w:noProof/>
                <w:rPrChange w:id="523" w:author="chunliu wang" w:date="2017-06-04T16:58:00Z">
                  <w:rPr>
                    <w:rStyle w:val="ac"/>
                    <w:noProof/>
                  </w:rPr>
                </w:rPrChange>
              </w:rPr>
              <w:instrText xml:space="preserve"> </w:instrText>
            </w:r>
            <w:r w:rsidRPr="00A02E0A">
              <w:rPr>
                <w:rStyle w:val="ac"/>
                <w:noProof/>
                <w:rPrChange w:id="524" w:author="chunliu wang" w:date="2017-06-04T16:58:00Z">
                  <w:rPr>
                    <w:rStyle w:val="ac"/>
                    <w:noProof/>
                  </w:rPr>
                </w:rPrChange>
              </w:rPr>
            </w:r>
            <w:r w:rsidRPr="00A02E0A">
              <w:rPr>
                <w:rStyle w:val="ac"/>
                <w:noProof/>
                <w:rPrChange w:id="525" w:author="chunliu wang" w:date="2017-06-04T16:58:00Z">
                  <w:rPr>
                    <w:rStyle w:val="ac"/>
                    <w:noProof/>
                  </w:rPr>
                </w:rPrChange>
              </w:rPr>
              <w:fldChar w:fldCharType="separate"/>
            </w:r>
            <w:r w:rsidRPr="00A02E0A">
              <w:rPr>
                <w:rStyle w:val="ac"/>
                <w:rFonts w:ascii="Times" w:eastAsia="宋体" w:hAnsi="Times"/>
                <w:noProof/>
                <w:rPrChange w:id="526" w:author="chunliu wang" w:date="2017-06-04T16:58:00Z">
                  <w:rPr>
                    <w:rStyle w:val="ac"/>
                    <w:rFonts w:ascii="Times" w:eastAsia="宋体" w:hAnsi="Times"/>
                    <w:b/>
                    <w:noProof/>
                  </w:rPr>
                </w:rPrChange>
              </w:rPr>
              <w:t>4.1.1</w:t>
            </w:r>
            <w:r w:rsidRPr="00A02E0A">
              <w:rPr>
                <w:noProof/>
                <w:rPrChange w:id="527" w:author="chunliu wang" w:date="2017-06-04T16:58:00Z">
                  <w:rPr>
                    <w:noProof/>
                  </w:rPr>
                </w:rPrChange>
              </w:rPr>
              <w:tab/>
            </w:r>
            <w:r w:rsidRPr="00A02E0A">
              <w:rPr>
                <w:rStyle w:val="ac"/>
                <w:rFonts w:ascii="Times" w:eastAsia="宋体" w:hAnsi="Times"/>
                <w:noProof/>
                <w:rPrChange w:id="528" w:author="chunliu wang" w:date="2017-06-04T16:58:00Z">
                  <w:rPr>
                    <w:rStyle w:val="ac"/>
                    <w:rFonts w:ascii="Times" w:eastAsia="宋体" w:hAnsi="Times"/>
                    <w:b/>
                    <w:noProof/>
                  </w:rPr>
                </w:rPrChange>
              </w:rPr>
              <w:t>创建和加载模块</w:t>
            </w:r>
            <w:r w:rsidRPr="00A02E0A">
              <w:rPr>
                <w:noProof/>
                <w:webHidden/>
                <w:rPrChange w:id="529" w:author="chunliu wang" w:date="2017-06-04T16:58:00Z">
                  <w:rPr>
                    <w:noProof/>
                    <w:webHidden/>
                  </w:rPr>
                </w:rPrChange>
              </w:rPr>
              <w:tab/>
            </w:r>
            <w:r w:rsidRPr="00A02E0A">
              <w:rPr>
                <w:noProof/>
                <w:webHidden/>
                <w:rPrChange w:id="530" w:author="chunliu wang" w:date="2017-06-04T16:58:00Z">
                  <w:rPr>
                    <w:noProof/>
                    <w:webHidden/>
                  </w:rPr>
                </w:rPrChange>
              </w:rPr>
              <w:fldChar w:fldCharType="begin"/>
            </w:r>
            <w:r w:rsidRPr="00A02E0A">
              <w:rPr>
                <w:noProof/>
                <w:webHidden/>
                <w:rPrChange w:id="531" w:author="chunliu wang" w:date="2017-06-04T16:58:00Z">
                  <w:rPr>
                    <w:noProof/>
                    <w:webHidden/>
                  </w:rPr>
                </w:rPrChange>
              </w:rPr>
              <w:instrText xml:space="preserve"> PAGEREF _Toc484358833 \h </w:instrText>
            </w:r>
            <w:r w:rsidRPr="00A02E0A">
              <w:rPr>
                <w:noProof/>
                <w:webHidden/>
                <w:rPrChange w:id="532" w:author="chunliu wang" w:date="2017-06-04T16:58:00Z">
                  <w:rPr>
                    <w:noProof/>
                    <w:webHidden/>
                  </w:rPr>
                </w:rPrChange>
              </w:rPr>
            </w:r>
          </w:ins>
          <w:r w:rsidRPr="00A02E0A">
            <w:rPr>
              <w:noProof/>
              <w:webHidden/>
              <w:rPrChange w:id="533" w:author="chunliu wang" w:date="2017-06-04T16:58:00Z">
                <w:rPr>
                  <w:noProof/>
                  <w:webHidden/>
                </w:rPr>
              </w:rPrChange>
            </w:rPr>
            <w:fldChar w:fldCharType="separate"/>
          </w:r>
          <w:ins w:id="534" w:author="chunliu wang" w:date="2017-06-04T16:58:00Z">
            <w:r w:rsidRPr="00A02E0A">
              <w:rPr>
                <w:noProof/>
                <w:webHidden/>
                <w:rPrChange w:id="535" w:author="chunliu wang" w:date="2017-06-04T16:58:00Z">
                  <w:rPr>
                    <w:noProof/>
                    <w:webHidden/>
                  </w:rPr>
                </w:rPrChange>
              </w:rPr>
              <w:t>9</w:t>
            </w:r>
            <w:r w:rsidRPr="00A02E0A">
              <w:rPr>
                <w:noProof/>
                <w:webHidden/>
                <w:rPrChange w:id="536" w:author="chunliu wang" w:date="2017-06-04T16:58:00Z">
                  <w:rPr>
                    <w:noProof/>
                    <w:webHidden/>
                  </w:rPr>
                </w:rPrChange>
              </w:rPr>
              <w:fldChar w:fldCharType="end"/>
            </w:r>
            <w:r w:rsidRPr="00A02E0A">
              <w:rPr>
                <w:rStyle w:val="ac"/>
                <w:noProof/>
                <w:rPrChange w:id="537" w:author="chunliu wang" w:date="2017-06-04T16:58:00Z">
                  <w:rPr>
                    <w:rStyle w:val="ac"/>
                    <w:noProof/>
                  </w:rPr>
                </w:rPrChange>
              </w:rPr>
              <w:fldChar w:fldCharType="end"/>
            </w:r>
            <w:bookmarkStart w:id="538" w:name="_GoBack"/>
            <w:bookmarkEnd w:id="538"/>
          </w:ins>
        </w:p>
        <w:p w14:paraId="57305628" w14:textId="0D32BA48" w:rsidR="00A02E0A" w:rsidRPr="00A02E0A" w:rsidRDefault="00A02E0A">
          <w:pPr>
            <w:pStyle w:val="31"/>
            <w:tabs>
              <w:tab w:val="left" w:pos="1680"/>
              <w:tab w:val="right" w:leader="dot" w:pos="8296"/>
            </w:tabs>
            <w:rPr>
              <w:ins w:id="539" w:author="chunliu wang" w:date="2017-06-04T16:58:00Z"/>
              <w:noProof/>
              <w:rPrChange w:id="540" w:author="chunliu wang" w:date="2017-06-04T16:58:00Z">
                <w:rPr>
                  <w:ins w:id="541" w:author="chunliu wang" w:date="2017-06-04T16:58:00Z"/>
                  <w:noProof/>
                </w:rPr>
              </w:rPrChange>
            </w:rPr>
          </w:pPr>
          <w:ins w:id="542" w:author="chunliu wang" w:date="2017-06-04T16:58:00Z">
            <w:r w:rsidRPr="00A02E0A">
              <w:rPr>
                <w:rStyle w:val="ac"/>
                <w:noProof/>
                <w:rPrChange w:id="543" w:author="chunliu wang" w:date="2017-06-04T16:58:00Z">
                  <w:rPr>
                    <w:rStyle w:val="ac"/>
                    <w:noProof/>
                  </w:rPr>
                </w:rPrChange>
              </w:rPr>
              <w:fldChar w:fldCharType="begin"/>
            </w:r>
            <w:r w:rsidRPr="00A02E0A">
              <w:rPr>
                <w:rStyle w:val="ac"/>
                <w:noProof/>
                <w:rPrChange w:id="544" w:author="chunliu wang" w:date="2017-06-04T16:58:00Z">
                  <w:rPr>
                    <w:rStyle w:val="ac"/>
                    <w:noProof/>
                  </w:rPr>
                </w:rPrChange>
              </w:rPr>
              <w:instrText xml:space="preserve"> </w:instrText>
            </w:r>
            <w:r w:rsidRPr="00A02E0A">
              <w:rPr>
                <w:noProof/>
                <w:rPrChange w:id="545" w:author="chunliu wang" w:date="2017-06-04T16:58:00Z">
                  <w:rPr>
                    <w:noProof/>
                  </w:rPr>
                </w:rPrChange>
              </w:rPr>
              <w:instrText>HYPERLINK \l "_Toc484358834"</w:instrText>
            </w:r>
            <w:r w:rsidRPr="00A02E0A">
              <w:rPr>
                <w:rStyle w:val="ac"/>
                <w:noProof/>
                <w:rPrChange w:id="546" w:author="chunliu wang" w:date="2017-06-04T16:58:00Z">
                  <w:rPr>
                    <w:rStyle w:val="ac"/>
                    <w:noProof/>
                  </w:rPr>
                </w:rPrChange>
              </w:rPr>
              <w:instrText xml:space="preserve"> </w:instrText>
            </w:r>
            <w:r w:rsidRPr="00A02E0A">
              <w:rPr>
                <w:rStyle w:val="ac"/>
                <w:noProof/>
                <w:rPrChange w:id="547" w:author="chunliu wang" w:date="2017-06-04T16:58:00Z">
                  <w:rPr>
                    <w:rStyle w:val="ac"/>
                    <w:noProof/>
                  </w:rPr>
                </w:rPrChange>
              </w:rPr>
            </w:r>
            <w:r w:rsidRPr="00A02E0A">
              <w:rPr>
                <w:rStyle w:val="ac"/>
                <w:noProof/>
                <w:rPrChange w:id="548" w:author="chunliu wang" w:date="2017-06-04T16:58:00Z">
                  <w:rPr>
                    <w:rStyle w:val="ac"/>
                    <w:noProof/>
                  </w:rPr>
                </w:rPrChange>
              </w:rPr>
              <w:fldChar w:fldCharType="separate"/>
            </w:r>
            <w:r w:rsidRPr="00A02E0A">
              <w:rPr>
                <w:rStyle w:val="ac"/>
                <w:rFonts w:ascii="Times" w:eastAsia="宋体" w:hAnsi="Times"/>
                <w:noProof/>
                <w:rPrChange w:id="549" w:author="chunliu wang" w:date="2017-06-04T16:58:00Z">
                  <w:rPr>
                    <w:rStyle w:val="ac"/>
                    <w:rFonts w:ascii="Times" w:eastAsia="宋体" w:hAnsi="Times"/>
                    <w:b/>
                    <w:noProof/>
                  </w:rPr>
                </w:rPrChange>
              </w:rPr>
              <w:t>4.1.2</w:t>
            </w:r>
            <w:r w:rsidRPr="00A02E0A">
              <w:rPr>
                <w:noProof/>
                <w:rPrChange w:id="550" w:author="chunliu wang" w:date="2017-06-04T16:58:00Z">
                  <w:rPr>
                    <w:noProof/>
                  </w:rPr>
                </w:rPrChange>
              </w:rPr>
              <w:tab/>
            </w:r>
            <w:r w:rsidRPr="00A02E0A">
              <w:rPr>
                <w:rStyle w:val="ac"/>
                <w:rFonts w:ascii="Times" w:eastAsia="宋体" w:hAnsi="Times"/>
                <w:noProof/>
                <w:rPrChange w:id="551" w:author="chunliu wang" w:date="2017-06-04T16:58:00Z">
                  <w:rPr>
                    <w:rStyle w:val="ac"/>
                    <w:rFonts w:ascii="Times" w:eastAsia="宋体" w:hAnsi="Times"/>
                    <w:b/>
                    <w:noProof/>
                  </w:rPr>
                </w:rPrChange>
              </w:rPr>
              <w:t>创建和调用包</w:t>
            </w:r>
            <w:r w:rsidRPr="00A02E0A">
              <w:rPr>
                <w:noProof/>
                <w:webHidden/>
                <w:rPrChange w:id="552" w:author="chunliu wang" w:date="2017-06-04T16:58:00Z">
                  <w:rPr>
                    <w:noProof/>
                    <w:webHidden/>
                  </w:rPr>
                </w:rPrChange>
              </w:rPr>
              <w:tab/>
            </w:r>
            <w:r w:rsidRPr="00A02E0A">
              <w:rPr>
                <w:noProof/>
                <w:webHidden/>
                <w:rPrChange w:id="553" w:author="chunliu wang" w:date="2017-06-04T16:58:00Z">
                  <w:rPr>
                    <w:noProof/>
                    <w:webHidden/>
                  </w:rPr>
                </w:rPrChange>
              </w:rPr>
              <w:fldChar w:fldCharType="begin"/>
            </w:r>
            <w:r w:rsidRPr="00A02E0A">
              <w:rPr>
                <w:noProof/>
                <w:webHidden/>
                <w:rPrChange w:id="554" w:author="chunliu wang" w:date="2017-06-04T16:58:00Z">
                  <w:rPr>
                    <w:noProof/>
                    <w:webHidden/>
                  </w:rPr>
                </w:rPrChange>
              </w:rPr>
              <w:instrText xml:space="preserve"> PAGEREF _Toc484358834 \h </w:instrText>
            </w:r>
            <w:r w:rsidRPr="00A02E0A">
              <w:rPr>
                <w:noProof/>
                <w:webHidden/>
                <w:rPrChange w:id="555" w:author="chunliu wang" w:date="2017-06-04T16:58:00Z">
                  <w:rPr>
                    <w:noProof/>
                    <w:webHidden/>
                  </w:rPr>
                </w:rPrChange>
              </w:rPr>
            </w:r>
          </w:ins>
          <w:r w:rsidRPr="00A02E0A">
            <w:rPr>
              <w:noProof/>
              <w:webHidden/>
              <w:rPrChange w:id="556" w:author="chunliu wang" w:date="2017-06-04T16:58:00Z">
                <w:rPr>
                  <w:noProof/>
                  <w:webHidden/>
                </w:rPr>
              </w:rPrChange>
            </w:rPr>
            <w:fldChar w:fldCharType="separate"/>
          </w:r>
          <w:ins w:id="557" w:author="chunliu wang" w:date="2017-06-04T16:58:00Z">
            <w:r w:rsidRPr="00A02E0A">
              <w:rPr>
                <w:noProof/>
                <w:webHidden/>
                <w:rPrChange w:id="558" w:author="chunliu wang" w:date="2017-06-04T16:58:00Z">
                  <w:rPr>
                    <w:noProof/>
                    <w:webHidden/>
                  </w:rPr>
                </w:rPrChange>
              </w:rPr>
              <w:t>10</w:t>
            </w:r>
            <w:r w:rsidRPr="00A02E0A">
              <w:rPr>
                <w:noProof/>
                <w:webHidden/>
                <w:rPrChange w:id="559" w:author="chunliu wang" w:date="2017-06-04T16:58:00Z">
                  <w:rPr>
                    <w:noProof/>
                    <w:webHidden/>
                  </w:rPr>
                </w:rPrChange>
              </w:rPr>
              <w:fldChar w:fldCharType="end"/>
            </w:r>
            <w:r w:rsidRPr="00A02E0A">
              <w:rPr>
                <w:rStyle w:val="ac"/>
                <w:noProof/>
                <w:rPrChange w:id="560" w:author="chunliu wang" w:date="2017-06-04T16:58:00Z">
                  <w:rPr>
                    <w:rStyle w:val="ac"/>
                    <w:noProof/>
                  </w:rPr>
                </w:rPrChange>
              </w:rPr>
              <w:fldChar w:fldCharType="end"/>
            </w:r>
          </w:ins>
        </w:p>
        <w:p w14:paraId="74662EDE" w14:textId="4A4B015E" w:rsidR="00A02E0A" w:rsidRPr="00A02E0A" w:rsidRDefault="00A02E0A">
          <w:pPr>
            <w:pStyle w:val="31"/>
            <w:tabs>
              <w:tab w:val="left" w:pos="1680"/>
              <w:tab w:val="right" w:leader="dot" w:pos="8296"/>
            </w:tabs>
            <w:rPr>
              <w:ins w:id="561" w:author="chunliu wang" w:date="2017-06-04T16:58:00Z"/>
              <w:noProof/>
              <w:rPrChange w:id="562" w:author="chunliu wang" w:date="2017-06-04T16:58:00Z">
                <w:rPr>
                  <w:ins w:id="563" w:author="chunliu wang" w:date="2017-06-04T16:58:00Z"/>
                  <w:noProof/>
                </w:rPr>
              </w:rPrChange>
            </w:rPr>
          </w:pPr>
          <w:ins w:id="564" w:author="chunliu wang" w:date="2017-06-04T16:58:00Z">
            <w:r w:rsidRPr="00A02E0A">
              <w:rPr>
                <w:rStyle w:val="ac"/>
                <w:noProof/>
                <w:rPrChange w:id="565" w:author="chunliu wang" w:date="2017-06-04T16:58:00Z">
                  <w:rPr>
                    <w:rStyle w:val="ac"/>
                    <w:noProof/>
                  </w:rPr>
                </w:rPrChange>
              </w:rPr>
              <w:fldChar w:fldCharType="begin"/>
            </w:r>
            <w:r w:rsidRPr="00A02E0A">
              <w:rPr>
                <w:rStyle w:val="ac"/>
                <w:noProof/>
                <w:rPrChange w:id="566" w:author="chunliu wang" w:date="2017-06-04T16:58:00Z">
                  <w:rPr>
                    <w:rStyle w:val="ac"/>
                    <w:noProof/>
                  </w:rPr>
                </w:rPrChange>
              </w:rPr>
              <w:instrText xml:space="preserve"> </w:instrText>
            </w:r>
            <w:r w:rsidRPr="00A02E0A">
              <w:rPr>
                <w:noProof/>
                <w:rPrChange w:id="567" w:author="chunliu wang" w:date="2017-06-04T16:58:00Z">
                  <w:rPr>
                    <w:noProof/>
                  </w:rPr>
                </w:rPrChange>
              </w:rPr>
              <w:instrText>HYPERLINK \l "_Toc484358835"</w:instrText>
            </w:r>
            <w:r w:rsidRPr="00A02E0A">
              <w:rPr>
                <w:rStyle w:val="ac"/>
                <w:noProof/>
                <w:rPrChange w:id="568" w:author="chunliu wang" w:date="2017-06-04T16:58:00Z">
                  <w:rPr>
                    <w:rStyle w:val="ac"/>
                    <w:noProof/>
                  </w:rPr>
                </w:rPrChange>
              </w:rPr>
              <w:instrText xml:space="preserve"> </w:instrText>
            </w:r>
            <w:r w:rsidRPr="00A02E0A">
              <w:rPr>
                <w:rStyle w:val="ac"/>
                <w:noProof/>
                <w:rPrChange w:id="569" w:author="chunliu wang" w:date="2017-06-04T16:58:00Z">
                  <w:rPr>
                    <w:rStyle w:val="ac"/>
                    <w:noProof/>
                  </w:rPr>
                </w:rPrChange>
              </w:rPr>
            </w:r>
            <w:r w:rsidRPr="00A02E0A">
              <w:rPr>
                <w:rStyle w:val="ac"/>
                <w:noProof/>
                <w:rPrChange w:id="570" w:author="chunliu wang" w:date="2017-06-04T16:58:00Z">
                  <w:rPr>
                    <w:rStyle w:val="ac"/>
                    <w:noProof/>
                  </w:rPr>
                </w:rPrChange>
              </w:rPr>
              <w:fldChar w:fldCharType="separate"/>
            </w:r>
            <w:r w:rsidRPr="00A02E0A">
              <w:rPr>
                <w:rStyle w:val="ac"/>
                <w:rFonts w:ascii="Times" w:eastAsia="宋体" w:hAnsi="Times"/>
                <w:noProof/>
                <w:rPrChange w:id="571" w:author="chunliu wang" w:date="2017-06-04T16:58:00Z">
                  <w:rPr>
                    <w:rStyle w:val="ac"/>
                    <w:rFonts w:ascii="Times" w:eastAsia="宋体" w:hAnsi="Times"/>
                    <w:b/>
                    <w:noProof/>
                  </w:rPr>
                </w:rPrChange>
              </w:rPr>
              <w:t>4.1.3</w:t>
            </w:r>
            <w:r w:rsidRPr="00A02E0A">
              <w:rPr>
                <w:noProof/>
                <w:rPrChange w:id="572" w:author="chunliu wang" w:date="2017-06-04T16:58:00Z">
                  <w:rPr>
                    <w:noProof/>
                  </w:rPr>
                </w:rPrChange>
              </w:rPr>
              <w:tab/>
            </w:r>
            <w:r w:rsidRPr="00A02E0A">
              <w:rPr>
                <w:rStyle w:val="ac"/>
                <w:rFonts w:ascii="Times" w:eastAsia="宋体" w:hAnsi="Times"/>
                <w:noProof/>
                <w:rPrChange w:id="573" w:author="chunliu wang" w:date="2017-06-04T16:58:00Z">
                  <w:rPr>
                    <w:rStyle w:val="ac"/>
                    <w:rFonts w:ascii="Times" w:eastAsia="宋体" w:hAnsi="Times"/>
                    <w:b/>
                    <w:noProof/>
                  </w:rPr>
                </w:rPrChange>
              </w:rPr>
              <w:t>管理包</w:t>
            </w:r>
            <w:r w:rsidRPr="00A02E0A">
              <w:rPr>
                <w:noProof/>
                <w:webHidden/>
                <w:rPrChange w:id="574" w:author="chunliu wang" w:date="2017-06-04T16:58:00Z">
                  <w:rPr>
                    <w:noProof/>
                    <w:webHidden/>
                  </w:rPr>
                </w:rPrChange>
              </w:rPr>
              <w:tab/>
            </w:r>
            <w:r w:rsidRPr="00A02E0A">
              <w:rPr>
                <w:noProof/>
                <w:webHidden/>
                <w:rPrChange w:id="575" w:author="chunliu wang" w:date="2017-06-04T16:58:00Z">
                  <w:rPr>
                    <w:noProof/>
                    <w:webHidden/>
                  </w:rPr>
                </w:rPrChange>
              </w:rPr>
              <w:fldChar w:fldCharType="begin"/>
            </w:r>
            <w:r w:rsidRPr="00A02E0A">
              <w:rPr>
                <w:noProof/>
                <w:webHidden/>
                <w:rPrChange w:id="576" w:author="chunliu wang" w:date="2017-06-04T16:58:00Z">
                  <w:rPr>
                    <w:noProof/>
                    <w:webHidden/>
                  </w:rPr>
                </w:rPrChange>
              </w:rPr>
              <w:instrText xml:space="preserve"> PAGEREF _Toc484358835 \h </w:instrText>
            </w:r>
            <w:r w:rsidRPr="00A02E0A">
              <w:rPr>
                <w:noProof/>
                <w:webHidden/>
                <w:rPrChange w:id="577" w:author="chunliu wang" w:date="2017-06-04T16:58:00Z">
                  <w:rPr>
                    <w:noProof/>
                    <w:webHidden/>
                  </w:rPr>
                </w:rPrChange>
              </w:rPr>
            </w:r>
          </w:ins>
          <w:r w:rsidRPr="00A02E0A">
            <w:rPr>
              <w:noProof/>
              <w:webHidden/>
              <w:rPrChange w:id="578" w:author="chunliu wang" w:date="2017-06-04T16:58:00Z">
                <w:rPr>
                  <w:noProof/>
                  <w:webHidden/>
                </w:rPr>
              </w:rPrChange>
            </w:rPr>
            <w:fldChar w:fldCharType="separate"/>
          </w:r>
          <w:ins w:id="579" w:author="chunliu wang" w:date="2017-06-04T16:58:00Z">
            <w:r w:rsidRPr="00A02E0A">
              <w:rPr>
                <w:noProof/>
                <w:webHidden/>
                <w:rPrChange w:id="580" w:author="chunliu wang" w:date="2017-06-04T16:58:00Z">
                  <w:rPr>
                    <w:noProof/>
                    <w:webHidden/>
                  </w:rPr>
                </w:rPrChange>
              </w:rPr>
              <w:t>11</w:t>
            </w:r>
            <w:r w:rsidRPr="00A02E0A">
              <w:rPr>
                <w:noProof/>
                <w:webHidden/>
                <w:rPrChange w:id="581" w:author="chunliu wang" w:date="2017-06-04T16:58:00Z">
                  <w:rPr>
                    <w:noProof/>
                    <w:webHidden/>
                  </w:rPr>
                </w:rPrChange>
              </w:rPr>
              <w:fldChar w:fldCharType="end"/>
            </w:r>
            <w:r w:rsidRPr="00A02E0A">
              <w:rPr>
                <w:rStyle w:val="ac"/>
                <w:noProof/>
                <w:rPrChange w:id="582" w:author="chunliu wang" w:date="2017-06-04T16:58:00Z">
                  <w:rPr>
                    <w:rStyle w:val="ac"/>
                    <w:noProof/>
                  </w:rPr>
                </w:rPrChange>
              </w:rPr>
              <w:fldChar w:fldCharType="end"/>
            </w:r>
          </w:ins>
        </w:p>
        <w:p w14:paraId="0F2101E6" w14:textId="20589387" w:rsidR="00A02E0A" w:rsidRPr="00A02E0A" w:rsidRDefault="00A02E0A">
          <w:pPr>
            <w:pStyle w:val="21"/>
            <w:tabs>
              <w:tab w:val="left" w:pos="1050"/>
              <w:tab w:val="right" w:leader="dot" w:pos="8296"/>
            </w:tabs>
            <w:rPr>
              <w:ins w:id="583" w:author="chunliu wang" w:date="2017-06-04T16:58:00Z"/>
              <w:noProof/>
              <w:rPrChange w:id="584" w:author="chunliu wang" w:date="2017-06-04T16:58:00Z">
                <w:rPr>
                  <w:ins w:id="585" w:author="chunliu wang" w:date="2017-06-04T16:58:00Z"/>
                  <w:noProof/>
                </w:rPr>
              </w:rPrChange>
            </w:rPr>
          </w:pPr>
          <w:ins w:id="586" w:author="chunliu wang" w:date="2017-06-04T16:58:00Z">
            <w:r w:rsidRPr="00A02E0A">
              <w:rPr>
                <w:rStyle w:val="ac"/>
                <w:noProof/>
                <w:rPrChange w:id="587" w:author="chunliu wang" w:date="2017-06-04T16:58:00Z">
                  <w:rPr>
                    <w:rStyle w:val="ac"/>
                    <w:noProof/>
                  </w:rPr>
                </w:rPrChange>
              </w:rPr>
              <w:fldChar w:fldCharType="begin"/>
            </w:r>
            <w:r w:rsidRPr="00A02E0A">
              <w:rPr>
                <w:rStyle w:val="ac"/>
                <w:noProof/>
                <w:rPrChange w:id="588" w:author="chunliu wang" w:date="2017-06-04T16:58:00Z">
                  <w:rPr>
                    <w:rStyle w:val="ac"/>
                    <w:noProof/>
                  </w:rPr>
                </w:rPrChange>
              </w:rPr>
              <w:instrText xml:space="preserve"> </w:instrText>
            </w:r>
            <w:r w:rsidRPr="00A02E0A">
              <w:rPr>
                <w:noProof/>
                <w:rPrChange w:id="589" w:author="chunliu wang" w:date="2017-06-04T16:58:00Z">
                  <w:rPr>
                    <w:noProof/>
                  </w:rPr>
                </w:rPrChange>
              </w:rPr>
              <w:instrText>HYPERLINK \l "_Toc484358836"</w:instrText>
            </w:r>
            <w:r w:rsidRPr="00A02E0A">
              <w:rPr>
                <w:rStyle w:val="ac"/>
                <w:noProof/>
                <w:rPrChange w:id="590" w:author="chunliu wang" w:date="2017-06-04T16:58:00Z">
                  <w:rPr>
                    <w:rStyle w:val="ac"/>
                    <w:noProof/>
                  </w:rPr>
                </w:rPrChange>
              </w:rPr>
              <w:instrText xml:space="preserve"> </w:instrText>
            </w:r>
            <w:r w:rsidRPr="00A02E0A">
              <w:rPr>
                <w:rStyle w:val="ac"/>
                <w:noProof/>
                <w:rPrChange w:id="591" w:author="chunliu wang" w:date="2017-06-04T16:58:00Z">
                  <w:rPr>
                    <w:rStyle w:val="ac"/>
                    <w:noProof/>
                  </w:rPr>
                </w:rPrChange>
              </w:rPr>
            </w:r>
            <w:r w:rsidRPr="00A02E0A">
              <w:rPr>
                <w:rStyle w:val="ac"/>
                <w:noProof/>
                <w:rPrChange w:id="592" w:author="chunliu wang" w:date="2017-06-04T16:58:00Z">
                  <w:rPr>
                    <w:rStyle w:val="ac"/>
                    <w:noProof/>
                  </w:rPr>
                </w:rPrChange>
              </w:rPr>
              <w:fldChar w:fldCharType="separate"/>
            </w:r>
            <w:r w:rsidRPr="00A02E0A">
              <w:rPr>
                <w:rStyle w:val="ac"/>
                <w:rFonts w:ascii="Times" w:eastAsia="宋体" w:hAnsi="Times"/>
                <w:noProof/>
                <w:rPrChange w:id="593" w:author="chunliu wang" w:date="2017-06-04T16:58:00Z">
                  <w:rPr>
                    <w:rStyle w:val="ac"/>
                    <w:rFonts w:ascii="Times" w:eastAsia="宋体" w:hAnsi="Times"/>
                    <w:b/>
                    <w:noProof/>
                  </w:rPr>
                </w:rPrChange>
              </w:rPr>
              <w:t>4.2</w:t>
            </w:r>
            <w:r w:rsidRPr="00A02E0A">
              <w:rPr>
                <w:noProof/>
                <w:rPrChange w:id="594" w:author="chunliu wang" w:date="2017-06-04T16:58:00Z">
                  <w:rPr>
                    <w:noProof/>
                  </w:rPr>
                </w:rPrChange>
              </w:rPr>
              <w:tab/>
            </w:r>
            <w:r w:rsidRPr="00A02E0A">
              <w:rPr>
                <w:rStyle w:val="ac"/>
                <w:rFonts w:ascii="Times" w:eastAsia="宋体" w:hAnsi="Times"/>
                <w:noProof/>
                <w:rPrChange w:id="595" w:author="chunliu wang" w:date="2017-06-04T16:58:00Z">
                  <w:rPr>
                    <w:rStyle w:val="ac"/>
                    <w:rFonts w:ascii="Times" w:eastAsia="宋体" w:hAnsi="Times"/>
                    <w:b/>
                    <w:noProof/>
                  </w:rPr>
                </w:rPrChange>
              </w:rPr>
              <w:t>网络通信</w:t>
            </w:r>
            <w:r w:rsidRPr="00A02E0A">
              <w:rPr>
                <w:noProof/>
                <w:webHidden/>
                <w:rPrChange w:id="596" w:author="chunliu wang" w:date="2017-06-04T16:58:00Z">
                  <w:rPr>
                    <w:noProof/>
                    <w:webHidden/>
                  </w:rPr>
                </w:rPrChange>
              </w:rPr>
              <w:tab/>
            </w:r>
            <w:r w:rsidRPr="00A02E0A">
              <w:rPr>
                <w:noProof/>
                <w:webHidden/>
                <w:rPrChange w:id="597" w:author="chunliu wang" w:date="2017-06-04T16:58:00Z">
                  <w:rPr>
                    <w:noProof/>
                    <w:webHidden/>
                  </w:rPr>
                </w:rPrChange>
              </w:rPr>
              <w:fldChar w:fldCharType="begin"/>
            </w:r>
            <w:r w:rsidRPr="00A02E0A">
              <w:rPr>
                <w:noProof/>
                <w:webHidden/>
                <w:rPrChange w:id="598" w:author="chunliu wang" w:date="2017-06-04T16:58:00Z">
                  <w:rPr>
                    <w:noProof/>
                    <w:webHidden/>
                  </w:rPr>
                </w:rPrChange>
              </w:rPr>
              <w:instrText xml:space="preserve"> PAGEREF _Toc484358836 \h </w:instrText>
            </w:r>
            <w:r w:rsidRPr="00A02E0A">
              <w:rPr>
                <w:noProof/>
                <w:webHidden/>
                <w:rPrChange w:id="599" w:author="chunliu wang" w:date="2017-06-04T16:58:00Z">
                  <w:rPr>
                    <w:noProof/>
                    <w:webHidden/>
                  </w:rPr>
                </w:rPrChange>
              </w:rPr>
            </w:r>
          </w:ins>
          <w:r w:rsidRPr="00A02E0A">
            <w:rPr>
              <w:noProof/>
              <w:webHidden/>
              <w:rPrChange w:id="600" w:author="chunliu wang" w:date="2017-06-04T16:58:00Z">
                <w:rPr>
                  <w:noProof/>
                  <w:webHidden/>
                </w:rPr>
              </w:rPrChange>
            </w:rPr>
            <w:fldChar w:fldCharType="separate"/>
          </w:r>
          <w:ins w:id="601" w:author="chunliu wang" w:date="2017-06-04T16:58:00Z">
            <w:r w:rsidRPr="00A02E0A">
              <w:rPr>
                <w:noProof/>
                <w:webHidden/>
                <w:rPrChange w:id="602" w:author="chunliu wang" w:date="2017-06-04T16:58:00Z">
                  <w:rPr>
                    <w:noProof/>
                    <w:webHidden/>
                  </w:rPr>
                </w:rPrChange>
              </w:rPr>
              <w:t>12</w:t>
            </w:r>
            <w:r w:rsidRPr="00A02E0A">
              <w:rPr>
                <w:noProof/>
                <w:webHidden/>
                <w:rPrChange w:id="603" w:author="chunliu wang" w:date="2017-06-04T16:58:00Z">
                  <w:rPr>
                    <w:noProof/>
                    <w:webHidden/>
                  </w:rPr>
                </w:rPrChange>
              </w:rPr>
              <w:fldChar w:fldCharType="end"/>
            </w:r>
            <w:r w:rsidRPr="00A02E0A">
              <w:rPr>
                <w:rStyle w:val="ac"/>
                <w:noProof/>
                <w:rPrChange w:id="604" w:author="chunliu wang" w:date="2017-06-04T16:58:00Z">
                  <w:rPr>
                    <w:rStyle w:val="ac"/>
                    <w:noProof/>
                  </w:rPr>
                </w:rPrChange>
              </w:rPr>
              <w:fldChar w:fldCharType="end"/>
            </w:r>
          </w:ins>
        </w:p>
        <w:p w14:paraId="005282CA" w14:textId="62F7E168" w:rsidR="00A02E0A" w:rsidRPr="00A02E0A" w:rsidRDefault="00A02E0A">
          <w:pPr>
            <w:pStyle w:val="31"/>
            <w:tabs>
              <w:tab w:val="left" w:pos="1680"/>
              <w:tab w:val="right" w:leader="dot" w:pos="8296"/>
            </w:tabs>
            <w:rPr>
              <w:ins w:id="605" w:author="chunliu wang" w:date="2017-06-04T16:58:00Z"/>
              <w:noProof/>
              <w:rPrChange w:id="606" w:author="chunliu wang" w:date="2017-06-04T16:58:00Z">
                <w:rPr>
                  <w:ins w:id="607" w:author="chunliu wang" w:date="2017-06-04T16:58:00Z"/>
                  <w:noProof/>
                </w:rPr>
              </w:rPrChange>
            </w:rPr>
          </w:pPr>
          <w:ins w:id="608" w:author="chunliu wang" w:date="2017-06-04T16:58:00Z">
            <w:r w:rsidRPr="00A02E0A">
              <w:rPr>
                <w:rStyle w:val="ac"/>
                <w:noProof/>
                <w:rPrChange w:id="609" w:author="chunliu wang" w:date="2017-06-04T16:58:00Z">
                  <w:rPr>
                    <w:rStyle w:val="ac"/>
                    <w:noProof/>
                  </w:rPr>
                </w:rPrChange>
              </w:rPr>
              <w:fldChar w:fldCharType="begin"/>
            </w:r>
            <w:r w:rsidRPr="00A02E0A">
              <w:rPr>
                <w:rStyle w:val="ac"/>
                <w:noProof/>
                <w:rPrChange w:id="610" w:author="chunliu wang" w:date="2017-06-04T16:58:00Z">
                  <w:rPr>
                    <w:rStyle w:val="ac"/>
                    <w:noProof/>
                  </w:rPr>
                </w:rPrChange>
              </w:rPr>
              <w:instrText xml:space="preserve"> </w:instrText>
            </w:r>
            <w:r w:rsidRPr="00A02E0A">
              <w:rPr>
                <w:noProof/>
                <w:rPrChange w:id="611" w:author="chunliu wang" w:date="2017-06-04T16:58:00Z">
                  <w:rPr>
                    <w:noProof/>
                  </w:rPr>
                </w:rPrChange>
              </w:rPr>
              <w:instrText>HYPERLINK \l "_Toc484358837"</w:instrText>
            </w:r>
            <w:r w:rsidRPr="00A02E0A">
              <w:rPr>
                <w:rStyle w:val="ac"/>
                <w:noProof/>
                <w:rPrChange w:id="612" w:author="chunliu wang" w:date="2017-06-04T16:58:00Z">
                  <w:rPr>
                    <w:rStyle w:val="ac"/>
                    <w:noProof/>
                  </w:rPr>
                </w:rPrChange>
              </w:rPr>
              <w:instrText xml:space="preserve"> </w:instrText>
            </w:r>
            <w:r w:rsidRPr="00A02E0A">
              <w:rPr>
                <w:rStyle w:val="ac"/>
                <w:noProof/>
                <w:rPrChange w:id="613" w:author="chunliu wang" w:date="2017-06-04T16:58:00Z">
                  <w:rPr>
                    <w:rStyle w:val="ac"/>
                    <w:noProof/>
                  </w:rPr>
                </w:rPrChange>
              </w:rPr>
            </w:r>
            <w:r w:rsidRPr="00A02E0A">
              <w:rPr>
                <w:rStyle w:val="ac"/>
                <w:noProof/>
                <w:rPrChange w:id="614" w:author="chunliu wang" w:date="2017-06-04T16:58:00Z">
                  <w:rPr>
                    <w:rStyle w:val="ac"/>
                    <w:noProof/>
                  </w:rPr>
                </w:rPrChange>
              </w:rPr>
              <w:fldChar w:fldCharType="separate"/>
            </w:r>
            <w:r w:rsidRPr="00A02E0A">
              <w:rPr>
                <w:rStyle w:val="ac"/>
                <w:rFonts w:ascii="Times" w:eastAsia="宋体" w:hAnsi="Times"/>
                <w:noProof/>
                <w:rPrChange w:id="615" w:author="chunliu wang" w:date="2017-06-04T16:58:00Z">
                  <w:rPr>
                    <w:rStyle w:val="ac"/>
                    <w:rFonts w:ascii="Times" w:eastAsia="宋体" w:hAnsi="Times"/>
                    <w:b/>
                    <w:noProof/>
                  </w:rPr>
                </w:rPrChange>
              </w:rPr>
              <w:t>4.2.1</w:t>
            </w:r>
            <w:r w:rsidRPr="00A02E0A">
              <w:rPr>
                <w:noProof/>
                <w:rPrChange w:id="616" w:author="chunliu wang" w:date="2017-06-04T16:58:00Z">
                  <w:rPr>
                    <w:noProof/>
                  </w:rPr>
                </w:rPrChange>
              </w:rPr>
              <w:tab/>
            </w:r>
            <w:r w:rsidRPr="00A02E0A">
              <w:rPr>
                <w:rStyle w:val="ac"/>
                <w:rFonts w:ascii="Times" w:eastAsia="宋体" w:hAnsi="Times"/>
                <w:noProof/>
                <w:rPrChange w:id="617" w:author="chunliu wang" w:date="2017-06-04T16:58:00Z">
                  <w:rPr>
                    <w:rStyle w:val="ac"/>
                    <w:rFonts w:ascii="Times" w:eastAsia="宋体" w:hAnsi="Times"/>
                    <w:b/>
                    <w:noProof/>
                  </w:rPr>
                </w:rPrChange>
              </w:rPr>
              <w:t>构建</w:t>
            </w:r>
            <w:r w:rsidRPr="00A02E0A">
              <w:rPr>
                <w:rStyle w:val="ac"/>
                <w:rFonts w:ascii="Times" w:eastAsia="宋体" w:hAnsi="Times"/>
                <w:noProof/>
                <w:rPrChange w:id="618" w:author="chunliu wang" w:date="2017-06-04T16:58:00Z">
                  <w:rPr>
                    <w:rStyle w:val="ac"/>
                    <w:rFonts w:ascii="Times" w:eastAsia="宋体" w:hAnsi="Times"/>
                    <w:b/>
                    <w:noProof/>
                  </w:rPr>
                </w:rPrChange>
              </w:rPr>
              <w:t>TCP</w:t>
            </w:r>
            <w:r w:rsidRPr="00A02E0A">
              <w:rPr>
                <w:rStyle w:val="ac"/>
                <w:rFonts w:ascii="Times" w:eastAsia="宋体" w:hAnsi="Times"/>
                <w:noProof/>
                <w:rPrChange w:id="619" w:author="chunliu wang" w:date="2017-06-04T16:58:00Z">
                  <w:rPr>
                    <w:rStyle w:val="ac"/>
                    <w:rFonts w:ascii="Times" w:eastAsia="宋体" w:hAnsi="Times"/>
                    <w:b/>
                    <w:noProof/>
                  </w:rPr>
                </w:rPrChange>
              </w:rPr>
              <w:t>服务器</w:t>
            </w:r>
            <w:r w:rsidRPr="00A02E0A">
              <w:rPr>
                <w:noProof/>
                <w:webHidden/>
                <w:rPrChange w:id="620" w:author="chunliu wang" w:date="2017-06-04T16:58:00Z">
                  <w:rPr>
                    <w:noProof/>
                    <w:webHidden/>
                  </w:rPr>
                </w:rPrChange>
              </w:rPr>
              <w:tab/>
            </w:r>
            <w:r w:rsidRPr="00A02E0A">
              <w:rPr>
                <w:noProof/>
                <w:webHidden/>
                <w:rPrChange w:id="621" w:author="chunliu wang" w:date="2017-06-04T16:58:00Z">
                  <w:rPr>
                    <w:noProof/>
                    <w:webHidden/>
                  </w:rPr>
                </w:rPrChange>
              </w:rPr>
              <w:fldChar w:fldCharType="begin"/>
            </w:r>
            <w:r w:rsidRPr="00A02E0A">
              <w:rPr>
                <w:noProof/>
                <w:webHidden/>
                <w:rPrChange w:id="622" w:author="chunliu wang" w:date="2017-06-04T16:58:00Z">
                  <w:rPr>
                    <w:noProof/>
                    <w:webHidden/>
                  </w:rPr>
                </w:rPrChange>
              </w:rPr>
              <w:instrText xml:space="preserve"> PAGEREF _Toc484358837 \h </w:instrText>
            </w:r>
            <w:r w:rsidRPr="00A02E0A">
              <w:rPr>
                <w:noProof/>
                <w:webHidden/>
                <w:rPrChange w:id="623" w:author="chunliu wang" w:date="2017-06-04T16:58:00Z">
                  <w:rPr>
                    <w:noProof/>
                    <w:webHidden/>
                  </w:rPr>
                </w:rPrChange>
              </w:rPr>
            </w:r>
          </w:ins>
          <w:r w:rsidRPr="00A02E0A">
            <w:rPr>
              <w:noProof/>
              <w:webHidden/>
              <w:rPrChange w:id="624" w:author="chunliu wang" w:date="2017-06-04T16:58:00Z">
                <w:rPr>
                  <w:noProof/>
                  <w:webHidden/>
                </w:rPr>
              </w:rPrChange>
            </w:rPr>
            <w:fldChar w:fldCharType="separate"/>
          </w:r>
          <w:ins w:id="625" w:author="chunliu wang" w:date="2017-06-04T16:58:00Z">
            <w:r w:rsidRPr="00A02E0A">
              <w:rPr>
                <w:noProof/>
                <w:webHidden/>
                <w:rPrChange w:id="626" w:author="chunliu wang" w:date="2017-06-04T16:58:00Z">
                  <w:rPr>
                    <w:noProof/>
                    <w:webHidden/>
                  </w:rPr>
                </w:rPrChange>
              </w:rPr>
              <w:t>13</w:t>
            </w:r>
            <w:r w:rsidRPr="00A02E0A">
              <w:rPr>
                <w:noProof/>
                <w:webHidden/>
                <w:rPrChange w:id="627" w:author="chunliu wang" w:date="2017-06-04T16:58:00Z">
                  <w:rPr>
                    <w:noProof/>
                    <w:webHidden/>
                  </w:rPr>
                </w:rPrChange>
              </w:rPr>
              <w:fldChar w:fldCharType="end"/>
            </w:r>
            <w:r w:rsidRPr="00A02E0A">
              <w:rPr>
                <w:rStyle w:val="ac"/>
                <w:noProof/>
                <w:rPrChange w:id="628" w:author="chunliu wang" w:date="2017-06-04T16:58:00Z">
                  <w:rPr>
                    <w:rStyle w:val="ac"/>
                    <w:noProof/>
                  </w:rPr>
                </w:rPrChange>
              </w:rPr>
              <w:fldChar w:fldCharType="end"/>
            </w:r>
          </w:ins>
        </w:p>
        <w:p w14:paraId="787035A1" w14:textId="5199DAE3" w:rsidR="00A02E0A" w:rsidRPr="00A02E0A" w:rsidRDefault="00A02E0A">
          <w:pPr>
            <w:pStyle w:val="31"/>
            <w:tabs>
              <w:tab w:val="left" w:pos="1680"/>
              <w:tab w:val="right" w:leader="dot" w:pos="8296"/>
            </w:tabs>
            <w:rPr>
              <w:ins w:id="629" w:author="chunliu wang" w:date="2017-06-04T16:58:00Z"/>
              <w:noProof/>
              <w:rPrChange w:id="630" w:author="chunliu wang" w:date="2017-06-04T16:58:00Z">
                <w:rPr>
                  <w:ins w:id="631" w:author="chunliu wang" w:date="2017-06-04T16:58:00Z"/>
                  <w:noProof/>
                </w:rPr>
              </w:rPrChange>
            </w:rPr>
          </w:pPr>
          <w:ins w:id="632" w:author="chunliu wang" w:date="2017-06-04T16:58:00Z">
            <w:r w:rsidRPr="00A02E0A">
              <w:rPr>
                <w:rStyle w:val="ac"/>
                <w:noProof/>
                <w:rPrChange w:id="633" w:author="chunliu wang" w:date="2017-06-04T16:58:00Z">
                  <w:rPr>
                    <w:rStyle w:val="ac"/>
                    <w:noProof/>
                  </w:rPr>
                </w:rPrChange>
              </w:rPr>
              <w:fldChar w:fldCharType="begin"/>
            </w:r>
            <w:r w:rsidRPr="00A02E0A">
              <w:rPr>
                <w:rStyle w:val="ac"/>
                <w:noProof/>
                <w:rPrChange w:id="634" w:author="chunliu wang" w:date="2017-06-04T16:58:00Z">
                  <w:rPr>
                    <w:rStyle w:val="ac"/>
                    <w:noProof/>
                  </w:rPr>
                </w:rPrChange>
              </w:rPr>
              <w:instrText xml:space="preserve"> </w:instrText>
            </w:r>
            <w:r w:rsidRPr="00A02E0A">
              <w:rPr>
                <w:noProof/>
                <w:rPrChange w:id="635" w:author="chunliu wang" w:date="2017-06-04T16:58:00Z">
                  <w:rPr>
                    <w:noProof/>
                  </w:rPr>
                </w:rPrChange>
              </w:rPr>
              <w:instrText>HYPERLINK \l "_Toc484358838"</w:instrText>
            </w:r>
            <w:r w:rsidRPr="00A02E0A">
              <w:rPr>
                <w:rStyle w:val="ac"/>
                <w:noProof/>
                <w:rPrChange w:id="636" w:author="chunliu wang" w:date="2017-06-04T16:58:00Z">
                  <w:rPr>
                    <w:rStyle w:val="ac"/>
                    <w:noProof/>
                  </w:rPr>
                </w:rPrChange>
              </w:rPr>
              <w:instrText xml:space="preserve"> </w:instrText>
            </w:r>
            <w:r w:rsidRPr="00A02E0A">
              <w:rPr>
                <w:rStyle w:val="ac"/>
                <w:noProof/>
                <w:rPrChange w:id="637" w:author="chunliu wang" w:date="2017-06-04T16:58:00Z">
                  <w:rPr>
                    <w:rStyle w:val="ac"/>
                    <w:noProof/>
                  </w:rPr>
                </w:rPrChange>
              </w:rPr>
            </w:r>
            <w:r w:rsidRPr="00A02E0A">
              <w:rPr>
                <w:rStyle w:val="ac"/>
                <w:noProof/>
                <w:rPrChange w:id="638" w:author="chunliu wang" w:date="2017-06-04T16:58:00Z">
                  <w:rPr>
                    <w:rStyle w:val="ac"/>
                    <w:noProof/>
                  </w:rPr>
                </w:rPrChange>
              </w:rPr>
              <w:fldChar w:fldCharType="separate"/>
            </w:r>
            <w:r w:rsidRPr="00A02E0A">
              <w:rPr>
                <w:rStyle w:val="ac"/>
                <w:rFonts w:ascii="Times" w:eastAsia="宋体" w:hAnsi="Times"/>
                <w:noProof/>
                <w:rPrChange w:id="639" w:author="chunliu wang" w:date="2017-06-04T16:58:00Z">
                  <w:rPr>
                    <w:rStyle w:val="ac"/>
                    <w:rFonts w:ascii="Times" w:eastAsia="宋体" w:hAnsi="Times"/>
                    <w:b/>
                    <w:noProof/>
                  </w:rPr>
                </w:rPrChange>
              </w:rPr>
              <w:t>4.2.2</w:t>
            </w:r>
            <w:r w:rsidRPr="00A02E0A">
              <w:rPr>
                <w:noProof/>
                <w:rPrChange w:id="640" w:author="chunliu wang" w:date="2017-06-04T16:58:00Z">
                  <w:rPr>
                    <w:noProof/>
                  </w:rPr>
                </w:rPrChange>
              </w:rPr>
              <w:tab/>
            </w:r>
            <w:r w:rsidRPr="00A02E0A">
              <w:rPr>
                <w:rStyle w:val="ac"/>
                <w:rFonts w:ascii="Times" w:eastAsia="宋体" w:hAnsi="Times"/>
                <w:noProof/>
                <w:rPrChange w:id="641" w:author="chunliu wang" w:date="2017-06-04T16:58:00Z">
                  <w:rPr>
                    <w:rStyle w:val="ac"/>
                    <w:rFonts w:ascii="Times" w:eastAsia="宋体" w:hAnsi="Times"/>
                    <w:b/>
                    <w:noProof/>
                  </w:rPr>
                </w:rPrChange>
              </w:rPr>
              <w:t>构建</w:t>
            </w:r>
            <w:r w:rsidRPr="00A02E0A">
              <w:rPr>
                <w:rStyle w:val="ac"/>
                <w:rFonts w:ascii="Times" w:eastAsia="宋体" w:hAnsi="Times"/>
                <w:noProof/>
                <w:rPrChange w:id="642" w:author="chunliu wang" w:date="2017-06-04T16:58:00Z">
                  <w:rPr>
                    <w:rStyle w:val="ac"/>
                    <w:rFonts w:ascii="Times" w:eastAsia="宋体" w:hAnsi="Times"/>
                    <w:b/>
                    <w:noProof/>
                  </w:rPr>
                </w:rPrChange>
              </w:rPr>
              <w:t>UDP</w:t>
            </w:r>
            <w:r w:rsidRPr="00A02E0A">
              <w:rPr>
                <w:rStyle w:val="ac"/>
                <w:rFonts w:ascii="Times" w:eastAsia="宋体" w:hAnsi="Times"/>
                <w:noProof/>
                <w:rPrChange w:id="643" w:author="chunliu wang" w:date="2017-06-04T16:58:00Z">
                  <w:rPr>
                    <w:rStyle w:val="ac"/>
                    <w:rFonts w:ascii="Times" w:eastAsia="宋体" w:hAnsi="Times"/>
                    <w:b/>
                    <w:noProof/>
                  </w:rPr>
                </w:rPrChange>
              </w:rPr>
              <w:t>服务器</w:t>
            </w:r>
            <w:r w:rsidRPr="00A02E0A">
              <w:rPr>
                <w:noProof/>
                <w:webHidden/>
                <w:rPrChange w:id="644" w:author="chunliu wang" w:date="2017-06-04T16:58:00Z">
                  <w:rPr>
                    <w:noProof/>
                    <w:webHidden/>
                  </w:rPr>
                </w:rPrChange>
              </w:rPr>
              <w:tab/>
            </w:r>
            <w:r w:rsidRPr="00A02E0A">
              <w:rPr>
                <w:noProof/>
                <w:webHidden/>
                <w:rPrChange w:id="645" w:author="chunliu wang" w:date="2017-06-04T16:58:00Z">
                  <w:rPr>
                    <w:noProof/>
                    <w:webHidden/>
                  </w:rPr>
                </w:rPrChange>
              </w:rPr>
              <w:fldChar w:fldCharType="begin"/>
            </w:r>
            <w:r w:rsidRPr="00A02E0A">
              <w:rPr>
                <w:noProof/>
                <w:webHidden/>
                <w:rPrChange w:id="646" w:author="chunliu wang" w:date="2017-06-04T16:58:00Z">
                  <w:rPr>
                    <w:noProof/>
                    <w:webHidden/>
                  </w:rPr>
                </w:rPrChange>
              </w:rPr>
              <w:instrText xml:space="preserve"> PAGEREF _Toc484358838 \h </w:instrText>
            </w:r>
            <w:r w:rsidRPr="00A02E0A">
              <w:rPr>
                <w:noProof/>
                <w:webHidden/>
                <w:rPrChange w:id="647" w:author="chunliu wang" w:date="2017-06-04T16:58:00Z">
                  <w:rPr>
                    <w:noProof/>
                    <w:webHidden/>
                  </w:rPr>
                </w:rPrChange>
              </w:rPr>
            </w:r>
          </w:ins>
          <w:r w:rsidRPr="00A02E0A">
            <w:rPr>
              <w:noProof/>
              <w:webHidden/>
              <w:rPrChange w:id="648" w:author="chunliu wang" w:date="2017-06-04T16:58:00Z">
                <w:rPr>
                  <w:noProof/>
                  <w:webHidden/>
                </w:rPr>
              </w:rPrChange>
            </w:rPr>
            <w:fldChar w:fldCharType="separate"/>
          </w:r>
          <w:ins w:id="649" w:author="chunliu wang" w:date="2017-06-04T16:58:00Z">
            <w:r w:rsidRPr="00A02E0A">
              <w:rPr>
                <w:noProof/>
                <w:webHidden/>
                <w:rPrChange w:id="650" w:author="chunliu wang" w:date="2017-06-04T16:58:00Z">
                  <w:rPr>
                    <w:noProof/>
                    <w:webHidden/>
                  </w:rPr>
                </w:rPrChange>
              </w:rPr>
              <w:t>13</w:t>
            </w:r>
            <w:r w:rsidRPr="00A02E0A">
              <w:rPr>
                <w:noProof/>
                <w:webHidden/>
                <w:rPrChange w:id="651" w:author="chunliu wang" w:date="2017-06-04T16:58:00Z">
                  <w:rPr>
                    <w:noProof/>
                    <w:webHidden/>
                  </w:rPr>
                </w:rPrChange>
              </w:rPr>
              <w:fldChar w:fldCharType="end"/>
            </w:r>
            <w:r w:rsidRPr="00A02E0A">
              <w:rPr>
                <w:rStyle w:val="ac"/>
                <w:noProof/>
                <w:rPrChange w:id="652" w:author="chunliu wang" w:date="2017-06-04T16:58:00Z">
                  <w:rPr>
                    <w:rStyle w:val="ac"/>
                    <w:noProof/>
                  </w:rPr>
                </w:rPrChange>
              </w:rPr>
              <w:fldChar w:fldCharType="end"/>
            </w:r>
          </w:ins>
        </w:p>
        <w:p w14:paraId="03C64ED0" w14:textId="3054DCE0" w:rsidR="00A02E0A" w:rsidRPr="00A02E0A" w:rsidRDefault="00A02E0A">
          <w:pPr>
            <w:pStyle w:val="31"/>
            <w:tabs>
              <w:tab w:val="left" w:pos="1680"/>
              <w:tab w:val="right" w:leader="dot" w:pos="8296"/>
            </w:tabs>
            <w:rPr>
              <w:ins w:id="653" w:author="chunliu wang" w:date="2017-06-04T16:58:00Z"/>
              <w:noProof/>
              <w:rPrChange w:id="654" w:author="chunliu wang" w:date="2017-06-04T16:58:00Z">
                <w:rPr>
                  <w:ins w:id="655" w:author="chunliu wang" w:date="2017-06-04T16:58:00Z"/>
                  <w:noProof/>
                </w:rPr>
              </w:rPrChange>
            </w:rPr>
          </w:pPr>
          <w:ins w:id="656" w:author="chunliu wang" w:date="2017-06-04T16:58:00Z">
            <w:r w:rsidRPr="00A02E0A">
              <w:rPr>
                <w:rStyle w:val="ac"/>
                <w:noProof/>
                <w:rPrChange w:id="657" w:author="chunliu wang" w:date="2017-06-04T16:58:00Z">
                  <w:rPr>
                    <w:rStyle w:val="ac"/>
                    <w:noProof/>
                  </w:rPr>
                </w:rPrChange>
              </w:rPr>
              <w:fldChar w:fldCharType="begin"/>
            </w:r>
            <w:r w:rsidRPr="00A02E0A">
              <w:rPr>
                <w:rStyle w:val="ac"/>
                <w:noProof/>
                <w:rPrChange w:id="658" w:author="chunliu wang" w:date="2017-06-04T16:58:00Z">
                  <w:rPr>
                    <w:rStyle w:val="ac"/>
                    <w:noProof/>
                  </w:rPr>
                </w:rPrChange>
              </w:rPr>
              <w:instrText xml:space="preserve"> </w:instrText>
            </w:r>
            <w:r w:rsidRPr="00A02E0A">
              <w:rPr>
                <w:noProof/>
                <w:rPrChange w:id="659" w:author="chunliu wang" w:date="2017-06-04T16:58:00Z">
                  <w:rPr>
                    <w:noProof/>
                  </w:rPr>
                </w:rPrChange>
              </w:rPr>
              <w:instrText>HYPERLINK \l "_Toc484358839"</w:instrText>
            </w:r>
            <w:r w:rsidRPr="00A02E0A">
              <w:rPr>
                <w:rStyle w:val="ac"/>
                <w:noProof/>
                <w:rPrChange w:id="660" w:author="chunliu wang" w:date="2017-06-04T16:58:00Z">
                  <w:rPr>
                    <w:rStyle w:val="ac"/>
                    <w:noProof/>
                  </w:rPr>
                </w:rPrChange>
              </w:rPr>
              <w:instrText xml:space="preserve"> </w:instrText>
            </w:r>
            <w:r w:rsidRPr="00A02E0A">
              <w:rPr>
                <w:rStyle w:val="ac"/>
                <w:noProof/>
                <w:rPrChange w:id="661" w:author="chunliu wang" w:date="2017-06-04T16:58:00Z">
                  <w:rPr>
                    <w:rStyle w:val="ac"/>
                    <w:noProof/>
                  </w:rPr>
                </w:rPrChange>
              </w:rPr>
            </w:r>
            <w:r w:rsidRPr="00A02E0A">
              <w:rPr>
                <w:rStyle w:val="ac"/>
                <w:noProof/>
                <w:rPrChange w:id="662" w:author="chunliu wang" w:date="2017-06-04T16:58:00Z">
                  <w:rPr>
                    <w:rStyle w:val="ac"/>
                    <w:noProof/>
                  </w:rPr>
                </w:rPrChange>
              </w:rPr>
              <w:fldChar w:fldCharType="separate"/>
            </w:r>
            <w:r w:rsidRPr="00A02E0A">
              <w:rPr>
                <w:rStyle w:val="ac"/>
                <w:rFonts w:ascii="Times" w:eastAsia="宋体" w:hAnsi="Times"/>
                <w:noProof/>
                <w:rPrChange w:id="663" w:author="chunliu wang" w:date="2017-06-04T16:58:00Z">
                  <w:rPr>
                    <w:rStyle w:val="ac"/>
                    <w:rFonts w:ascii="Times" w:eastAsia="宋体" w:hAnsi="Times"/>
                    <w:b/>
                    <w:noProof/>
                  </w:rPr>
                </w:rPrChange>
              </w:rPr>
              <w:t>4.2.3</w:t>
            </w:r>
            <w:r w:rsidRPr="00A02E0A">
              <w:rPr>
                <w:noProof/>
                <w:rPrChange w:id="664" w:author="chunliu wang" w:date="2017-06-04T16:58:00Z">
                  <w:rPr>
                    <w:noProof/>
                  </w:rPr>
                </w:rPrChange>
              </w:rPr>
              <w:tab/>
            </w:r>
            <w:r w:rsidRPr="00A02E0A">
              <w:rPr>
                <w:rStyle w:val="ac"/>
                <w:rFonts w:ascii="Times" w:eastAsia="宋体" w:hAnsi="Times"/>
                <w:noProof/>
                <w:rPrChange w:id="665" w:author="chunliu wang" w:date="2017-06-04T16:58:00Z">
                  <w:rPr>
                    <w:rStyle w:val="ac"/>
                    <w:rFonts w:ascii="Times" w:eastAsia="宋体" w:hAnsi="Times"/>
                    <w:b/>
                    <w:noProof/>
                  </w:rPr>
                </w:rPrChange>
              </w:rPr>
              <w:t>构建</w:t>
            </w:r>
            <w:r w:rsidRPr="00A02E0A">
              <w:rPr>
                <w:rStyle w:val="ac"/>
                <w:rFonts w:ascii="Times" w:eastAsia="宋体" w:hAnsi="Times"/>
                <w:noProof/>
                <w:rPrChange w:id="666" w:author="chunliu wang" w:date="2017-06-04T16:58:00Z">
                  <w:rPr>
                    <w:rStyle w:val="ac"/>
                    <w:rFonts w:ascii="Times" w:eastAsia="宋体" w:hAnsi="Times"/>
                    <w:b/>
                    <w:noProof/>
                  </w:rPr>
                </w:rPrChange>
              </w:rPr>
              <w:t>HTTP</w:t>
            </w:r>
            <w:r w:rsidRPr="00A02E0A">
              <w:rPr>
                <w:rStyle w:val="ac"/>
                <w:rFonts w:ascii="Times" w:eastAsia="宋体" w:hAnsi="Times"/>
                <w:noProof/>
                <w:rPrChange w:id="667" w:author="chunliu wang" w:date="2017-06-04T16:58:00Z">
                  <w:rPr>
                    <w:rStyle w:val="ac"/>
                    <w:rFonts w:ascii="Times" w:eastAsia="宋体" w:hAnsi="Times"/>
                    <w:b/>
                    <w:noProof/>
                  </w:rPr>
                </w:rPrChange>
              </w:rPr>
              <w:t>服务器</w:t>
            </w:r>
            <w:r w:rsidRPr="00A02E0A">
              <w:rPr>
                <w:noProof/>
                <w:webHidden/>
                <w:rPrChange w:id="668" w:author="chunliu wang" w:date="2017-06-04T16:58:00Z">
                  <w:rPr>
                    <w:noProof/>
                    <w:webHidden/>
                  </w:rPr>
                </w:rPrChange>
              </w:rPr>
              <w:tab/>
            </w:r>
            <w:r w:rsidRPr="00A02E0A">
              <w:rPr>
                <w:noProof/>
                <w:webHidden/>
                <w:rPrChange w:id="669" w:author="chunliu wang" w:date="2017-06-04T16:58:00Z">
                  <w:rPr>
                    <w:noProof/>
                    <w:webHidden/>
                  </w:rPr>
                </w:rPrChange>
              </w:rPr>
              <w:fldChar w:fldCharType="begin"/>
            </w:r>
            <w:r w:rsidRPr="00A02E0A">
              <w:rPr>
                <w:noProof/>
                <w:webHidden/>
                <w:rPrChange w:id="670" w:author="chunliu wang" w:date="2017-06-04T16:58:00Z">
                  <w:rPr>
                    <w:noProof/>
                    <w:webHidden/>
                  </w:rPr>
                </w:rPrChange>
              </w:rPr>
              <w:instrText xml:space="preserve"> PAGEREF _Toc484358839 \h </w:instrText>
            </w:r>
            <w:r w:rsidRPr="00A02E0A">
              <w:rPr>
                <w:noProof/>
                <w:webHidden/>
                <w:rPrChange w:id="671" w:author="chunliu wang" w:date="2017-06-04T16:58:00Z">
                  <w:rPr>
                    <w:noProof/>
                    <w:webHidden/>
                  </w:rPr>
                </w:rPrChange>
              </w:rPr>
            </w:r>
          </w:ins>
          <w:r w:rsidRPr="00A02E0A">
            <w:rPr>
              <w:noProof/>
              <w:webHidden/>
              <w:rPrChange w:id="672" w:author="chunliu wang" w:date="2017-06-04T16:58:00Z">
                <w:rPr>
                  <w:noProof/>
                  <w:webHidden/>
                </w:rPr>
              </w:rPrChange>
            </w:rPr>
            <w:fldChar w:fldCharType="separate"/>
          </w:r>
          <w:ins w:id="673" w:author="chunliu wang" w:date="2017-06-04T16:58:00Z">
            <w:r w:rsidRPr="00A02E0A">
              <w:rPr>
                <w:noProof/>
                <w:webHidden/>
                <w:rPrChange w:id="674" w:author="chunliu wang" w:date="2017-06-04T16:58:00Z">
                  <w:rPr>
                    <w:noProof/>
                    <w:webHidden/>
                  </w:rPr>
                </w:rPrChange>
              </w:rPr>
              <w:t>14</w:t>
            </w:r>
            <w:r w:rsidRPr="00A02E0A">
              <w:rPr>
                <w:noProof/>
                <w:webHidden/>
                <w:rPrChange w:id="675" w:author="chunliu wang" w:date="2017-06-04T16:58:00Z">
                  <w:rPr>
                    <w:noProof/>
                    <w:webHidden/>
                  </w:rPr>
                </w:rPrChange>
              </w:rPr>
              <w:fldChar w:fldCharType="end"/>
            </w:r>
            <w:r w:rsidRPr="00A02E0A">
              <w:rPr>
                <w:rStyle w:val="ac"/>
                <w:noProof/>
                <w:rPrChange w:id="676" w:author="chunliu wang" w:date="2017-06-04T16:58:00Z">
                  <w:rPr>
                    <w:rStyle w:val="ac"/>
                    <w:noProof/>
                  </w:rPr>
                </w:rPrChange>
              </w:rPr>
              <w:fldChar w:fldCharType="end"/>
            </w:r>
          </w:ins>
        </w:p>
        <w:p w14:paraId="69CA4406" w14:textId="379707D2" w:rsidR="00A02E0A" w:rsidRPr="00A02E0A" w:rsidRDefault="00A02E0A">
          <w:pPr>
            <w:pStyle w:val="31"/>
            <w:tabs>
              <w:tab w:val="left" w:pos="1680"/>
              <w:tab w:val="right" w:leader="dot" w:pos="8296"/>
            </w:tabs>
            <w:rPr>
              <w:ins w:id="677" w:author="chunliu wang" w:date="2017-06-04T16:58:00Z"/>
              <w:noProof/>
              <w:rPrChange w:id="678" w:author="chunliu wang" w:date="2017-06-04T16:58:00Z">
                <w:rPr>
                  <w:ins w:id="679" w:author="chunliu wang" w:date="2017-06-04T16:58:00Z"/>
                  <w:noProof/>
                </w:rPr>
              </w:rPrChange>
            </w:rPr>
          </w:pPr>
          <w:ins w:id="680" w:author="chunliu wang" w:date="2017-06-04T16:58:00Z">
            <w:r w:rsidRPr="00A02E0A">
              <w:rPr>
                <w:rStyle w:val="ac"/>
                <w:noProof/>
                <w:rPrChange w:id="681" w:author="chunliu wang" w:date="2017-06-04T16:58:00Z">
                  <w:rPr>
                    <w:rStyle w:val="ac"/>
                    <w:noProof/>
                  </w:rPr>
                </w:rPrChange>
              </w:rPr>
              <w:fldChar w:fldCharType="begin"/>
            </w:r>
            <w:r w:rsidRPr="00A02E0A">
              <w:rPr>
                <w:rStyle w:val="ac"/>
                <w:noProof/>
                <w:rPrChange w:id="682" w:author="chunliu wang" w:date="2017-06-04T16:58:00Z">
                  <w:rPr>
                    <w:rStyle w:val="ac"/>
                    <w:noProof/>
                  </w:rPr>
                </w:rPrChange>
              </w:rPr>
              <w:instrText xml:space="preserve"> </w:instrText>
            </w:r>
            <w:r w:rsidRPr="00A02E0A">
              <w:rPr>
                <w:noProof/>
                <w:rPrChange w:id="683" w:author="chunliu wang" w:date="2017-06-04T16:58:00Z">
                  <w:rPr>
                    <w:noProof/>
                  </w:rPr>
                </w:rPrChange>
              </w:rPr>
              <w:instrText>HYPERLINK \l "_Toc484358840"</w:instrText>
            </w:r>
            <w:r w:rsidRPr="00A02E0A">
              <w:rPr>
                <w:rStyle w:val="ac"/>
                <w:noProof/>
                <w:rPrChange w:id="684" w:author="chunliu wang" w:date="2017-06-04T16:58:00Z">
                  <w:rPr>
                    <w:rStyle w:val="ac"/>
                    <w:noProof/>
                  </w:rPr>
                </w:rPrChange>
              </w:rPr>
              <w:instrText xml:space="preserve"> </w:instrText>
            </w:r>
            <w:r w:rsidRPr="00A02E0A">
              <w:rPr>
                <w:rStyle w:val="ac"/>
                <w:noProof/>
                <w:rPrChange w:id="685" w:author="chunliu wang" w:date="2017-06-04T16:58:00Z">
                  <w:rPr>
                    <w:rStyle w:val="ac"/>
                    <w:noProof/>
                  </w:rPr>
                </w:rPrChange>
              </w:rPr>
            </w:r>
            <w:r w:rsidRPr="00A02E0A">
              <w:rPr>
                <w:rStyle w:val="ac"/>
                <w:noProof/>
                <w:rPrChange w:id="686" w:author="chunliu wang" w:date="2017-06-04T16:58:00Z">
                  <w:rPr>
                    <w:rStyle w:val="ac"/>
                    <w:noProof/>
                  </w:rPr>
                </w:rPrChange>
              </w:rPr>
              <w:fldChar w:fldCharType="separate"/>
            </w:r>
            <w:r w:rsidRPr="00A02E0A">
              <w:rPr>
                <w:rStyle w:val="ac"/>
                <w:rFonts w:ascii="Times" w:eastAsia="宋体" w:hAnsi="Times"/>
                <w:noProof/>
                <w:rPrChange w:id="687" w:author="chunliu wang" w:date="2017-06-04T16:58:00Z">
                  <w:rPr>
                    <w:rStyle w:val="ac"/>
                    <w:rFonts w:ascii="Times" w:eastAsia="宋体" w:hAnsi="Times"/>
                    <w:b/>
                    <w:noProof/>
                  </w:rPr>
                </w:rPrChange>
              </w:rPr>
              <w:t>4.2.4</w:t>
            </w:r>
            <w:r w:rsidRPr="00A02E0A">
              <w:rPr>
                <w:noProof/>
                <w:rPrChange w:id="688" w:author="chunliu wang" w:date="2017-06-04T16:58:00Z">
                  <w:rPr>
                    <w:noProof/>
                  </w:rPr>
                </w:rPrChange>
              </w:rPr>
              <w:tab/>
            </w:r>
            <w:r w:rsidRPr="00A02E0A">
              <w:rPr>
                <w:rStyle w:val="ac"/>
                <w:rFonts w:ascii="Times" w:eastAsia="宋体" w:hAnsi="Times"/>
                <w:noProof/>
                <w:rPrChange w:id="689" w:author="chunliu wang" w:date="2017-06-04T16:58:00Z">
                  <w:rPr>
                    <w:rStyle w:val="ac"/>
                    <w:rFonts w:ascii="Times" w:eastAsia="宋体" w:hAnsi="Times"/>
                    <w:b/>
                    <w:noProof/>
                  </w:rPr>
                </w:rPrChange>
              </w:rPr>
              <w:t>构建</w:t>
            </w:r>
            <w:r w:rsidRPr="00A02E0A">
              <w:rPr>
                <w:rStyle w:val="ac"/>
                <w:rFonts w:ascii="Times" w:eastAsia="宋体" w:hAnsi="Times"/>
                <w:noProof/>
                <w:rPrChange w:id="690" w:author="chunliu wang" w:date="2017-06-04T16:58:00Z">
                  <w:rPr>
                    <w:rStyle w:val="ac"/>
                    <w:rFonts w:ascii="Times" w:eastAsia="宋体" w:hAnsi="Times"/>
                    <w:b/>
                    <w:noProof/>
                  </w:rPr>
                </w:rPrChange>
              </w:rPr>
              <w:t>WebSocket</w:t>
            </w:r>
            <w:r w:rsidRPr="00A02E0A">
              <w:rPr>
                <w:rStyle w:val="ac"/>
                <w:rFonts w:ascii="Times" w:eastAsia="宋体" w:hAnsi="Times"/>
                <w:noProof/>
                <w:rPrChange w:id="691" w:author="chunliu wang" w:date="2017-06-04T16:58:00Z">
                  <w:rPr>
                    <w:rStyle w:val="ac"/>
                    <w:rFonts w:ascii="Times" w:eastAsia="宋体" w:hAnsi="Times"/>
                    <w:b/>
                    <w:noProof/>
                  </w:rPr>
                </w:rPrChange>
              </w:rPr>
              <w:t>服务器</w:t>
            </w:r>
            <w:r w:rsidRPr="00A02E0A">
              <w:rPr>
                <w:noProof/>
                <w:webHidden/>
                <w:rPrChange w:id="692" w:author="chunliu wang" w:date="2017-06-04T16:58:00Z">
                  <w:rPr>
                    <w:noProof/>
                    <w:webHidden/>
                  </w:rPr>
                </w:rPrChange>
              </w:rPr>
              <w:tab/>
            </w:r>
            <w:r w:rsidRPr="00A02E0A">
              <w:rPr>
                <w:noProof/>
                <w:webHidden/>
                <w:rPrChange w:id="693" w:author="chunliu wang" w:date="2017-06-04T16:58:00Z">
                  <w:rPr>
                    <w:noProof/>
                    <w:webHidden/>
                  </w:rPr>
                </w:rPrChange>
              </w:rPr>
              <w:fldChar w:fldCharType="begin"/>
            </w:r>
            <w:r w:rsidRPr="00A02E0A">
              <w:rPr>
                <w:noProof/>
                <w:webHidden/>
                <w:rPrChange w:id="694" w:author="chunliu wang" w:date="2017-06-04T16:58:00Z">
                  <w:rPr>
                    <w:noProof/>
                    <w:webHidden/>
                  </w:rPr>
                </w:rPrChange>
              </w:rPr>
              <w:instrText xml:space="preserve"> PAGEREF _Toc484358840 \h </w:instrText>
            </w:r>
            <w:r w:rsidRPr="00A02E0A">
              <w:rPr>
                <w:noProof/>
                <w:webHidden/>
                <w:rPrChange w:id="695" w:author="chunliu wang" w:date="2017-06-04T16:58:00Z">
                  <w:rPr>
                    <w:noProof/>
                    <w:webHidden/>
                  </w:rPr>
                </w:rPrChange>
              </w:rPr>
            </w:r>
          </w:ins>
          <w:r w:rsidRPr="00A02E0A">
            <w:rPr>
              <w:noProof/>
              <w:webHidden/>
              <w:rPrChange w:id="696" w:author="chunliu wang" w:date="2017-06-04T16:58:00Z">
                <w:rPr>
                  <w:noProof/>
                  <w:webHidden/>
                </w:rPr>
              </w:rPrChange>
            </w:rPr>
            <w:fldChar w:fldCharType="separate"/>
          </w:r>
          <w:ins w:id="697" w:author="chunliu wang" w:date="2017-06-04T16:58:00Z">
            <w:r w:rsidRPr="00A02E0A">
              <w:rPr>
                <w:noProof/>
                <w:webHidden/>
                <w:rPrChange w:id="698" w:author="chunliu wang" w:date="2017-06-04T16:58:00Z">
                  <w:rPr>
                    <w:noProof/>
                    <w:webHidden/>
                  </w:rPr>
                </w:rPrChange>
              </w:rPr>
              <w:t>15</w:t>
            </w:r>
            <w:r w:rsidRPr="00A02E0A">
              <w:rPr>
                <w:noProof/>
                <w:webHidden/>
                <w:rPrChange w:id="699" w:author="chunliu wang" w:date="2017-06-04T16:58:00Z">
                  <w:rPr>
                    <w:noProof/>
                    <w:webHidden/>
                  </w:rPr>
                </w:rPrChange>
              </w:rPr>
              <w:fldChar w:fldCharType="end"/>
            </w:r>
            <w:r w:rsidRPr="00A02E0A">
              <w:rPr>
                <w:rStyle w:val="ac"/>
                <w:noProof/>
                <w:rPrChange w:id="700" w:author="chunliu wang" w:date="2017-06-04T16:58:00Z">
                  <w:rPr>
                    <w:rStyle w:val="ac"/>
                    <w:noProof/>
                  </w:rPr>
                </w:rPrChange>
              </w:rPr>
              <w:fldChar w:fldCharType="end"/>
            </w:r>
          </w:ins>
        </w:p>
        <w:p w14:paraId="0FA07871" w14:textId="640DB08F" w:rsidR="00A02E0A" w:rsidRPr="00A02E0A" w:rsidRDefault="00A02E0A">
          <w:pPr>
            <w:pStyle w:val="21"/>
            <w:tabs>
              <w:tab w:val="left" w:pos="1050"/>
              <w:tab w:val="right" w:leader="dot" w:pos="8296"/>
            </w:tabs>
            <w:rPr>
              <w:ins w:id="701" w:author="chunliu wang" w:date="2017-06-04T16:58:00Z"/>
              <w:noProof/>
              <w:rPrChange w:id="702" w:author="chunliu wang" w:date="2017-06-04T16:58:00Z">
                <w:rPr>
                  <w:ins w:id="703" w:author="chunliu wang" w:date="2017-06-04T16:58:00Z"/>
                  <w:noProof/>
                </w:rPr>
              </w:rPrChange>
            </w:rPr>
          </w:pPr>
          <w:ins w:id="704" w:author="chunliu wang" w:date="2017-06-04T16:58:00Z">
            <w:r w:rsidRPr="00A02E0A">
              <w:rPr>
                <w:rStyle w:val="ac"/>
                <w:noProof/>
                <w:rPrChange w:id="705" w:author="chunliu wang" w:date="2017-06-04T16:58:00Z">
                  <w:rPr>
                    <w:rStyle w:val="ac"/>
                    <w:noProof/>
                  </w:rPr>
                </w:rPrChange>
              </w:rPr>
              <w:fldChar w:fldCharType="begin"/>
            </w:r>
            <w:r w:rsidRPr="00A02E0A">
              <w:rPr>
                <w:rStyle w:val="ac"/>
                <w:noProof/>
                <w:rPrChange w:id="706" w:author="chunliu wang" w:date="2017-06-04T16:58:00Z">
                  <w:rPr>
                    <w:rStyle w:val="ac"/>
                    <w:noProof/>
                  </w:rPr>
                </w:rPrChange>
              </w:rPr>
              <w:instrText xml:space="preserve"> </w:instrText>
            </w:r>
            <w:r w:rsidRPr="00A02E0A">
              <w:rPr>
                <w:noProof/>
                <w:rPrChange w:id="707" w:author="chunliu wang" w:date="2017-06-04T16:58:00Z">
                  <w:rPr>
                    <w:noProof/>
                  </w:rPr>
                </w:rPrChange>
              </w:rPr>
              <w:instrText>HYPERLINK \l "_Toc484358841"</w:instrText>
            </w:r>
            <w:r w:rsidRPr="00A02E0A">
              <w:rPr>
                <w:rStyle w:val="ac"/>
                <w:noProof/>
                <w:rPrChange w:id="708" w:author="chunliu wang" w:date="2017-06-04T16:58:00Z">
                  <w:rPr>
                    <w:rStyle w:val="ac"/>
                    <w:noProof/>
                  </w:rPr>
                </w:rPrChange>
              </w:rPr>
              <w:instrText xml:space="preserve"> </w:instrText>
            </w:r>
            <w:r w:rsidRPr="00A02E0A">
              <w:rPr>
                <w:rStyle w:val="ac"/>
                <w:noProof/>
                <w:rPrChange w:id="709" w:author="chunliu wang" w:date="2017-06-04T16:58:00Z">
                  <w:rPr>
                    <w:rStyle w:val="ac"/>
                    <w:noProof/>
                  </w:rPr>
                </w:rPrChange>
              </w:rPr>
            </w:r>
            <w:r w:rsidRPr="00A02E0A">
              <w:rPr>
                <w:rStyle w:val="ac"/>
                <w:noProof/>
                <w:rPrChange w:id="710" w:author="chunliu wang" w:date="2017-06-04T16:58:00Z">
                  <w:rPr>
                    <w:rStyle w:val="ac"/>
                    <w:noProof/>
                  </w:rPr>
                </w:rPrChange>
              </w:rPr>
              <w:fldChar w:fldCharType="separate"/>
            </w:r>
            <w:r w:rsidRPr="00A02E0A">
              <w:rPr>
                <w:rStyle w:val="ac"/>
                <w:rFonts w:ascii="Times" w:eastAsia="宋体" w:hAnsi="Times"/>
                <w:noProof/>
                <w:rPrChange w:id="711" w:author="chunliu wang" w:date="2017-06-04T16:58:00Z">
                  <w:rPr>
                    <w:rStyle w:val="ac"/>
                    <w:rFonts w:ascii="Times" w:eastAsia="宋体" w:hAnsi="Times"/>
                    <w:b/>
                    <w:noProof/>
                  </w:rPr>
                </w:rPrChange>
              </w:rPr>
              <w:t>4.3</w:t>
            </w:r>
            <w:r w:rsidRPr="00A02E0A">
              <w:rPr>
                <w:noProof/>
                <w:rPrChange w:id="712" w:author="chunliu wang" w:date="2017-06-04T16:58:00Z">
                  <w:rPr>
                    <w:noProof/>
                  </w:rPr>
                </w:rPrChange>
              </w:rPr>
              <w:tab/>
            </w:r>
            <w:r w:rsidRPr="00A02E0A">
              <w:rPr>
                <w:rStyle w:val="ac"/>
                <w:rFonts w:ascii="Times" w:eastAsia="宋体" w:hAnsi="Times"/>
                <w:noProof/>
                <w:rPrChange w:id="713" w:author="chunliu wang" w:date="2017-06-04T16:58:00Z">
                  <w:rPr>
                    <w:rStyle w:val="ac"/>
                    <w:rFonts w:ascii="Times" w:eastAsia="宋体" w:hAnsi="Times"/>
                    <w:b/>
                    <w:noProof/>
                  </w:rPr>
                </w:rPrChange>
              </w:rPr>
              <w:t>文件系统</w:t>
            </w:r>
            <w:r w:rsidRPr="00A02E0A">
              <w:rPr>
                <w:noProof/>
                <w:webHidden/>
                <w:rPrChange w:id="714" w:author="chunliu wang" w:date="2017-06-04T16:58:00Z">
                  <w:rPr>
                    <w:noProof/>
                    <w:webHidden/>
                  </w:rPr>
                </w:rPrChange>
              </w:rPr>
              <w:tab/>
            </w:r>
            <w:r w:rsidRPr="00A02E0A">
              <w:rPr>
                <w:noProof/>
                <w:webHidden/>
                <w:rPrChange w:id="715" w:author="chunliu wang" w:date="2017-06-04T16:58:00Z">
                  <w:rPr>
                    <w:noProof/>
                    <w:webHidden/>
                  </w:rPr>
                </w:rPrChange>
              </w:rPr>
              <w:fldChar w:fldCharType="begin"/>
            </w:r>
            <w:r w:rsidRPr="00A02E0A">
              <w:rPr>
                <w:noProof/>
                <w:webHidden/>
                <w:rPrChange w:id="716" w:author="chunliu wang" w:date="2017-06-04T16:58:00Z">
                  <w:rPr>
                    <w:noProof/>
                    <w:webHidden/>
                  </w:rPr>
                </w:rPrChange>
              </w:rPr>
              <w:instrText xml:space="preserve"> PAGEREF _Toc484358841 \h </w:instrText>
            </w:r>
            <w:r w:rsidRPr="00A02E0A">
              <w:rPr>
                <w:noProof/>
                <w:webHidden/>
                <w:rPrChange w:id="717" w:author="chunliu wang" w:date="2017-06-04T16:58:00Z">
                  <w:rPr>
                    <w:noProof/>
                    <w:webHidden/>
                  </w:rPr>
                </w:rPrChange>
              </w:rPr>
            </w:r>
          </w:ins>
          <w:r w:rsidRPr="00A02E0A">
            <w:rPr>
              <w:noProof/>
              <w:webHidden/>
              <w:rPrChange w:id="718" w:author="chunliu wang" w:date="2017-06-04T16:58:00Z">
                <w:rPr>
                  <w:noProof/>
                  <w:webHidden/>
                </w:rPr>
              </w:rPrChange>
            </w:rPr>
            <w:fldChar w:fldCharType="separate"/>
          </w:r>
          <w:ins w:id="719" w:author="chunliu wang" w:date="2017-06-04T16:58:00Z">
            <w:r w:rsidRPr="00A02E0A">
              <w:rPr>
                <w:noProof/>
                <w:webHidden/>
                <w:rPrChange w:id="720" w:author="chunliu wang" w:date="2017-06-04T16:58:00Z">
                  <w:rPr>
                    <w:noProof/>
                    <w:webHidden/>
                  </w:rPr>
                </w:rPrChange>
              </w:rPr>
              <w:t>16</w:t>
            </w:r>
            <w:r w:rsidRPr="00A02E0A">
              <w:rPr>
                <w:noProof/>
                <w:webHidden/>
                <w:rPrChange w:id="721" w:author="chunliu wang" w:date="2017-06-04T16:58:00Z">
                  <w:rPr>
                    <w:noProof/>
                    <w:webHidden/>
                  </w:rPr>
                </w:rPrChange>
              </w:rPr>
              <w:fldChar w:fldCharType="end"/>
            </w:r>
            <w:r w:rsidRPr="00A02E0A">
              <w:rPr>
                <w:rStyle w:val="ac"/>
                <w:noProof/>
                <w:rPrChange w:id="722" w:author="chunliu wang" w:date="2017-06-04T16:58:00Z">
                  <w:rPr>
                    <w:rStyle w:val="ac"/>
                    <w:noProof/>
                  </w:rPr>
                </w:rPrChange>
              </w:rPr>
              <w:fldChar w:fldCharType="end"/>
            </w:r>
          </w:ins>
        </w:p>
        <w:p w14:paraId="1A394DDC" w14:textId="3088109C" w:rsidR="00A02E0A" w:rsidRPr="00A02E0A" w:rsidRDefault="00A02E0A">
          <w:pPr>
            <w:pStyle w:val="31"/>
            <w:tabs>
              <w:tab w:val="left" w:pos="1680"/>
              <w:tab w:val="right" w:leader="dot" w:pos="8296"/>
            </w:tabs>
            <w:rPr>
              <w:ins w:id="723" w:author="chunliu wang" w:date="2017-06-04T16:58:00Z"/>
              <w:noProof/>
              <w:rPrChange w:id="724" w:author="chunliu wang" w:date="2017-06-04T16:58:00Z">
                <w:rPr>
                  <w:ins w:id="725" w:author="chunliu wang" w:date="2017-06-04T16:58:00Z"/>
                  <w:noProof/>
                </w:rPr>
              </w:rPrChange>
            </w:rPr>
          </w:pPr>
          <w:ins w:id="726" w:author="chunliu wang" w:date="2017-06-04T16:58:00Z">
            <w:r w:rsidRPr="00A02E0A">
              <w:rPr>
                <w:rStyle w:val="ac"/>
                <w:noProof/>
                <w:rPrChange w:id="727" w:author="chunliu wang" w:date="2017-06-04T16:58:00Z">
                  <w:rPr>
                    <w:rStyle w:val="ac"/>
                    <w:noProof/>
                  </w:rPr>
                </w:rPrChange>
              </w:rPr>
              <w:fldChar w:fldCharType="begin"/>
            </w:r>
            <w:r w:rsidRPr="00A02E0A">
              <w:rPr>
                <w:rStyle w:val="ac"/>
                <w:noProof/>
                <w:rPrChange w:id="728" w:author="chunliu wang" w:date="2017-06-04T16:58:00Z">
                  <w:rPr>
                    <w:rStyle w:val="ac"/>
                    <w:noProof/>
                  </w:rPr>
                </w:rPrChange>
              </w:rPr>
              <w:instrText xml:space="preserve"> </w:instrText>
            </w:r>
            <w:r w:rsidRPr="00A02E0A">
              <w:rPr>
                <w:noProof/>
                <w:rPrChange w:id="729" w:author="chunliu wang" w:date="2017-06-04T16:58:00Z">
                  <w:rPr>
                    <w:noProof/>
                  </w:rPr>
                </w:rPrChange>
              </w:rPr>
              <w:instrText>HYPERLINK \l "_Toc484358842"</w:instrText>
            </w:r>
            <w:r w:rsidRPr="00A02E0A">
              <w:rPr>
                <w:rStyle w:val="ac"/>
                <w:noProof/>
                <w:rPrChange w:id="730" w:author="chunliu wang" w:date="2017-06-04T16:58:00Z">
                  <w:rPr>
                    <w:rStyle w:val="ac"/>
                    <w:noProof/>
                  </w:rPr>
                </w:rPrChange>
              </w:rPr>
              <w:instrText xml:space="preserve"> </w:instrText>
            </w:r>
            <w:r w:rsidRPr="00A02E0A">
              <w:rPr>
                <w:rStyle w:val="ac"/>
                <w:noProof/>
                <w:rPrChange w:id="731" w:author="chunliu wang" w:date="2017-06-04T16:58:00Z">
                  <w:rPr>
                    <w:rStyle w:val="ac"/>
                    <w:noProof/>
                  </w:rPr>
                </w:rPrChange>
              </w:rPr>
            </w:r>
            <w:r w:rsidRPr="00A02E0A">
              <w:rPr>
                <w:rStyle w:val="ac"/>
                <w:noProof/>
                <w:rPrChange w:id="732" w:author="chunliu wang" w:date="2017-06-04T16:58:00Z">
                  <w:rPr>
                    <w:rStyle w:val="ac"/>
                    <w:noProof/>
                  </w:rPr>
                </w:rPrChange>
              </w:rPr>
              <w:fldChar w:fldCharType="separate"/>
            </w:r>
            <w:r w:rsidRPr="00A02E0A">
              <w:rPr>
                <w:rStyle w:val="ac"/>
                <w:rFonts w:ascii="Times" w:eastAsia="宋体" w:hAnsi="Times"/>
                <w:noProof/>
                <w:rPrChange w:id="733" w:author="chunliu wang" w:date="2017-06-04T16:58:00Z">
                  <w:rPr>
                    <w:rStyle w:val="ac"/>
                    <w:rFonts w:ascii="Times" w:eastAsia="宋体" w:hAnsi="Times"/>
                    <w:b/>
                    <w:noProof/>
                  </w:rPr>
                </w:rPrChange>
              </w:rPr>
              <w:t>4.3.1</w:t>
            </w:r>
            <w:r w:rsidRPr="00A02E0A">
              <w:rPr>
                <w:noProof/>
                <w:rPrChange w:id="734" w:author="chunliu wang" w:date="2017-06-04T16:58:00Z">
                  <w:rPr>
                    <w:noProof/>
                  </w:rPr>
                </w:rPrChange>
              </w:rPr>
              <w:tab/>
            </w:r>
            <w:r w:rsidRPr="00A02E0A">
              <w:rPr>
                <w:rStyle w:val="ac"/>
                <w:rFonts w:ascii="Times" w:eastAsia="宋体" w:hAnsi="Times"/>
                <w:noProof/>
                <w:rPrChange w:id="735" w:author="chunliu wang" w:date="2017-06-04T16:58:00Z">
                  <w:rPr>
                    <w:rStyle w:val="ac"/>
                    <w:rFonts w:ascii="Times" w:eastAsia="宋体" w:hAnsi="Times"/>
                    <w:b/>
                    <w:noProof/>
                  </w:rPr>
                </w:rPrChange>
              </w:rPr>
              <w:t>文件操作</w:t>
            </w:r>
            <w:r w:rsidRPr="00A02E0A">
              <w:rPr>
                <w:noProof/>
                <w:webHidden/>
                <w:rPrChange w:id="736" w:author="chunliu wang" w:date="2017-06-04T16:58:00Z">
                  <w:rPr>
                    <w:noProof/>
                    <w:webHidden/>
                  </w:rPr>
                </w:rPrChange>
              </w:rPr>
              <w:tab/>
            </w:r>
            <w:r w:rsidRPr="00A02E0A">
              <w:rPr>
                <w:noProof/>
                <w:webHidden/>
                <w:rPrChange w:id="737" w:author="chunliu wang" w:date="2017-06-04T16:58:00Z">
                  <w:rPr>
                    <w:noProof/>
                    <w:webHidden/>
                  </w:rPr>
                </w:rPrChange>
              </w:rPr>
              <w:fldChar w:fldCharType="begin"/>
            </w:r>
            <w:r w:rsidRPr="00A02E0A">
              <w:rPr>
                <w:noProof/>
                <w:webHidden/>
                <w:rPrChange w:id="738" w:author="chunliu wang" w:date="2017-06-04T16:58:00Z">
                  <w:rPr>
                    <w:noProof/>
                    <w:webHidden/>
                  </w:rPr>
                </w:rPrChange>
              </w:rPr>
              <w:instrText xml:space="preserve"> PAGEREF _Toc484358842 \h </w:instrText>
            </w:r>
            <w:r w:rsidRPr="00A02E0A">
              <w:rPr>
                <w:noProof/>
                <w:webHidden/>
                <w:rPrChange w:id="739" w:author="chunliu wang" w:date="2017-06-04T16:58:00Z">
                  <w:rPr>
                    <w:noProof/>
                    <w:webHidden/>
                  </w:rPr>
                </w:rPrChange>
              </w:rPr>
            </w:r>
          </w:ins>
          <w:r w:rsidRPr="00A02E0A">
            <w:rPr>
              <w:noProof/>
              <w:webHidden/>
              <w:rPrChange w:id="740" w:author="chunliu wang" w:date="2017-06-04T16:58:00Z">
                <w:rPr>
                  <w:noProof/>
                  <w:webHidden/>
                </w:rPr>
              </w:rPrChange>
            </w:rPr>
            <w:fldChar w:fldCharType="separate"/>
          </w:r>
          <w:ins w:id="741" w:author="chunliu wang" w:date="2017-06-04T16:58:00Z">
            <w:r w:rsidRPr="00A02E0A">
              <w:rPr>
                <w:noProof/>
                <w:webHidden/>
                <w:rPrChange w:id="742" w:author="chunliu wang" w:date="2017-06-04T16:58:00Z">
                  <w:rPr>
                    <w:noProof/>
                    <w:webHidden/>
                  </w:rPr>
                </w:rPrChange>
              </w:rPr>
              <w:t>17</w:t>
            </w:r>
            <w:r w:rsidRPr="00A02E0A">
              <w:rPr>
                <w:noProof/>
                <w:webHidden/>
                <w:rPrChange w:id="743" w:author="chunliu wang" w:date="2017-06-04T16:58:00Z">
                  <w:rPr>
                    <w:noProof/>
                    <w:webHidden/>
                  </w:rPr>
                </w:rPrChange>
              </w:rPr>
              <w:fldChar w:fldCharType="end"/>
            </w:r>
            <w:r w:rsidRPr="00A02E0A">
              <w:rPr>
                <w:rStyle w:val="ac"/>
                <w:noProof/>
                <w:rPrChange w:id="744" w:author="chunliu wang" w:date="2017-06-04T16:58:00Z">
                  <w:rPr>
                    <w:rStyle w:val="ac"/>
                    <w:noProof/>
                  </w:rPr>
                </w:rPrChange>
              </w:rPr>
              <w:fldChar w:fldCharType="end"/>
            </w:r>
          </w:ins>
        </w:p>
        <w:p w14:paraId="236CBD5A" w14:textId="5C3FFE8C" w:rsidR="00A02E0A" w:rsidRPr="00A02E0A" w:rsidRDefault="00A02E0A">
          <w:pPr>
            <w:pStyle w:val="11"/>
            <w:tabs>
              <w:tab w:val="left" w:pos="420"/>
              <w:tab w:val="right" w:leader="dot" w:pos="8296"/>
            </w:tabs>
            <w:rPr>
              <w:ins w:id="745" w:author="chunliu wang" w:date="2017-06-04T16:58:00Z"/>
              <w:noProof/>
              <w:rPrChange w:id="746" w:author="chunliu wang" w:date="2017-06-04T16:58:00Z">
                <w:rPr>
                  <w:ins w:id="747" w:author="chunliu wang" w:date="2017-06-04T16:58:00Z"/>
                  <w:noProof/>
                </w:rPr>
              </w:rPrChange>
            </w:rPr>
          </w:pPr>
          <w:ins w:id="748" w:author="chunliu wang" w:date="2017-06-04T16:58:00Z">
            <w:r w:rsidRPr="00A02E0A">
              <w:rPr>
                <w:rStyle w:val="ac"/>
                <w:noProof/>
                <w:rPrChange w:id="749" w:author="chunliu wang" w:date="2017-06-04T16:58:00Z">
                  <w:rPr>
                    <w:rStyle w:val="ac"/>
                    <w:noProof/>
                  </w:rPr>
                </w:rPrChange>
              </w:rPr>
              <w:fldChar w:fldCharType="begin"/>
            </w:r>
            <w:r w:rsidRPr="00A02E0A">
              <w:rPr>
                <w:rStyle w:val="ac"/>
                <w:noProof/>
                <w:rPrChange w:id="750" w:author="chunliu wang" w:date="2017-06-04T16:58:00Z">
                  <w:rPr>
                    <w:rStyle w:val="ac"/>
                    <w:noProof/>
                  </w:rPr>
                </w:rPrChange>
              </w:rPr>
              <w:instrText xml:space="preserve"> </w:instrText>
            </w:r>
            <w:r w:rsidRPr="00A02E0A">
              <w:rPr>
                <w:noProof/>
                <w:rPrChange w:id="751" w:author="chunliu wang" w:date="2017-06-04T16:58:00Z">
                  <w:rPr>
                    <w:noProof/>
                  </w:rPr>
                </w:rPrChange>
              </w:rPr>
              <w:instrText>HYPERLINK \l "_Toc484358843"</w:instrText>
            </w:r>
            <w:r w:rsidRPr="00A02E0A">
              <w:rPr>
                <w:rStyle w:val="ac"/>
                <w:noProof/>
                <w:rPrChange w:id="752" w:author="chunliu wang" w:date="2017-06-04T16:58:00Z">
                  <w:rPr>
                    <w:rStyle w:val="ac"/>
                    <w:noProof/>
                  </w:rPr>
                </w:rPrChange>
              </w:rPr>
              <w:instrText xml:space="preserve"> </w:instrText>
            </w:r>
            <w:r w:rsidRPr="00A02E0A">
              <w:rPr>
                <w:rStyle w:val="ac"/>
                <w:noProof/>
                <w:rPrChange w:id="753" w:author="chunliu wang" w:date="2017-06-04T16:58:00Z">
                  <w:rPr>
                    <w:rStyle w:val="ac"/>
                    <w:noProof/>
                  </w:rPr>
                </w:rPrChange>
              </w:rPr>
            </w:r>
            <w:r w:rsidRPr="00A02E0A">
              <w:rPr>
                <w:rStyle w:val="ac"/>
                <w:noProof/>
                <w:rPrChange w:id="754" w:author="chunliu wang" w:date="2017-06-04T16:58:00Z">
                  <w:rPr>
                    <w:rStyle w:val="ac"/>
                    <w:noProof/>
                  </w:rPr>
                </w:rPrChange>
              </w:rPr>
              <w:fldChar w:fldCharType="separate"/>
            </w:r>
            <w:r w:rsidRPr="00A02E0A">
              <w:rPr>
                <w:rStyle w:val="ac"/>
                <w:rFonts w:ascii="Times" w:eastAsia="宋体" w:hAnsi="Times"/>
                <w:noProof/>
                <w:rPrChange w:id="755" w:author="chunliu wang" w:date="2017-06-04T16:58:00Z">
                  <w:rPr>
                    <w:rStyle w:val="ac"/>
                    <w:rFonts w:ascii="Times" w:eastAsia="宋体" w:hAnsi="Times"/>
                    <w:b/>
                    <w:noProof/>
                  </w:rPr>
                </w:rPrChange>
              </w:rPr>
              <w:t>5.</w:t>
            </w:r>
            <w:r w:rsidRPr="00A02E0A">
              <w:rPr>
                <w:noProof/>
                <w:rPrChange w:id="756" w:author="chunliu wang" w:date="2017-06-04T16:58:00Z">
                  <w:rPr>
                    <w:noProof/>
                  </w:rPr>
                </w:rPrChange>
              </w:rPr>
              <w:tab/>
            </w:r>
            <w:r w:rsidRPr="00A02E0A">
              <w:rPr>
                <w:rStyle w:val="ac"/>
                <w:rFonts w:ascii="Times" w:eastAsia="宋体" w:hAnsi="Times"/>
                <w:noProof/>
                <w:rPrChange w:id="757" w:author="chunliu wang" w:date="2017-06-04T16:58:00Z">
                  <w:rPr>
                    <w:rStyle w:val="ac"/>
                    <w:rFonts w:ascii="Times" w:eastAsia="宋体" w:hAnsi="Times"/>
                    <w:b/>
                    <w:noProof/>
                  </w:rPr>
                </w:rPrChange>
              </w:rPr>
              <w:t>数据需求</w:t>
            </w:r>
            <w:r w:rsidRPr="00A02E0A">
              <w:rPr>
                <w:noProof/>
                <w:webHidden/>
                <w:rPrChange w:id="758" w:author="chunliu wang" w:date="2017-06-04T16:58:00Z">
                  <w:rPr>
                    <w:noProof/>
                    <w:webHidden/>
                  </w:rPr>
                </w:rPrChange>
              </w:rPr>
              <w:tab/>
            </w:r>
            <w:r w:rsidRPr="00A02E0A">
              <w:rPr>
                <w:noProof/>
                <w:webHidden/>
                <w:rPrChange w:id="759" w:author="chunliu wang" w:date="2017-06-04T16:58:00Z">
                  <w:rPr>
                    <w:noProof/>
                    <w:webHidden/>
                  </w:rPr>
                </w:rPrChange>
              </w:rPr>
              <w:fldChar w:fldCharType="begin"/>
            </w:r>
            <w:r w:rsidRPr="00A02E0A">
              <w:rPr>
                <w:noProof/>
                <w:webHidden/>
                <w:rPrChange w:id="760" w:author="chunliu wang" w:date="2017-06-04T16:58:00Z">
                  <w:rPr>
                    <w:noProof/>
                    <w:webHidden/>
                  </w:rPr>
                </w:rPrChange>
              </w:rPr>
              <w:instrText xml:space="preserve"> PAGEREF _Toc484358843 \h </w:instrText>
            </w:r>
            <w:r w:rsidRPr="00A02E0A">
              <w:rPr>
                <w:noProof/>
                <w:webHidden/>
                <w:rPrChange w:id="761" w:author="chunliu wang" w:date="2017-06-04T16:58:00Z">
                  <w:rPr>
                    <w:noProof/>
                    <w:webHidden/>
                  </w:rPr>
                </w:rPrChange>
              </w:rPr>
            </w:r>
          </w:ins>
          <w:r w:rsidRPr="00A02E0A">
            <w:rPr>
              <w:noProof/>
              <w:webHidden/>
              <w:rPrChange w:id="762" w:author="chunliu wang" w:date="2017-06-04T16:58:00Z">
                <w:rPr>
                  <w:noProof/>
                  <w:webHidden/>
                </w:rPr>
              </w:rPrChange>
            </w:rPr>
            <w:fldChar w:fldCharType="separate"/>
          </w:r>
          <w:ins w:id="763" w:author="chunliu wang" w:date="2017-06-04T16:58:00Z">
            <w:r w:rsidRPr="00A02E0A">
              <w:rPr>
                <w:noProof/>
                <w:webHidden/>
                <w:rPrChange w:id="764" w:author="chunliu wang" w:date="2017-06-04T16:58:00Z">
                  <w:rPr>
                    <w:noProof/>
                    <w:webHidden/>
                  </w:rPr>
                </w:rPrChange>
              </w:rPr>
              <w:t>20</w:t>
            </w:r>
            <w:r w:rsidRPr="00A02E0A">
              <w:rPr>
                <w:noProof/>
                <w:webHidden/>
                <w:rPrChange w:id="765" w:author="chunliu wang" w:date="2017-06-04T16:58:00Z">
                  <w:rPr>
                    <w:noProof/>
                    <w:webHidden/>
                  </w:rPr>
                </w:rPrChange>
              </w:rPr>
              <w:fldChar w:fldCharType="end"/>
            </w:r>
            <w:r w:rsidRPr="00A02E0A">
              <w:rPr>
                <w:rStyle w:val="ac"/>
                <w:noProof/>
                <w:rPrChange w:id="766" w:author="chunliu wang" w:date="2017-06-04T16:58:00Z">
                  <w:rPr>
                    <w:rStyle w:val="ac"/>
                    <w:noProof/>
                  </w:rPr>
                </w:rPrChange>
              </w:rPr>
              <w:fldChar w:fldCharType="end"/>
            </w:r>
          </w:ins>
        </w:p>
        <w:p w14:paraId="1DA8E3AA" w14:textId="05CC189A" w:rsidR="00A02E0A" w:rsidRPr="00A02E0A" w:rsidRDefault="00A02E0A">
          <w:pPr>
            <w:pStyle w:val="11"/>
            <w:tabs>
              <w:tab w:val="left" w:pos="420"/>
              <w:tab w:val="right" w:leader="dot" w:pos="8296"/>
            </w:tabs>
            <w:rPr>
              <w:ins w:id="767" w:author="chunliu wang" w:date="2017-06-04T16:58:00Z"/>
              <w:noProof/>
              <w:rPrChange w:id="768" w:author="chunliu wang" w:date="2017-06-04T16:58:00Z">
                <w:rPr>
                  <w:ins w:id="769" w:author="chunliu wang" w:date="2017-06-04T16:58:00Z"/>
                  <w:noProof/>
                </w:rPr>
              </w:rPrChange>
            </w:rPr>
          </w:pPr>
          <w:ins w:id="770" w:author="chunliu wang" w:date="2017-06-04T16:58:00Z">
            <w:r w:rsidRPr="00A02E0A">
              <w:rPr>
                <w:rStyle w:val="ac"/>
                <w:noProof/>
                <w:rPrChange w:id="771" w:author="chunliu wang" w:date="2017-06-04T16:58:00Z">
                  <w:rPr>
                    <w:rStyle w:val="ac"/>
                    <w:noProof/>
                  </w:rPr>
                </w:rPrChange>
              </w:rPr>
              <w:fldChar w:fldCharType="begin"/>
            </w:r>
            <w:r w:rsidRPr="00A02E0A">
              <w:rPr>
                <w:rStyle w:val="ac"/>
                <w:noProof/>
                <w:rPrChange w:id="772" w:author="chunliu wang" w:date="2017-06-04T16:58:00Z">
                  <w:rPr>
                    <w:rStyle w:val="ac"/>
                    <w:noProof/>
                  </w:rPr>
                </w:rPrChange>
              </w:rPr>
              <w:instrText xml:space="preserve"> </w:instrText>
            </w:r>
            <w:r w:rsidRPr="00A02E0A">
              <w:rPr>
                <w:noProof/>
                <w:rPrChange w:id="773" w:author="chunliu wang" w:date="2017-06-04T16:58:00Z">
                  <w:rPr>
                    <w:noProof/>
                  </w:rPr>
                </w:rPrChange>
              </w:rPr>
              <w:instrText>HYPERLINK \l "_Toc484358910"</w:instrText>
            </w:r>
            <w:r w:rsidRPr="00A02E0A">
              <w:rPr>
                <w:rStyle w:val="ac"/>
                <w:noProof/>
                <w:rPrChange w:id="774" w:author="chunliu wang" w:date="2017-06-04T16:58:00Z">
                  <w:rPr>
                    <w:rStyle w:val="ac"/>
                    <w:noProof/>
                  </w:rPr>
                </w:rPrChange>
              </w:rPr>
              <w:instrText xml:space="preserve"> </w:instrText>
            </w:r>
            <w:r w:rsidRPr="00A02E0A">
              <w:rPr>
                <w:rStyle w:val="ac"/>
                <w:noProof/>
                <w:rPrChange w:id="775" w:author="chunliu wang" w:date="2017-06-04T16:58:00Z">
                  <w:rPr>
                    <w:rStyle w:val="ac"/>
                    <w:noProof/>
                  </w:rPr>
                </w:rPrChange>
              </w:rPr>
            </w:r>
            <w:r w:rsidRPr="00A02E0A">
              <w:rPr>
                <w:rStyle w:val="ac"/>
                <w:noProof/>
                <w:rPrChange w:id="776" w:author="chunliu wang" w:date="2017-06-04T16:58:00Z">
                  <w:rPr>
                    <w:rStyle w:val="ac"/>
                    <w:noProof/>
                  </w:rPr>
                </w:rPrChange>
              </w:rPr>
              <w:fldChar w:fldCharType="separate"/>
            </w:r>
            <w:r w:rsidRPr="00A02E0A">
              <w:rPr>
                <w:rStyle w:val="ac"/>
                <w:rFonts w:ascii="Times" w:eastAsia="宋体" w:hAnsi="Times"/>
                <w:noProof/>
                <w:rPrChange w:id="777" w:author="chunliu wang" w:date="2017-06-04T16:58:00Z">
                  <w:rPr>
                    <w:rStyle w:val="ac"/>
                    <w:rFonts w:ascii="Times" w:eastAsia="宋体" w:hAnsi="Times"/>
                    <w:b/>
                    <w:noProof/>
                  </w:rPr>
                </w:rPrChange>
              </w:rPr>
              <w:t>6.</w:t>
            </w:r>
            <w:r w:rsidRPr="00A02E0A">
              <w:rPr>
                <w:noProof/>
                <w:rPrChange w:id="778" w:author="chunliu wang" w:date="2017-06-04T16:58:00Z">
                  <w:rPr>
                    <w:noProof/>
                  </w:rPr>
                </w:rPrChange>
              </w:rPr>
              <w:tab/>
            </w:r>
            <w:r w:rsidRPr="00A02E0A">
              <w:rPr>
                <w:rStyle w:val="ac"/>
                <w:rFonts w:ascii="Times" w:eastAsia="宋体" w:hAnsi="Times"/>
                <w:noProof/>
                <w:rPrChange w:id="779" w:author="chunliu wang" w:date="2017-06-04T16:58:00Z">
                  <w:rPr>
                    <w:rStyle w:val="ac"/>
                    <w:rFonts w:ascii="Times" w:eastAsia="宋体" w:hAnsi="Times"/>
                    <w:b/>
                    <w:noProof/>
                  </w:rPr>
                </w:rPrChange>
              </w:rPr>
              <w:t>非功能需求</w:t>
            </w:r>
            <w:r w:rsidRPr="00A02E0A">
              <w:rPr>
                <w:noProof/>
                <w:webHidden/>
                <w:rPrChange w:id="780" w:author="chunliu wang" w:date="2017-06-04T16:58:00Z">
                  <w:rPr>
                    <w:noProof/>
                    <w:webHidden/>
                  </w:rPr>
                </w:rPrChange>
              </w:rPr>
              <w:tab/>
            </w:r>
            <w:r w:rsidRPr="00A02E0A">
              <w:rPr>
                <w:noProof/>
                <w:webHidden/>
                <w:rPrChange w:id="781" w:author="chunliu wang" w:date="2017-06-04T16:58:00Z">
                  <w:rPr>
                    <w:noProof/>
                    <w:webHidden/>
                  </w:rPr>
                </w:rPrChange>
              </w:rPr>
              <w:fldChar w:fldCharType="begin"/>
            </w:r>
            <w:r w:rsidRPr="00A02E0A">
              <w:rPr>
                <w:noProof/>
                <w:webHidden/>
                <w:rPrChange w:id="782" w:author="chunliu wang" w:date="2017-06-04T16:58:00Z">
                  <w:rPr>
                    <w:noProof/>
                    <w:webHidden/>
                  </w:rPr>
                </w:rPrChange>
              </w:rPr>
              <w:instrText xml:space="preserve"> PAGEREF _Toc484358910 \h </w:instrText>
            </w:r>
            <w:r w:rsidRPr="00A02E0A">
              <w:rPr>
                <w:noProof/>
                <w:webHidden/>
                <w:rPrChange w:id="783" w:author="chunliu wang" w:date="2017-06-04T16:58:00Z">
                  <w:rPr>
                    <w:noProof/>
                    <w:webHidden/>
                  </w:rPr>
                </w:rPrChange>
              </w:rPr>
            </w:r>
          </w:ins>
          <w:r w:rsidRPr="00A02E0A">
            <w:rPr>
              <w:noProof/>
              <w:webHidden/>
              <w:rPrChange w:id="784" w:author="chunliu wang" w:date="2017-06-04T16:58:00Z">
                <w:rPr>
                  <w:noProof/>
                  <w:webHidden/>
                </w:rPr>
              </w:rPrChange>
            </w:rPr>
            <w:fldChar w:fldCharType="separate"/>
          </w:r>
          <w:ins w:id="785" w:author="chunliu wang" w:date="2017-06-04T16:58:00Z">
            <w:r w:rsidRPr="00A02E0A">
              <w:rPr>
                <w:noProof/>
                <w:webHidden/>
                <w:rPrChange w:id="786" w:author="chunliu wang" w:date="2017-06-04T16:58:00Z">
                  <w:rPr>
                    <w:noProof/>
                    <w:webHidden/>
                  </w:rPr>
                </w:rPrChange>
              </w:rPr>
              <w:t>20</w:t>
            </w:r>
            <w:r w:rsidRPr="00A02E0A">
              <w:rPr>
                <w:noProof/>
                <w:webHidden/>
                <w:rPrChange w:id="787" w:author="chunliu wang" w:date="2017-06-04T16:58:00Z">
                  <w:rPr>
                    <w:noProof/>
                    <w:webHidden/>
                  </w:rPr>
                </w:rPrChange>
              </w:rPr>
              <w:fldChar w:fldCharType="end"/>
            </w:r>
            <w:r w:rsidRPr="00A02E0A">
              <w:rPr>
                <w:rStyle w:val="ac"/>
                <w:noProof/>
                <w:rPrChange w:id="788" w:author="chunliu wang" w:date="2017-06-04T16:58:00Z">
                  <w:rPr>
                    <w:rStyle w:val="ac"/>
                    <w:noProof/>
                  </w:rPr>
                </w:rPrChange>
              </w:rPr>
              <w:fldChar w:fldCharType="end"/>
            </w:r>
          </w:ins>
        </w:p>
        <w:p w14:paraId="7332AC8C" w14:textId="3C906E4B" w:rsidR="00A02E0A" w:rsidRPr="00A02E0A" w:rsidRDefault="00A02E0A">
          <w:pPr>
            <w:pStyle w:val="21"/>
            <w:tabs>
              <w:tab w:val="left" w:pos="1050"/>
              <w:tab w:val="right" w:leader="dot" w:pos="8296"/>
            </w:tabs>
            <w:rPr>
              <w:ins w:id="789" w:author="chunliu wang" w:date="2017-06-04T16:58:00Z"/>
              <w:noProof/>
              <w:rPrChange w:id="790" w:author="chunliu wang" w:date="2017-06-04T16:58:00Z">
                <w:rPr>
                  <w:ins w:id="791" w:author="chunliu wang" w:date="2017-06-04T16:58:00Z"/>
                  <w:noProof/>
                </w:rPr>
              </w:rPrChange>
            </w:rPr>
          </w:pPr>
          <w:ins w:id="792" w:author="chunliu wang" w:date="2017-06-04T16:58:00Z">
            <w:r w:rsidRPr="00A02E0A">
              <w:rPr>
                <w:rStyle w:val="ac"/>
                <w:noProof/>
                <w:rPrChange w:id="793" w:author="chunliu wang" w:date="2017-06-04T16:58:00Z">
                  <w:rPr>
                    <w:rStyle w:val="ac"/>
                    <w:noProof/>
                  </w:rPr>
                </w:rPrChange>
              </w:rPr>
              <w:fldChar w:fldCharType="begin"/>
            </w:r>
            <w:r w:rsidRPr="00A02E0A">
              <w:rPr>
                <w:rStyle w:val="ac"/>
                <w:noProof/>
                <w:rPrChange w:id="794" w:author="chunliu wang" w:date="2017-06-04T16:58:00Z">
                  <w:rPr>
                    <w:rStyle w:val="ac"/>
                    <w:noProof/>
                  </w:rPr>
                </w:rPrChange>
              </w:rPr>
              <w:instrText xml:space="preserve"> </w:instrText>
            </w:r>
            <w:r w:rsidRPr="00A02E0A">
              <w:rPr>
                <w:noProof/>
                <w:rPrChange w:id="795" w:author="chunliu wang" w:date="2017-06-04T16:58:00Z">
                  <w:rPr>
                    <w:noProof/>
                  </w:rPr>
                </w:rPrChange>
              </w:rPr>
              <w:instrText>HYPERLINK \l "_Toc484358911"</w:instrText>
            </w:r>
            <w:r w:rsidRPr="00A02E0A">
              <w:rPr>
                <w:rStyle w:val="ac"/>
                <w:noProof/>
                <w:rPrChange w:id="796" w:author="chunliu wang" w:date="2017-06-04T16:58:00Z">
                  <w:rPr>
                    <w:rStyle w:val="ac"/>
                    <w:noProof/>
                  </w:rPr>
                </w:rPrChange>
              </w:rPr>
              <w:instrText xml:space="preserve"> </w:instrText>
            </w:r>
            <w:r w:rsidRPr="00A02E0A">
              <w:rPr>
                <w:rStyle w:val="ac"/>
                <w:noProof/>
                <w:rPrChange w:id="797" w:author="chunliu wang" w:date="2017-06-04T16:58:00Z">
                  <w:rPr>
                    <w:rStyle w:val="ac"/>
                    <w:noProof/>
                  </w:rPr>
                </w:rPrChange>
              </w:rPr>
            </w:r>
            <w:r w:rsidRPr="00A02E0A">
              <w:rPr>
                <w:rStyle w:val="ac"/>
                <w:noProof/>
                <w:rPrChange w:id="798" w:author="chunliu wang" w:date="2017-06-04T16:58:00Z">
                  <w:rPr>
                    <w:rStyle w:val="ac"/>
                    <w:noProof/>
                  </w:rPr>
                </w:rPrChange>
              </w:rPr>
              <w:fldChar w:fldCharType="separate"/>
            </w:r>
            <w:r w:rsidRPr="00A02E0A">
              <w:rPr>
                <w:rStyle w:val="ac"/>
                <w:rFonts w:ascii="Times" w:eastAsia="宋体" w:hAnsi="Times"/>
                <w:noProof/>
                <w:rPrChange w:id="799" w:author="chunliu wang" w:date="2017-06-04T16:58:00Z">
                  <w:rPr>
                    <w:rStyle w:val="ac"/>
                    <w:rFonts w:ascii="Times" w:eastAsia="宋体" w:hAnsi="Times"/>
                    <w:b/>
                    <w:noProof/>
                  </w:rPr>
                </w:rPrChange>
              </w:rPr>
              <w:t>6.1</w:t>
            </w:r>
            <w:r w:rsidRPr="00A02E0A">
              <w:rPr>
                <w:noProof/>
                <w:rPrChange w:id="800" w:author="chunliu wang" w:date="2017-06-04T16:58:00Z">
                  <w:rPr>
                    <w:noProof/>
                  </w:rPr>
                </w:rPrChange>
              </w:rPr>
              <w:tab/>
            </w:r>
            <w:r w:rsidRPr="00A02E0A">
              <w:rPr>
                <w:rStyle w:val="ac"/>
                <w:rFonts w:ascii="Times" w:eastAsia="宋体" w:hAnsi="Times"/>
                <w:noProof/>
                <w:rPrChange w:id="801" w:author="chunliu wang" w:date="2017-06-04T16:58:00Z">
                  <w:rPr>
                    <w:rStyle w:val="ac"/>
                    <w:rFonts w:ascii="Times" w:eastAsia="宋体" w:hAnsi="Times"/>
                    <w:b/>
                    <w:noProof/>
                  </w:rPr>
                </w:rPrChange>
              </w:rPr>
              <w:t>兼容性</w:t>
            </w:r>
            <w:r w:rsidRPr="00A02E0A">
              <w:rPr>
                <w:noProof/>
                <w:webHidden/>
                <w:rPrChange w:id="802" w:author="chunliu wang" w:date="2017-06-04T16:58:00Z">
                  <w:rPr>
                    <w:noProof/>
                    <w:webHidden/>
                  </w:rPr>
                </w:rPrChange>
              </w:rPr>
              <w:tab/>
            </w:r>
            <w:r w:rsidRPr="00A02E0A">
              <w:rPr>
                <w:noProof/>
                <w:webHidden/>
                <w:rPrChange w:id="803" w:author="chunliu wang" w:date="2017-06-04T16:58:00Z">
                  <w:rPr>
                    <w:noProof/>
                    <w:webHidden/>
                  </w:rPr>
                </w:rPrChange>
              </w:rPr>
              <w:fldChar w:fldCharType="begin"/>
            </w:r>
            <w:r w:rsidRPr="00A02E0A">
              <w:rPr>
                <w:noProof/>
                <w:webHidden/>
                <w:rPrChange w:id="804" w:author="chunliu wang" w:date="2017-06-04T16:58:00Z">
                  <w:rPr>
                    <w:noProof/>
                    <w:webHidden/>
                  </w:rPr>
                </w:rPrChange>
              </w:rPr>
              <w:instrText xml:space="preserve"> PAGEREF _Toc484358911 \h </w:instrText>
            </w:r>
            <w:r w:rsidRPr="00A02E0A">
              <w:rPr>
                <w:noProof/>
                <w:webHidden/>
                <w:rPrChange w:id="805" w:author="chunliu wang" w:date="2017-06-04T16:58:00Z">
                  <w:rPr>
                    <w:noProof/>
                    <w:webHidden/>
                  </w:rPr>
                </w:rPrChange>
              </w:rPr>
            </w:r>
          </w:ins>
          <w:r w:rsidRPr="00A02E0A">
            <w:rPr>
              <w:noProof/>
              <w:webHidden/>
              <w:rPrChange w:id="806" w:author="chunliu wang" w:date="2017-06-04T16:58:00Z">
                <w:rPr>
                  <w:noProof/>
                  <w:webHidden/>
                </w:rPr>
              </w:rPrChange>
            </w:rPr>
            <w:fldChar w:fldCharType="separate"/>
          </w:r>
          <w:ins w:id="807" w:author="chunliu wang" w:date="2017-06-04T16:58:00Z">
            <w:r w:rsidRPr="00A02E0A">
              <w:rPr>
                <w:noProof/>
                <w:webHidden/>
                <w:rPrChange w:id="808" w:author="chunliu wang" w:date="2017-06-04T16:58:00Z">
                  <w:rPr>
                    <w:noProof/>
                    <w:webHidden/>
                  </w:rPr>
                </w:rPrChange>
              </w:rPr>
              <w:t>21</w:t>
            </w:r>
            <w:r w:rsidRPr="00A02E0A">
              <w:rPr>
                <w:noProof/>
                <w:webHidden/>
                <w:rPrChange w:id="809" w:author="chunliu wang" w:date="2017-06-04T16:58:00Z">
                  <w:rPr>
                    <w:noProof/>
                    <w:webHidden/>
                  </w:rPr>
                </w:rPrChange>
              </w:rPr>
              <w:fldChar w:fldCharType="end"/>
            </w:r>
            <w:r w:rsidRPr="00A02E0A">
              <w:rPr>
                <w:rStyle w:val="ac"/>
                <w:noProof/>
                <w:rPrChange w:id="810" w:author="chunliu wang" w:date="2017-06-04T16:58:00Z">
                  <w:rPr>
                    <w:rStyle w:val="ac"/>
                    <w:noProof/>
                  </w:rPr>
                </w:rPrChange>
              </w:rPr>
              <w:fldChar w:fldCharType="end"/>
            </w:r>
          </w:ins>
        </w:p>
        <w:p w14:paraId="7A12751C" w14:textId="5DA87E6B" w:rsidR="00A02E0A" w:rsidRPr="00A02E0A" w:rsidRDefault="00A02E0A">
          <w:pPr>
            <w:pStyle w:val="21"/>
            <w:tabs>
              <w:tab w:val="left" w:pos="1050"/>
              <w:tab w:val="right" w:leader="dot" w:pos="8296"/>
            </w:tabs>
            <w:rPr>
              <w:ins w:id="811" w:author="chunliu wang" w:date="2017-06-04T16:58:00Z"/>
              <w:noProof/>
              <w:rPrChange w:id="812" w:author="chunliu wang" w:date="2017-06-04T16:58:00Z">
                <w:rPr>
                  <w:ins w:id="813" w:author="chunliu wang" w:date="2017-06-04T16:58:00Z"/>
                  <w:noProof/>
                </w:rPr>
              </w:rPrChange>
            </w:rPr>
          </w:pPr>
          <w:ins w:id="814" w:author="chunliu wang" w:date="2017-06-04T16:58:00Z">
            <w:r w:rsidRPr="00A02E0A">
              <w:rPr>
                <w:rStyle w:val="ac"/>
                <w:noProof/>
                <w:rPrChange w:id="815" w:author="chunliu wang" w:date="2017-06-04T16:58:00Z">
                  <w:rPr>
                    <w:rStyle w:val="ac"/>
                    <w:noProof/>
                  </w:rPr>
                </w:rPrChange>
              </w:rPr>
              <w:fldChar w:fldCharType="begin"/>
            </w:r>
            <w:r w:rsidRPr="00A02E0A">
              <w:rPr>
                <w:rStyle w:val="ac"/>
                <w:noProof/>
                <w:rPrChange w:id="816" w:author="chunliu wang" w:date="2017-06-04T16:58:00Z">
                  <w:rPr>
                    <w:rStyle w:val="ac"/>
                    <w:noProof/>
                  </w:rPr>
                </w:rPrChange>
              </w:rPr>
              <w:instrText xml:space="preserve"> </w:instrText>
            </w:r>
            <w:r w:rsidRPr="00A02E0A">
              <w:rPr>
                <w:noProof/>
                <w:rPrChange w:id="817" w:author="chunliu wang" w:date="2017-06-04T16:58:00Z">
                  <w:rPr>
                    <w:noProof/>
                  </w:rPr>
                </w:rPrChange>
              </w:rPr>
              <w:instrText>HYPERLINK \l "_Toc484358912"</w:instrText>
            </w:r>
            <w:r w:rsidRPr="00A02E0A">
              <w:rPr>
                <w:rStyle w:val="ac"/>
                <w:noProof/>
                <w:rPrChange w:id="818" w:author="chunliu wang" w:date="2017-06-04T16:58:00Z">
                  <w:rPr>
                    <w:rStyle w:val="ac"/>
                    <w:noProof/>
                  </w:rPr>
                </w:rPrChange>
              </w:rPr>
              <w:instrText xml:space="preserve"> </w:instrText>
            </w:r>
            <w:r w:rsidRPr="00A02E0A">
              <w:rPr>
                <w:rStyle w:val="ac"/>
                <w:noProof/>
                <w:rPrChange w:id="819" w:author="chunliu wang" w:date="2017-06-04T16:58:00Z">
                  <w:rPr>
                    <w:rStyle w:val="ac"/>
                    <w:noProof/>
                  </w:rPr>
                </w:rPrChange>
              </w:rPr>
            </w:r>
            <w:r w:rsidRPr="00A02E0A">
              <w:rPr>
                <w:rStyle w:val="ac"/>
                <w:noProof/>
                <w:rPrChange w:id="820" w:author="chunliu wang" w:date="2017-06-04T16:58:00Z">
                  <w:rPr>
                    <w:rStyle w:val="ac"/>
                    <w:noProof/>
                  </w:rPr>
                </w:rPrChange>
              </w:rPr>
              <w:fldChar w:fldCharType="separate"/>
            </w:r>
            <w:r w:rsidRPr="00A02E0A">
              <w:rPr>
                <w:rStyle w:val="ac"/>
                <w:rFonts w:ascii="Times" w:eastAsia="宋体" w:hAnsi="Times"/>
                <w:noProof/>
                <w:rPrChange w:id="821" w:author="chunliu wang" w:date="2017-06-04T16:58:00Z">
                  <w:rPr>
                    <w:rStyle w:val="ac"/>
                    <w:rFonts w:ascii="Times" w:eastAsia="宋体" w:hAnsi="Times"/>
                    <w:b/>
                    <w:noProof/>
                  </w:rPr>
                </w:rPrChange>
              </w:rPr>
              <w:t>6.2</w:t>
            </w:r>
            <w:r w:rsidRPr="00A02E0A">
              <w:rPr>
                <w:noProof/>
                <w:rPrChange w:id="822" w:author="chunliu wang" w:date="2017-06-04T16:58:00Z">
                  <w:rPr>
                    <w:noProof/>
                  </w:rPr>
                </w:rPrChange>
              </w:rPr>
              <w:tab/>
            </w:r>
            <w:r w:rsidRPr="00A02E0A">
              <w:rPr>
                <w:rStyle w:val="ac"/>
                <w:rFonts w:ascii="Times" w:eastAsia="宋体" w:hAnsi="Times"/>
                <w:noProof/>
                <w:rPrChange w:id="823" w:author="chunliu wang" w:date="2017-06-04T16:58:00Z">
                  <w:rPr>
                    <w:rStyle w:val="ac"/>
                    <w:rFonts w:ascii="Times" w:eastAsia="宋体" w:hAnsi="Times"/>
                    <w:b/>
                    <w:noProof/>
                  </w:rPr>
                </w:rPrChange>
              </w:rPr>
              <w:t>高效性</w:t>
            </w:r>
            <w:r w:rsidRPr="00A02E0A">
              <w:rPr>
                <w:noProof/>
                <w:webHidden/>
                <w:rPrChange w:id="824" w:author="chunliu wang" w:date="2017-06-04T16:58:00Z">
                  <w:rPr>
                    <w:noProof/>
                    <w:webHidden/>
                  </w:rPr>
                </w:rPrChange>
              </w:rPr>
              <w:tab/>
            </w:r>
            <w:r w:rsidRPr="00A02E0A">
              <w:rPr>
                <w:noProof/>
                <w:webHidden/>
                <w:rPrChange w:id="825" w:author="chunliu wang" w:date="2017-06-04T16:58:00Z">
                  <w:rPr>
                    <w:noProof/>
                    <w:webHidden/>
                  </w:rPr>
                </w:rPrChange>
              </w:rPr>
              <w:fldChar w:fldCharType="begin"/>
            </w:r>
            <w:r w:rsidRPr="00A02E0A">
              <w:rPr>
                <w:noProof/>
                <w:webHidden/>
                <w:rPrChange w:id="826" w:author="chunliu wang" w:date="2017-06-04T16:58:00Z">
                  <w:rPr>
                    <w:noProof/>
                    <w:webHidden/>
                  </w:rPr>
                </w:rPrChange>
              </w:rPr>
              <w:instrText xml:space="preserve"> PAGEREF _Toc484358912 \h </w:instrText>
            </w:r>
            <w:r w:rsidRPr="00A02E0A">
              <w:rPr>
                <w:noProof/>
                <w:webHidden/>
                <w:rPrChange w:id="827" w:author="chunliu wang" w:date="2017-06-04T16:58:00Z">
                  <w:rPr>
                    <w:noProof/>
                    <w:webHidden/>
                  </w:rPr>
                </w:rPrChange>
              </w:rPr>
            </w:r>
          </w:ins>
          <w:r w:rsidRPr="00A02E0A">
            <w:rPr>
              <w:noProof/>
              <w:webHidden/>
              <w:rPrChange w:id="828" w:author="chunliu wang" w:date="2017-06-04T16:58:00Z">
                <w:rPr>
                  <w:noProof/>
                  <w:webHidden/>
                </w:rPr>
              </w:rPrChange>
            </w:rPr>
            <w:fldChar w:fldCharType="separate"/>
          </w:r>
          <w:ins w:id="829" w:author="chunliu wang" w:date="2017-06-04T16:58:00Z">
            <w:r w:rsidRPr="00A02E0A">
              <w:rPr>
                <w:noProof/>
                <w:webHidden/>
                <w:rPrChange w:id="830" w:author="chunliu wang" w:date="2017-06-04T16:58:00Z">
                  <w:rPr>
                    <w:noProof/>
                    <w:webHidden/>
                  </w:rPr>
                </w:rPrChange>
              </w:rPr>
              <w:t>21</w:t>
            </w:r>
            <w:r w:rsidRPr="00A02E0A">
              <w:rPr>
                <w:noProof/>
                <w:webHidden/>
                <w:rPrChange w:id="831" w:author="chunliu wang" w:date="2017-06-04T16:58:00Z">
                  <w:rPr>
                    <w:noProof/>
                    <w:webHidden/>
                  </w:rPr>
                </w:rPrChange>
              </w:rPr>
              <w:fldChar w:fldCharType="end"/>
            </w:r>
            <w:r w:rsidRPr="00A02E0A">
              <w:rPr>
                <w:rStyle w:val="ac"/>
                <w:noProof/>
                <w:rPrChange w:id="832" w:author="chunliu wang" w:date="2017-06-04T16:58:00Z">
                  <w:rPr>
                    <w:rStyle w:val="ac"/>
                    <w:noProof/>
                  </w:rPr>
                </w:rPrChange>
              </w:rPr>
              <w:fldChar w:fldCharType="end"/>
            </w:r>
          </w:ins>
        </w:p>
        <w:p w14:paraId="3123B5EC" w14:textId="4507BB82" w:rsidR="00A02E0A" w:rsidRPr="00A02E0A" w:rsidRDefault="00A02E0A">
          <w:pPr>
            <w:pStyle w:val="21"/>
            <w:tabs>
              <w:tab w:val="left" w:pos="1050"/>
              <w:tab w:val="right" w:leader="dot" w:pos="8296"/>
            </w:tabs>
            <w:rPr>
              <w:ins w:id="833" w:author="chunliu wang" w:date="2017-06-04T16:58:00Z"/>
              <w:noProof/>
              <w:rPrChange w:id="834" w:author="chunliu wang" w:date="2017-06-04T16:58:00Z">
                <w:rPr>
                  <w:ins w:id="835" w:author="chunliu wang" w:date="2017-06-04T16:58:00Z"/>
                  <w:noProof/>
                </w:rPr>
              </w:rPrChange>
            </w:rPr>
          </w:pPr>
          <w:ins w:id="836" w:author="chunliu wang" w:date="2017-06-04T16:58:00Z">
            <w:r w:rsidRPr="00A02E0A">
              <w:rPr>
                <w:rStyle w:val="ac"/>
                <w:noProof/>
                <w:rPrChange w:id="837" w:author="chunliu wang" w:date="2017-06-04T16:58:00Z">
                  <w:rPr>
                    <w:rStyle w:val="ac"/>
                    <w:noProof/>
                  </w:rPr>
                </w:rPrChange>
              </w:rPr>
              <w:fldChar w:fldCharType="begin"/>
            </w:r>
            <w:r w:rsidRPr="00A02E0A">
              <w:rPr>
                <w:rStyle w:val="ac"/>
                <w:noProof/>
                <w:rPrChange w:id="838" w:author="chunliu wang" w:date="2017-06-04T16:58:00Z">
                  <w:rPr>
                    <w:rStyle w:val="ac"/>
                    <w:noProof/>
                  </w:rPr>
                </w:rPrChange>
              </w:rPr>
              <w:instrText xml:space="preserve"> </w:instrText>
            </w:r>
            <w:r w:rsidRPr="00A02E0A">
              <w:rPr>
                <w:noProof/>
                <w:rPrChange w:id="839" w:author="chunliu wang" w:date="2017-06-04T16:58:00Z">
                  <w:rPr>
                    <w:noProof/>
                  </w:rPr>
                </w:rPrChange>
              </w:rPr>
              <w:instrText>HYPERLINK \l "_Toc484358913"</w:instrText>
            </w:r>
            <w:r w:rsidRPr="00A02E0A">
              <w:rPr>
                <w:rStyle w:val="ac"/>
                <w:noProof/>
                <w:rPrChange w:id="840" w:author="chunliu wang" w:date="2017-06-04T16:58:00Z">
                  <w:rPr>
                    <w:rStyle w:val="ac"/>
                    <w:noProof/>
                  </w:rPr>
                </w:rPrChange>
              </w:rPr>
              <w:instrText xml:space="preserve"> </w:instrText>
            </w:r>
            <w:r w:rsidRPr="00A02E0A">
              <w:rPr>
                <w:rStyle w:val="ac"/>
                <w:noProof/>
                <w:rPrChange w:id="841" w:author="chunliu wang" w:date="2017-06-04T16:58:00Z">
                  <w:rPr>
                    <w:rStyle w:val="ac"/>
                    <w:noProof/>
                  </w:rPr>
                </w:rPrChange>
              </w:rPr>
            </w:r>
            <w:r w:rsidRPr="00A02E0A">
              <w:rPr>
                <w:rStyle w:val="ac"/>
                <w:noProof/>
                <w:rPrChange w:id="842" w:author="chunliu wang" w:date="2017-06-04T16:58:00Z">
                  <w:rPr>
                    <w:rStyle w:val="ac"/>
                    <w:noProof/>
                  </w:rPr>
                </w:rPrChange>
              </w:rPr>
              <w:fldChar w:fldCharType="separate"/>
            </w:r>
            <w:r w:rsidRPr="00A02E0A">
              <w:rPr>
                <w:rStyle w:val="ac"/>
                <w:rFonts w:ascii="Times" w:eastAsia="宋体" w:hAnsi="Times"/>
                <w:noProof/>
                <w:rPrChange w:id="843" w:author="chunliu wang" w:date="2017-06-04T16:58:00Z">
                  <w:rPr>
                    <w:rStyle w:val="ac"/>
                    <w:rFonts w:ascii="Times" w:eastAsia="宋体" w:hAnsi="Times"/>
                    <w:b/>
                    <w:noProof/>
                  </w:rPr>
                </w:rPrChange>
              </w:rPr>
              <w:t>6.3</w:t>
            </w:r>
            <w:r w:rsidRPr="00A02E0A">
              <w:rPr>
                <w:noProof/>
                <w:rPrChange w:id="844" w:author="chunliu wang" w:date="2017-06-04T16:58:00Z">
                  <w:rPr>
                    <w:noProof/>
                  </w:rPr>
                </w:rPrChange>
              </w:rPr>
              <w:tab/>
            </w:r>
            <w:r w:rsidRPr="00A02E0A">
              <w:rPr>
                <w:rStyle w:val="ac"/>
                <w:rFonts w:ascii="Times" w:eastAsia="宋体" w:hAnsi="Times"/>
                <w:noProof/>
                <w:rPrChange w:id="845" w:author="chunliu wang" w:date="2017-06-04T16:58:00Z">
                  <w:rPr>
                    <w:rStyle w:val="ac"/>
                    <w:rFonts w:ascii="Times" w:eastAsia="宋体" w:hAnsi="Times"/>
                    <w:b/>
                    <w:noProof/>
                  </w:rPr>
                </w:rPrChange>
              </w:rPr>
              <w:t>容错性</w:t>
            </w:r>
            <w:r w:rsidRPr="00A02E0A">
              <w:rPr>
                <w:noProof/>
                <w:webHidden/>
                <w:rPrChange w:id="846" w:author="chunliu wang" w:date="2017-06-04T16:58:00Z">
                  <w:rPr>
                    <w:noProof/>
                    <w:webHidden/>
                  </w:rPr>
                </w:rPrChange>
              </w:rPr>
              <w:tab/>
            </w:r>
            <w:r w:rsidRPr="00A02E0A">
              <w:rPr>
                <w:noProof/>
                <w:webHidden/>
                <w:rPrChange w:id="847" w:author="chunliu wang" w:date="2017-06-04T16:58:00Z">
                  <w:rPr>
                    <w:noProof/>
                    <w:webHidden/>
                  </w:rPr>
                </w:rPrChange>
              </w:rPr>
              <w:fldChar w:fldCharType="begin"/>
            </w:r>
            <w:r w:rsidRPr="00A02E0A">
              <w:rPr>
                <w:noProof/>
                <w:webHidden/>
                <w:rPrChange w:id="848" w:author="chunliu wang" w:date="2017-06-04T16:58:00Z">
                  <w:rPr>
                    <w:noProof/>
                    <w:webHidden/>
                  </w:rPr>
                </w:rPrChange>
              </w:rPr>
              <w:instrText xml:space="preserve"> PAGEREF _Toc484358913 \h </w:instrText>
            </w:r>
            <w:r w:rsidRPr="00A02E0A">
              <w:rPr>
                <w:noProof/>
                <w:webHidden/>
                <w:rPrChange w:id="849" w:author="chunliu wang" w:date="2017-06-04T16:58:00Z">
                  <w:rPr>
                    <w:noProof/>
                    <w:webHidden/>
                  </w:rPr>
                </w:rPrChange>
              </w:rPr>
            </w:r>
          </w:ins>
          <w:r w:rsidRPr="00A02E0A">
            <w:rPr>
              <w:noProof/>
              <w:webHidden/>
              <w:rPrChange w:id="850" w:author="chunliu wang" w:date="2017-06-04T16:58:00Z">
                <w:rPr>
                  <w:noProof/>
                  <w:webHidden/>
                </w:rPr>
              </w:rPrChange>
            </w:rPr>
            <w:fldChar w:fldCharType="separate"/>
          </w:r>
          <w:ins w:id="851" w:author="chunliu wang" w:date="2017-06-04T16:58:00Z">
            <w:r w:rsidRPr="00A02E0A">
              <w:rPr>
                <w:noProof/>
                <w:webHidden/>
                <w:rPrChange w:id="852" w:author="chunliu wang" w:date="2017-06-04T16:58:00Z">
                  <w:rPr>
                    <w:noProof/>
                    <w:webHidden/>
                  </w:rPr>
                </w:rPrChange>
              </w:rPr>
              <w:t>21</w:t>
            </w:r>
            <w:r w:rsidRPr="00A02E0A">
              <w:rPr>
                <w:noProof/>
                <w:webHidden/>
                <w:rPrChange w:id="853" w:author="chunliu wang" w:date="2017-06-04T16:58:00Z">
                  <w:rPr>
                    <w:noProof/>
                    <w:webHidden/>
                  </w:rPr>
                </w:rPrChange>
              </w:rPr>
              <w:fldChar w:fldCharType="end"/>
            </w:r>
            <w:r w:rsidRPr="00A02E0A">
              <w:rPr>
                <w:rStyle w:val="ac"/>
                <w:noProof/>
                <w:rPrChange w:id="854" w:author="chunliu wang" w:date="2017-06-04T16:58:00Z">
                  <w:rPr>
                    <w:rStyle w:val="ac"/>
                    <w:noProof/>
                  </w:rPr>
                </w:rPrChange>
              </w:rPr>
              <w:fldChar w:fldCharType="end"/>
            </w:r>
          </w:ins>
        </w:p>
        <w:p w14:paraId="4206F73A" w14:textId="61172201" w:rsidR="00A02E0A" w:rsidRPr="00A02E0A" w:rsidRDefault="00A02E0A">
          <w:pPr>
            <w:pStyle w:val="21"/>
            <w:tabs>
              <w:tab w:val="left" w:pos="1050"/>
              <w:tab w:val="right" w:leader="dot" w:pos="8296"/>
            </w:tabs>
            <w:rPr>
              <w:ins w:id="855" w:author="chunliu wang" w:date="2017-06-04T16:58:00Z"/>
              <w:noProof/>
              <w:rPrChange w:id="856" w:author="chunliu wang" w:date="2017-06-04T16:58:00Z">
                <w:rPr>
                  <w:ins w:id="857" w:author="chunliu wang" w:date="2017-06-04T16:58:00Z"/>
                  <w:noProof/>
                </w:rPr>
              </w:rPrChange>
            </w:rPr>
          </w:pPr>
          <w:ins w:id="858" w:author="chunliu wang" w:date="2017-06-04T16:58:00Z">
            <w:r w:rsidRPr="00A02E0A">
              <w:rPr>
                <w:rStyle w:val="ac"/>
                <w:noProof/>
                <w:rPrChange w:id="859" w:author="chunliu wang" w:date="2017-06-04T16:58:00Z">
                  <w:rPr>
                    <w:rStyle w:val="ac"/>
                    <w:noProof/>
                  </w:rPr>
                </w:rPrChange>
              </w:rPr>
              <w:fldChar w:fldCharType="begin"/>
            </w:r>
            <w:r w:rsidRPr="00A02E0A">
              <w:rPr>
                <w:rStyle w:val="ac"/>
                <w:noProof/>
                <w:rPrChange w:id="860" w:author="chunliu wang" w:date="2017-06-04T16:58:00Z">
                  <w:rPr>
                    <w:rStyle w:val="ac"/>
                    <w:noProof/>
                  </w:rPr>
                </w:rPrChange>
              </w:rPr>
              <w:instrText xml:space="preserve"> </w:instrText>
            </w:r>
            <w:r w:rsidRPr="00A02E0A">
              <w:rPr>
                <w:noProof/>
                <w:rPrChange w:id="861" w:author="chunliu wang" w:date="2017-06-04T16:58:00Z">
                  <w:rPr>
                    <w:noProof/>
                  </w:rPr>
                </w:rPrChange>
              </w:rPr>
              <w:instrText>HYPERLINK \l "_Toc484358914"</w:instrText>
            </w:r>
            <w:r w:rsidRPr="00A02E0A">
              <w:rPr>
                <w:rStyle w:val="ac"/>
                <w:noProof/>
                <w:rPrChange w:id="862" w:author="chunliu wang" w:date="2017-06-04T16:58:00Z">
                  <w:rPr>
                    <w:rStyle w:val="ac"/>
                    <w:noProof/>
                  </w:rPr>
                </w:rPrChange>
              </w:rPr>
              <w:instrText xml:space="preserve"> </w:instrText>
            </w:r>
            <w:r w:rsidRPr="00A02E0A">
              <w:rPr>
                <w:rStyle w:val="ac"/>
                <w:noProof/>
                <w:rPrChange w:id="863" w:author="chunliu wang" w:date="2017-06-04T16:58:00Z">
                  <w:rPr>
                    <w:rStyle w:val="ac"/>
                    <w:noProof/>
                  </w:rPr>
                </w:rPrChange>
              </w:rPr>
            </w:r>
            <w:r w:rsidRPr="00A02E0A">
              <w:rPr>
                <w:rStyle w:val="ac"/>
                <w:noProof/>
                <w:rPrChange w:id="864" w:author="chunliu wang" w:date="2017-06-04T16:58:00Z">
                  <w:rPr>
                    <w:rStyle w:val="ac"/>
                    <w:noProof/>
                  </w:rPr>
                </w:rPrChange>
              </w:rPr>
              <w:fldChar w:fldCharType="separate"/>
            </w:r>
            <w:r w:rsidRPr="00A02E0A">
              <w:rPr>
                <w:rStyle w:val="ac"/>
                <w:rFonts w:ascii="Times" w:eastAsia="宋体" w:hAnsi="Times"/>
                <w:noProof/>
                <w:rPrChange w:id="865" w:author="chunliu wang" w:date="2017-06-04T16:58:00Z">
                  <w:rPr>
                    <w:rStyle w:val="ac"/>
                    <w:rFonts w:ascii="Times" w:eastAsia="宋体" w:hAnsi="Times"/>
                    <w:b/>
                    <w:noProof/>
                  </w:rPr>
                </w:rPrChange>
              </w:rPr>
              <w:t>6.4</w:t>
            </w:r>
            <w:r w:rsidRPr="00A02E0A">
              <w:rPr>
                <w:noProof/>
                <w:rPrChange w:id="866" w:author="chunliu wang" w:date="2017-06-04T16:58:00Z">
                  <w:rPr>
                    <w:noProof/>
                  </w:rPr>
                </w:rPrChange>
              </w:rPr>
              <w:tab/>
            </w:r>
            <w:r w:rsidRPr="00A02E0A">
              <w:rPr>
                <w:rStyle w:val="ac"/>
                <w:rFonts w:ascii="Times" w:eastAsia="宋体" w:hAnsi="Times"/>
                <w:noProof/>
                <w:rPrChange w:id="867" w:author="chunliu wang" w:date="2017-06-04T16:58:00Z">
                  <w:rPr>
                    <w:rStyle w:val="ac"/>
                    <w:rFonts w:ascii="Times" w:eastAsia="宋体" w:hAnsi="Times"/>
                    <w:b/>
                    <w:noProof/>
                  </w:rPr>
                </w:rPrChange>
              </w:rPr>
              <w:t>可扩展性</w:t>
            </w:r>
            <w:r w:rsidRPr="00A02E0A">
              <w:rPr>
                <w:noProof/>
                <w:webHidden/>
                <w:rPrChange w:id="868" w:author="chunliu wang" w:date="2017-06-04T16:58:00Z">
                  <w:rPr>
                    <w:noProof/>
                    <w:webHidden/>
                  </w:rPr>
                </w:rPrChange>
              </w:rPr>
              <w:tab/>
            </w:r>
            <w:r w:rsidRPr="00A02E0A">
              <w:rPr>
                <w:noProof/>
                <w:webHidden/>
                <w:rPrChange w:id="869" w:author="chunliu wang" w:date="2017-06-04T16:58:00Z">
                  <w:rPr>
                    <w:noProof/>
                    <w:webHidden/>
                  </w:rPr>
                </w:rPrChange>
              </w:rPr>
              <w:fldChar w:fldCharType="begin"/>
            </w:r>
            <w:r w:rsidRPr="00A02E0A">
              <w:rPr>
                <w:noProof/>
                <w:webHidden/>
                <w:rPrChange w:id="870" w:author="chunliu wang" w:date="2017-06-04T16:58:00Z">
                  <w:rPr>
                    <w:noProof/>
                    <w:webHidden/>
                  </w:rPr>
                </w:rPrChange>
              </w:rPr>
              <w:instrText xml:space="preserve"> PAGEREF _Toc484358914 \h </w:instrText>
            </w:r>
            <w:r w:rsidRPr="00A02E0A">
              <w:rPr>
                <w:noProof/>
                <w:webHidden/>
                <w:rPrChange w:id="871" w:author="chunliu wang" w:date="2017-06-04T16:58:00Z">
                  <w:rPr>
                    <w:noProof/>
                    <w:webHidden/>
                  </w:rPr>
                </w:rPrChange>
              </w:rPr>
            </w:r>
          </w:ins>
          <w:r w:rsidRPr="00A02E0A">
            <w:rPr>
              <w:noProof/>
              <w:webHidden/>
              <w:rPrChange w:id="872" w:author="chunliu wang" w:date="2017-06-04T16:58:00Z">
                <w:rPr>
                  <w:noProof/>
                  <w:webHidden/>
                </w:rPr>
              </w:rPrChange>
            </w:rPr>
            <w:fldChar w:fldCharType="separate"/>
          </w:r>
          <w:ins w:id="873" w:author="chunliu wang" w:date="2017-06-04T16:58:00Z">
            <w:r w:rsidRPr="00A02E0A">
              <w:rPr>
                <w:noProof/>
                <w:webHidden/>
                <w:rPrChange w:id="874" w:author="chunliu wang" w:date="2017-06-04T16:58:00Z">
                  <w:rPr>
                    <w:noProof/>
                    <w:webHidden/>
                  </w:rPr>
                </w:rPrChange>
              </w:rPr>
              <w:t>22</w:t>
            </w:r>
            <w:r w:rsidRPr="00A02E0A">
              <w:rPr>
                <w:noProof/>
                <w:webHidden/>
                <w:rPrChange w:id="875" w:author="chunliu wang" w:date="2017-06-04T16:58:00Z">
                  <w:rPr>
                    <w:noProof/>
                    <w:webHidden/>
                  </w:rPr>
                </w:rPrChange>
              </w:rPr>
              <w:fldChar w:fldCharType="end"/>
            </w:r>
            <w:r w:rsidRPr="00A02E0A">
              <w:rPr>
                <w:rStyle w:val="ac"/>
                <w:noProof/>
                <w:rPrChange w:id="876" w:author="chunliu wang" w:date="2017-06-04T16:58:00Z">
                  <w:rPr>
                    <w:rStyle w:val="ac"/>
                    <w:noProof/>
                  </w:rPr>
                </w:rPrChange>
              </w:rPr>
              <w:fldChar w:fldCharType="end"/>
            </w:r>
          </w:ins>
        </w:p>
        <w:p w14:paraId="20473368" w14:textId="78AF4A51" w:rsidR="00A02E0A" w:rsidRPr="00A02E0A" w:rsidRDefault="00A02E0A">
          <w:pPr>
            <w:pStyle w:val="11"/>
            <w:tabs>
              <w:tab w:val="left" w:pos="420"/>
              <w:tab w:val="right" w:leader="dot" w:pos="8296"/>
            </w:tabs>
            <w:rPr>
              <w:ins w:id="877" w:author="chunliu wang" w:date="2017-06-04T16:58:00Z"/>
              <w:noProof/>
              <w:rPrChange w:id="878" w:author="chunliu wang" w:date="2017-06-04T16:58:00Z">
                <w:rPr>
                  <w:ins w:id="879" w:author="chunliu wang" w:date="2017-06-04T16:58:00Z"/>
                  <w:noProof/>
                </w:rPr>
              </w:rPrChange>
            </w:rPr>
          </w:pPr>
          <w:ins w:id="880" w:author="chunliu wang" w:date="2017-06-04T16:58:00Z">
            <w:r w:rsidRPr="00A02E0A">
              <w:rPr>
                <w:rStyle w:val="ac"/>
                <w:noProof/>
                <w:rPrChange w:id="881" w:author="chunliu wang" w:date="2017-06-04T16:58:00Z">
                  <w:rPr>
                    <w:rStyle w:val="ac"/>
                    <w:noProof/>
                  </w:rPr>
                </w:rPrChange>
              </w:rPr>
              <w:fldChar w:fldCharType="begin"/>
            </w:r>
            <w:r w:rsidRPr="00A02E0A">
              <w:rPr>
                <w:rStyle w:val="ac"/>
                <w:noProof/>
                <w:rPrChange w:id="882" w:author="chunliu wang" w:date="2017-06-04T16:58:00Z">
                  <w:rPr>
                    <w:rStyle w:val="ac"/>
                    <w:noProof/>
                  </w:rPr>
                </w:rPrChange>
              </w:rPr>
              <w:instrText xml:space="preserve"> </w:instrText>
            </w:r>
            <w:r w:rsidRPr="00A02E0A">
              <w:rPr>
                <w:noProof/>
                <w:rPrChange w:id="883" w:author="chunliu wang" w:date="2017-06-04T16:58:00Z">
                  <w:rPr>
                    <w:noProof/>
                  </w:rPr>
                </w:rPrChange>
              </w:rPr>
              <w:instrText>HYPERLINK \l "_Toc484358915"</w:instrText>
            </w:r>
            <w:r w:rsidRPr="00A02E0A">
              <w:rPr>
                <w:rStyle w:val="ac"/>
                <w:noProof/>
                <w:rPrChange w:id="884" w:author="chunliu wang" w:date="2017-06-04T16:58:00Z">
                  <w:rPr>
                    <w:rStyle w:val="ac"/>
                    <w:noProof/>
                  </w:rPr>
                </w:rPrChange>
              </w:rPr>
              <w:instrText xml:space="preserve"> </w:instrText>
            </w:r>
            <w:r w:rsidRPr="00A02E0A">
              <w:rPr>
                <w:rStyle w:val="ac"/>
                <w:noProof/>
                <w:rPrChange w:id="885" w:author="chunliu wang" w:date="2017-06-04T16:58:00Z">
                  <w:rPr>
                    <w:rStyle w:val="ac"/>
                    <w:noProof/>
                  </w:rPr>
                </w:rPrChange>
              </w:rPr>
            </w:r>
            <w:r w:rsidRPr="00A02E0A">
              <w:rPr>
                <w:rStyle w:val="ac"/>
                <w:noProof/>
                <w:rPrChange w:id="886" w:author="chunliu wang" w:date="2017-06-04T16:58:00Z">
                  <w:rPr>
                    <w:rStyle w:val="ac"/>
                    <w:noProof/>
                  </w:rPr>
                </w:rPrChange>
              </w:rPr>
              <w:fldChar w:fldCharType="separate"/>
            </w:r>
            <w:r w:rsidRPr="00A02E0A">
              <w:rPr>
                <w:rStyle w:val="ac"/>
                <w:rFonts w:ascii="Times" w:eastAsia="宋体" w:hAnsi="Times"/>
                <w:noProof/>
                <w:rPrChange w:id="887" w:author="chunliu wang" w:date="2017-06-04T16:58:00Z">
                  <w:rPr>
                    <w:rStyle w:val="ac"/>
                    <w:rFonts w:ascii="Times" w:eastAsia="宋体" w:hAnsi="Times"/>
                    <w:b/>
                    <w:noProof/>
                  </w:rPr>
                </w:rPrChange>
              </w:rPr>
              <w:t>7.</w:t>
            </w:r>
            <w:r w:rsidRPr="00A02E0A">
              <w:rPr>
                <w:noProof/>
                <w:rPrChange w:id="888" w:author="chunliu wang" w:date="2017-06-04T16:58:00Z">
                  <w:rPr>
                    <w:noProof/>
                  </w:rPr>
                </w:rPrChange>
              </w:rPr>
              <w:tab/>
            </w:r>
            <w:r w:rsidRPr="00A02E0A">
              <w:rPr>
                <w:rStyle w:val="ac"/>
                <w:rFonts w:ascii="Times" w:eastAsia="宋体" w:hAnsi="Times"/>
                <w:noProof/>
                <w:rPrChange w:id="889" w:author="chunliu wang" w:date="2017-06-04T16:58:00Z">
                  <w:rPr>
                    <w:rStyle w:val="ac"/>
                    <w:rFonts w:ascii="Times" w:eastAsia="宋体" w:hAnsi="Times"/>
                    <w:b/>
                    <w:noProof/>
                  </w:rPr>
                </w:rPrChange>
              </w:rPr>
              <w:t>运行需求</w:t>
            </w:r>
            <w:r w:rsidRPr="00A02E0A">
              <w:rPr>
                <w:noProof/>
                <w:webHidden/>
                <w:rPrChange w:id="890" w:author="chunliu wang" w:date="2017-06-04T16:58:00Z">
                  <w:rPr>
                    <w:noProof/>
                    <w:webHidden/>
                  </w:rPr>
                </w:rPrChange>
              </w:rPr>
              <w:tab/>
            </w:r>
            <w:r w:rsidRPr="00A02E0A">
              <w:rPr>
                <w:noProof/>
                <w:webHidden/>
                <w:rPrChange w:id="891" w:author="chunliu wang" w:date="2017-06-04T16:58:00Z">
                  <w:rPr>
                    <w:noProof/>
                    <w:webHidden/>
                  </w:rPr>
                </w:rPrChange>
              </w:rPr>
              <w:fldChar w:fldCharType="begin"/>
            </w:r>
            <w:r w:rsidRPr="00A02E0A">
              <w:rPr>
                <w:noProof/>
                <w:webHidden/>
                <w:rPrChange w:id="892" w:author="chunliu wang" w:date="2017-06-04T16:58:00Z">
                  <w:rPr>
                    <w:noProof/>
                    <w:webHidden/>
                  </w:rPr>
                </w:rPrChange>
              </w:rPr>
              <w:instrText xml:space="preserve"> PAGEREF _Toc484358915 \h </w:instrText>
            </w:r>
            <w:r w:rsidRPr="00A02E0A">
              <w:rPr>
                <w:noProof/>
                <w:webHidden/>
                <w:rPrChange w:id="893" w:author="chunliu wang" w:date="2017-06-04T16:58:00Z">
                  <w:rPr>
                    <w:noProof/>
                    <w:webHidden/>
                  </w:rPr>
                </w:rPrChange>
              </w:rPr>
            </w:r>
          </w:ins>
          <w:r w:rsidRPr="00A02E0A">
            <w:rPr>
              <w:noProof/>
              <w:webHidden/>
              <w:rPrChange w:id="894" w:author="chunliu wang" w:date="2017-06-04T16:58:00Z">
                <w:rPr>
                  <w:noProof/>
                  <w:webHidden/>
                </w:rPr>
              </w:rPrChange>
            </w:rPr>
            <w:fldChar w:fldCharType="separate"/>
          </w:r>
          <w:ins w:id="895" w:author="chunliu wang" w:date="2017-06-04T16:58:00Z">
            <w:r w:rsidRPr="00A02E0A">
              <w:rPr>
                <w:noProof/>
                <w:webHidden/>
                <w:rPrChange w:id="896" w:author="chunliu wang" w:date="2017-06-04T16:58:00Z">
                  <w:rPr>
                    <w:noProof/>
                    <w:webHidden/>
                  </w:rPr>
                </w:rPrChange>
              </w:rPr>
              <w:t>22</w:t>
            </w:r>
            <w:r w:rsidRPr="00A02E0A">
              <w:rPr>
                <w:noProof/>
                <w:webHidden/>
                <w:rPrChange w:id="897" w:author="chunliu wang" w:date="2017-06-04T16:58:00Z">
                  <w:rPr>
                    <w:noProof/>
                    <w:webHidden/>
                  </w:rPr>
                </w:rPrChange>
              </w:rPr>
              <w:fldChar w:fldCharType="end"/>
            </w:r>
            <w:r w:rsidRPr="00A02E0A">
              <w:rPr>
                <w:rStyle w:val="ac"/>
                <w:noProof/>
                <w:rPrChange w:id="898" w:author="chunliu wang" w:date="2017-06-04T16:58:00Z">
                  <w:rPr>
                    <w:rStyle w:val="ac"/>
                    <w:noProof/>
                  </w:rPr>
                </w:rPrChange>
              </w:rPr>
              <w:fldChar w:fldCharType="end"/>
            </w:r>
          </w:ins>
        </w:p>
        <w:p w14:paraId="668BCD42" w14:textId="21EAB9FE" w:rsidR="00A02E0A" w:rsidRPr="00A02E0A" w:rsidRDefault="00A02E0A">
          <w:pPr>
            <w:pStyle w:val="21"/>
            <w:tabs>
              <w:tab w:val="left" w:pos="1050"/>
              <w:tab w:val="right" w:leader="dot" w:pos="8296"/>
            </w:tabs>
            <w:rPr>
              <w:ins w:id="899" w:author="chunliu wang" w:date="2017-06-04T16:58:00Z"/>
              <w:noProof/>
              <w:rPrChange w:id="900" w:author="chunliu wang" w:date="2017-06-04T16:58:00Z">
                <w:rPr>
                  <w:ins w:id="901" w:author="chunliu wang" w:date="2017-06-04T16:58:00Z"/>
                  <w:noProof/>
                </w:rPr>
              </w:rPrChange>
            </w:rPr>
          </w:pPr>
          <w:ins w:id="902" w:author="chunliu wang" w:date="2017-06-04T16:58:00Z">
            <w:r w:rsidRPr="00A02E0A">
              <w:rPr>
                <w:rStyle w:val="ac"/>
                <w:noProof/>
                <w:rPrChange w:id="903" w:author="chunliu wang" w:date="2017-06-04T16:58:00Z">
                  <w:rPr>
                    <w:rStyle w:val="ac"/>
                    <w:noProof/>
                  </w:rPr>
                </w:rPrChange>
              </w:rPr>
              <w:fldChar w:fldCharType="begin"/>
            </w:r>
            <w:r w:rsidRPr="00A02E0A">
              <w:rPr>
                <w:rStyle w:val="ac"/>
                <w:noProof/>
                <w:rPrChange w:id="904" w:author="chunliu wang" w:date="2017-06-04T16:58:00Z">
                  <w:rPr>
                    <w:rStyle w:val="ac"/>
                    <w:noProof/>
                  </w:rPr>
                </w:rPrChange>
              </w:rPr>
              <w:instrText xml:space="preserve"> </w:instrText>
            </w:r>
            <w:r w:rsidRPr="00A02E0A">
              <w:rPr>
                <w:noProof/>
                <w:rPrChange w:id="905" w:author="chunliu wang" w:date="2017-06-04T16:58:00Z">
                  <w:rPr>
                    <w:noProof/>
                  </w:rPr>
                </w:rPrChange>
              </w:rPr>
              <w:instrText>HYPERLINK \l "_Toc484358916"</w:instrText>
            </w:r>
            <w:r w:rsidRPr="00A02E0A">
              <w:rPr>
                <w:rStyle w:val="ac"/>
                <w:noProof/>
                <w:rPrChange w:id="906" w:author="chunliu wang" w:date="2017-06-04T16:58:00Z">
                  <w:rPr>
                    <w:rStyle w:val="ac"/>
                    <w:noProof/>
                  </w:rPr>
                </w:rPrChange>
              </w:rPr>
              <w:instrText xml:space="preserve"> </w:instrText>
            </w:r>
            <w:r w:rsidRPr="00A02E0A">
              <w:rPr>
                <w:rStyle w:val="ac"/>
                <w:noProof/>
                <w:rPrChange w:id="907" w:author="chunliu wang" w:date="2017-06-04T16:58:00Z">
                  <w:rPr>
                    <w:rStyle w:val="ac"/>
                    <w:noProof/>
                  </w:rPr>
                </w:rPrChange>
              </w:rPr>
            </w:r>
            <w:r w:rsidRPr="00A02E0A">
              <w:rPr>
                <w:rStyle w:val="ac"/>
                <w:noProof/>
                <w:rPrChange w:id="908" w:author="chunliu wang" w:date="2017-06-04T16:58:00Z">
                  <w:rPr>
                    <w:rStyle w:val="ac"/>
                    <w:noProof/>
                  </w:rPr>
                </w:rPrChange>
              </w:rPr>
              <w:fldChar w:fldCharType="separate"/>
            </w:r>
            <w:r w:rsidRPr="00A02E0A">
              <w:rPr>
                <w:rStyle w:val="ac"/>
                <w:rFonts w:ascii="Times" w:eastAsia="宋体" w:hAnsi="Times"/>
                <w:noProof/>
                <w:rPrChange w:id="909" w:author="chunliu wang" w:date="2017-06-04T16:58:00Z">
                  <w:rPr>
                    <w:rStyle w:val="ac"/>
                    <w:rFonts w:ascii="Times" w:eastAsia="宋体" w:hAnsi="Times"/>
                    <w:b/>
                    <w:noProof/>
                  </w:rPr>
                </w:rPrChange>
              </w:rPr>
              <w:t>7.1</w:t>
            </w:r>
            <w:r w:rsidRPr="00A02E0A">
              <w:rPr>
                <w:noProof/>
                <w:rPrChange w:id="910" w:author="chunliu wang" w:date="2017-06-04T16:58:00Z">
                  <w:rPr>
                    <w:noProof/>
                  </w:rPr>
                </w:rPrChange>
              </w:rPr>
              <w:tab/>
            </w:r>
            <w:r w:rsidRPr="00A02E0A">
              <w:rPr>
                <w:rStyle w:val="ac"/>
                <w:rFonts w:ascii="Times" w:eastAsia="宋体" w:hAnsi="Times"/>
                <w:noProof/>
                <w:rPrChange w:id="911" w:author="chunliu wang" w:date="2017-06-04T16:58:00Z">
                  <w:rPr>
                    <w:rStyle w:val="ac"/>
                    <w:rFonts w:ascii="Times" w:eastAsia="宋体" w:hAnsi="Times"/>
                    <w:b/>
                    <w:noProof/>
                  </w:rPr>
                </w:rPrChange>
              </w:rPr>
              <w:t>硬件接口</w:t>
            </w:r>
            <w:r w:rsidRPr="00A02E0A">
              <w:rPr>
                <w:noProof/>
                <w:webHidden/>
                <w:rPrChange w:id="912" w:author="chunliu wang" w:date="2017-06-04T16:58:00Z">
                  <w:rPr>
                    <w:noProof/>
                    <w:webHidden/>
                  </w:rPr>
                </w:rPrChange>
              </w:rPr>
              <w:tab/>
            </w:r>
            <w:r w:rsidRPr="00A02E0A">
              <w:rPr>
                <w:noProof/>
                <w:webHidden/>
                <w:rPrChange w:id="913" w:author="chunliu wang" w:date="2017-06-04T16:58:00Z">
                  <w:rPr>
                    <w:noProof/>
                    <w:webHidden/>
                  </w:rPr>
                </w:rPrChange>
              </w:rPr>
              <w:fldChar w:fldCharType="begin"/>
            </w:r>
            <w:r w:rsidRPr="00A02E0A">
              <w:rPr>
                <w:noProof/>
                <w:webHidden/>
                <w:rPrChange w:id="914" w:author="chunliu wang" w:date="2017-06-04T16:58:00Z">
                  <w:rPr>
                    <w:noProof/>
                    <w:webHidden/>
                  </w:rPr>
                </w:rPrChange>
              </w:rPr>
              <w:instrText xml:space="preserve"> PAGEREF _Toc484358916 \h </w:instrText>
            </w:r>
            <w:r w:rsidRPr="00A02E0A">
              <w:rPr>
                <w:noProof/>
                <w:webHidden/>
                <w:rPrChange w:id="915" w:author="chunliu wang" w:date="2017-06-04T16:58:00Z">
                  <w:rPr>
                    <w:noProof/>
                    <w:webHidden/>
                  </w:rPr>
                </w:rPrChange>
              </w:rPr>
            </w:r>
          </w:ins>
          <w:r w:rsidRPr="00A02E0A">
            <w:rPr>
              <w:noProof/>
              <w:webHidden/>
              <w:rPrChange w:id="916" w:author="chunliu wang" w:date="2017-06-04T16:58:00Z">
                <w:rPr>
                  <w:noProof/>
                  <w:webHidden/>
                </w:rPr>
              </w:rPrChange>
            </w:rPr>
            <w:fldChar w:fldCharType="separate"/>
          </w:r>
          <w:ins w:id="917" w:author="chunliu wang" w:date="2017-06-04T16:58:00Z">
            <w:r w:rsidRPr="00A02E0A">
              <w:rPr>
                <w:noProof/>
                <w:webHidden/>
                <w:rPrChange w:id="918" w:author="chunliu wang" w:date="2017-06-04T16:58:00Z">
                  <w:rPr>
                    <w:noProof/>
                    <w:webHidden/>
                  </w:rPr>
                </w:rPrChange>
              </w:rPr>
              <w:t>22</w:t>
            </w:r>
            <w:r w:rsidRPr="00A02E0A">
              <w:rPr>
                <w:noProof/>
                <w:webHidden/>
                <w:rPrChange w:id="919" w:author="chunliu wang" w:date="2017-06-04T16:58:00Z">
                  <w:rPr>
                    <w:noProof/>
                    <w:webHidden/>
                  </w:rPr>
                </w:rPrChange>
              </w:rPr>
              <w:fldChar w:fldCharType="end"/>
            </w:r>
            <w:r w:rsidRPr="00A02E0A">
              <w:rPr>
                <w:rStyle w:val="ac"/>
                <w:noProof/>
                <w:rPrChange w:id="920" w:author="chunliu wang" w:date="2017-06-04T16:58:00Z">
                  <w:rPr>
                    <w:rStyle w:val="ac"/>
                    <w:noProof/>
                  </w:rPr>
                </w:rPrChange>
              </w:rPr>
              <w:fldChar w:fldCharType="end"/>
            </w:r>
          </w:ins>
        </w:p>
        <w:p w14:paraId="1C4E4AD3" w14:textId="054409B5" w:rsidR="00A02E0A" w:rsidRPr="00A02E0A" w:rsidRDefault="00A02E0A">
          <w:pPr>
            <w:pStyle w:val="21"/>
            <w:tabs>
              <w:tab w:val="left" w:pos="1050"/>
              <w:tab w:val="right" w:leader="dot" w:pos="8296"/>
            </w:tabs>
            <w:rPr>
              <w:ins w:id="921" w:author="chunliu wang" w:date="2017-06-04T16:58:00Z"/>
              <w:noProof/>
              <w:rPrChange w:id="922" w:author="chunliu wang" w:date="2017-06-04T16:58:00Z">
                <w:rPr>
                  <w:ins w:id="923" w:author="chunliu wang" w:date="2017-06-04T16:58:00Z"/>
                  <w:noProof/>
                </w:rPr>
              </w:rPrChange>
            </w:rPr>
          </w:pPr>
          <w:ins w:id="924" w:author="chunliu wang" w:date="2017-06-04T16:58:00Z">
            <w:r w:rsidRPr="00A02E0A">
              <w:rPr>
                <w:rStyle w:val="ac"/>
                <w:noProof/>
                <w:rPrChange w:id="925" w:author="chunliu wang" w:date="2017-06-04T16:58:00Z">
                  <w:rPr>
                    <w:rStyle w:val="ac"/>
                    <w:noProof/>
                  </w:rPr>
                </w:rPrChange>
              </w:rPr>
              <w:fldChar w:fldCharType="begin"/>
            </w:r>
            <w:r w:rsidRPr="00A02E0A">
              <w:rPr>
                <w:rStyle w:val="ac"/>
                <w:noProof/>
                <w:rPrChange w:id="926" w:author="chunliu wang" w:date="2017-06-04T16:58:00Z">
                  <w:rPr>
                    <w:rStyle w:val="ac"/>
                    <w:noProof/>
                  </w:rPr>
                </w:rPrChange>
              </w:rPr>
              <w:instrText xml:space="preserve"> </w:instrText>
            </w:r>
            <w:r w:rsidRPr="00A02E0A">
              <w:rPr>
                <w:noProof/>
                <w:rPrChange w:id="927" w:author="chunliu wang" w:date="2017-06-04T16:58:00Z">
                  <w:rPr>
                    <w:noProof/>
                  </w:rPr>
                </w:rPrChange>
              </w:rPr>
              <w:instrText>HYPERLINK \l "_Toc484358917"</w:instrText>
            </w:r>
            <w:r w:rsidRPr="00A02E0A">
              <w:rPr>
                <w:rStyle w:val="ac"/>
                <w:noProof/>
                <w:rPrChange w:id="928" w:author="chunliu wang" w:date="2017-06-04T16:58:00Z">
                  <w:rPr>
                    <w:rStyle w:val="ac"/>
                    <w:noProof/>
                  </w:rPr>
                </w:rPrChange>
              </w:rPr>
              <w:instrText xml:space="preserve"> </w:instrText>
            </w:r>
            <w:r w:rsidRPr="00A02E0A">
              <w:rPr>
                <w:rStyle w:val="ac"/>
                <w:noProof/>
                <w:rPrChange w:id="929" w:author="chunliu wang" w:date="2017-06-04T16:58:00Z">
                  <w:rPr>
                    <w:rStyle w:val="ac"/>
                    <w:noProof/>
                  </w:rPr>
                </w:rPrChange>
              </w:rPr>
            </w:r>
            <w:r w:rsidRPr="00A02E0A">
              <w:rPr>
                <w:rStyle w:val="ac"/>
                <w:noProof/>
                <w:rPrChange w:id="930" w:author="chunliu wang" w:date="2017-06-04T16:58:00Z">
                  <w:rPr>
                    <w:rStyle w:val="ac"/>
                    <w:noProof/>
                  </w:rPr>
                </w:rPrChange>
              </w:rPr>
              <w:fldChar w:fldCharType="separate"/>
            </w:r>
            <w:r w:rsidRPr="00A02E0A">
              <w:rPr>
                <w:rStyle w:val="ac"/>
                <w:rFonts w:ascii="Times" w:eastAsia="宋体" w:hAnsi="Times"/>
                <w:noProof/>
                <w:rPrChange w:id="931" w:author="chunliu wang" w:date="2017-06-04T16:58:00Z">
                  <w:rPr>
                    <w:rStyle w:val="ac"/>
                    <w:rFonts w:ascii="Times" w:eastAsia="宋体" w:hAnsi="Times"/>
                    <w:b/>
                    <w:noProof/>
                  </w:rPr>
                </w:rPrChange>
              </w:rPr>
              <w:t>7.2</w:t>
            </w:r>
            <w:r w:rsidRPr="00A02E0A">
              <w:rPr>
                <w:noProof/>
                <w:rPrChange w:id="932" w:author="chunliu wang" w:date="2017-06-04T16:58:00Z">
                  <w:rPr>
                    <w:noProof/>
                  </w:rPr>
                </w:rPrChange>
              </w:rPr>
              <w:tab/>
            </w:r>
            <w:r w:rsidRPr="00A02E0A">
              <w:rPr>
                <w:rStyle w:val="ac"/>
                <w:rFonts w:ascii="Times" w:eastAsia="宋体" w:hAnsi="Times"/>
                <w:noProof/>
                <w:rPrChange w:id="933" w:author="chunliu wang" w:date="2017-06-04T16:58:00Z">
                  <w:rPr>
                    <w:rStyle w:val="ac"/>
                    <w:rFonts w:ascii="Times" w:eastAsia="宋体" w:hAnsi="Times"/>
                    <w:b/>
                    <w:noProof/>
                  </w:rPr>
                </w:rPrChange>
              </w:rPr>
              <w:t>软件接口</w:t>
            </w:r>
            <w:r w:rsidRPr="00A02E0A">
              <w:rPr>
                <w:noProof/>
                <w:webHidden/>
                <w:rPrChange w:id="934" w:author="chunliu wang" w:date="2017-06-04T16:58:00Z">
                  <w:rPr>
                    <w:noProof/>
                    <w:webHidden/>
                  </w:rPr>
                </w:rPrChange>
              </w:rPr>
              <w:tab/>
            </w:r>
            <w:r w:rsidRPr="00A02E0A">
              <w:rPr>
                <w:noProof/>
                <w:webHidden/>
                <w:rPrChange w:id="935" w:author="chunliu wang" w:date="2017-06-04T16:58:00Z">
                  <w:rPr>
                    <w:noProof/>
                    <w:webHidden/>
                  </w:rPr>
                </w:rPrChange>
              </w:rPr>
              <w:fldChar w:fldCharType="begin"/>
            </w:r>
            <w:r w:rsidRPr="00A02E0A">
              <w:rPr>
                <w:noProof/>
                <w:webHidden/>
                <w:rPrChange w:id="936" w:author="chunliu wang" w:date="2017-06-04T16:58:00Z">
                  <w:rPr>
                    <w:noProof/>
                    <w:webHidden/>
                  </w:rPr>
                </w:rPrChange>
              </w:rPr>
              <w:instrText xml:space="preserve"> PAGEREF _Toc484358917 \h </w:instrText>
            </w:r>
            <w:r w:rsidRPr="00A02E0A">
              <w:rPr>
                <w:noProof/>
                <w:webHidden/>
                <w:rPrChange w:id="937" w:author="chunliu wang" w:date="2017-06-04T16:58:00Z">
                  <w:rPr>
                    <w:noProof/>
                    <w:webHidden/>
                  </w:rPr>
                </w:rPrChange>
              </w:rPr>
            </w:r>
          </w:ins>
          <w:r w:rsidRPr="00A02E0A">
            <w:rPr>
              <w:noProof/>
              <w:webHidden/>
              <w:rPrChange w:id="938" w:author="chunliu wang" w:date="2017-06-04T16:58:00Z">
                <w:rPr>
                  <w:noProof/>
                  <w:webHidden/>
                </w:rPr>
              </w:rPrChange>
            </w:rPr>
            <w:fldChar w:fldCharType="separate"/>
          </w:r>
          <w:ins w:id="939" w:author="chunliu wang" w:date="2017-06-04T16:58:00Z">
            <w:r w:rsidRPr="00A02E0A">
              <w:rPr>
                <w:noProof/>
                <w:webHidden/>
                <w:rPrChange w:id="940" w:author="chunliu wang" w:date="2017-06-04T16:58:00Z">
                  <w:rPr>
                    <w:noProof/>
                    <w:webHidden/>
                  </w:rPr>
                </w:rPrChange>
              </w:rPr>
              <w:t>22</w:t>
            </w:r>
            <w:r w:rsidRPr="00A02E0A">
              <w:rPr>
                <w:noProof/>
                <w:webHidden/>
                <w:rPrChange w:id="941" w:author="chunliu wang" w:date="2017-06-04T16:58:00Z">
                  <w:rPr>
                    <w:noProof/>
                    <w:webHidden/>
                  </w:rPr>
                </w:rPrChange>
              </w:rPr>
              <w:fldChar w:fldCharType="end"/>
            </w:r>
            <w:r w:rsidRPr="00A02E0A">
              <w:rPr>
                <w:rStyle w:val="ac"/>
                <w:noProof/>
                <w:rPrChange w:id="942" w:author="chunliu wang" w:date="2017-06-04T16:58:00Z">
                  <w:rPr>
                    <w:rStyle w:val="ac"/>
                    <w:noProof/>
                  </w:rPr>
                </w:rPrChange>
              </w:rPr>
              <w:fldChar w:fldCharType="end"/>
            </w:r>
          </w:ins>
        </w:p>
        <w:p w14:paraId="02993F12" w14:textId="5FAFCBAB" w:rsidR="00A02E0A" w:rsidRPr="00A02E0A" w:rsidRDefault="00A02E0A">
          <w:pPr>
            <w:pStyle w:val="11"/>
            <w:tabs>
              <w:tab w:val="left" w:pos="420"/>
              <w:tab w:val="right" w:leader="dot" w:pos="8296"/>
            </w:tabs>
            <w:rPr>
              <w:ins w:id="943" w:author="chunliu wang" w:date="2017-06-04T16:58:00Z"/>
              <w:noProof/>
              <w:rPrChange w:id="944" w:author="chunliu wang" w:date="2017-06-04T16:58:00Z">
                <w:rPr>
                  <w:ins w:id="945" w:author="chunliu wang" w:date="2017-06-04T16:58:00Z"/>
                  <w:noProof/>
                </w:rPr>
              </w:rPrChange>
            </w:rPr>
          </w:pPr>
          <w:ins w:id="946" w:author="chunliu wang" w:date="2017-06-04T16:58:00Z">
            <w:r w:rsidRPr="00A02E0A">
              <w:rPr>
                <w:rStyle w:val="ac"/>
                <w:noProof/>
                <w:rPrChange w:id="947" w:author="chunliu wang" w:date="2017-06-04T16:58:00Z">
                  <w:rPr>
                    <w:rStyle w:val="ac"/>
                    <w:noProof/>
                  </w:rPr>
                </w:rPrChange>
              </w:rPr>
              <w:fldChar w:fldCharType="begin"/>
            </w:r>
            <w:r w:rsidRPr="00A02E0A">
              <w:rPr>
                <w:rStyle w:val="ac"/>
                <w:noProof/>
                <w:rPrChange w:id="948" w:author="chunliu wang" w:date="2017-06-04T16:58:00Z">
                  <w:rPr>
                    <w:rStyle w:val="ac"/>
                    <w:noProof/>
                  </w:rPr>
                </w:rPrChange>
              </w:rPr>
              <w:instrText xml:space="preserve"> </w:instrText>
            </w:r>
            <w:r w:rsidRPr="00A02E0A">
              <w:rPr>
                <w:noProof/>
                <w:rPrChange w:id="949" w:author="chunliu wang" w:date="2017-06-04T16:58:00Z">
                  <w:rPr>
                    <w:noProof/>
                  </w:rPr>
                </w:rPrChange>
              </w:rPr>
              <w:instrText>HYPERLINK \l "_Toc484358918"</w:instrText>
            </w:r>
            <w:r w:rsidRPr="00A02E0A">
              <w:rPr>
                <w:rStyle w:val="ac"/>
                <w:noProof/>
                <w:rPrChange w:id="950" w:author="chunliu wang" w:date="2017-06-04T16:58:00Z">
                  <w:rPr>
                    <w:rStyle w:val="ac"/>
                    <w:noProof/>
                  </w:rPr>
                </w:rPrChange>
              </w:rPr>
              <w:instrText xml:space="preserve"> </w:instrText>
            </w:r>
            <w:r w:rsidRPr="00A02E0A">
              <w:rPr>
                <w:rStyle w:val="ac"/>
                <w:noProof/>
                <w:rPrChange w:id="951" w:author="chunliu wang" w:date="2017-06-04T16:58:00Z">
                  <w:rPr>
                    <w:rStyle w:val="ac"/>
                    <w:noProof/>
                  </w:rPr>
                </w:rPrChange>
              </w:rPr>
            </w:r>
            <w:r w:rsidRPr="00A02E0A">
              <w:rPr>
                <w:rStyle w:val="ac"/>
                <w:noProof/>
                <w:rPrChange w:id="952" w:author="chunliu wang" w:date="2017-06-04T16:58:00Z">
                  <w:rPr>
                    <w:rStyle w:val="ac"/>
                    <w:noProof/>
                  </w:rPr>
                </w:rPrChange>
              </w:rPr>
              <w:fldChar w:fldCharType="separate"/>
            </w:r>
            <w:r w:rsidRPr="00A02E0A">
              <w:rPr>
                <w:rStyle w:val="ac"/>
                <w:rFonts w:ascii="Times" w:eastAsia="宋体" w:hAnsi="Times"/>
                <w:noProof/>
                <w:rPrChange w:id="953" w:author="chunliu wang" w:date="2017-06-04T16:58:00Z">
                  <w:rPr>
                    <w:rStyle w:val="ac"/>
                    <w:rFonts w:ascii="Times" w:eastAsia="宋体" w:hAnsi="Times"/>
                    <w:b/>
                    <w:noProof/>
                  </w:rPr>
                </w:rPrChange>
              </w:rPr>
              <w:t>8.</w:t>
            </w:r>
            <w:r w:rsidRPr="00A02E0A">
              <w:rPr>
                <w:noProof/>
                <w:rPrChange w:id="954" w:author="chunliu wang" w:date="2017-06-04T16:58:00Z">
                  <w:rPr>
                    <w:noProof/>
                  </w:rPr>
                </w:rPrChange>
              </w:rPr>
              <w:tab/>
            </w:r>
            <w:r w:rsidRPr="00A02E0A">
              <w:rPr>
                <w:rStyle w:val="ac"/>
                <w:rFonts w:ascii="Times" w:eastAsia="宋体" w:hAnsi="Times"/>
                <w:noProof/>
                <w:rPrChange w:id="955" w:author="chunliu wang" w:date="2017-06-04T16:58:00Z">
                  <w:rPr>
                    <w:rStyle w:val="ac"/>
                    <w:rFonts w:ascii="Times" w:eastAsia="宋体" w:hAnsi="Times"/>
                    <w:b/>
                    <w:noProof/>
                  </w:rPr>
                </w:rPrChange>
              </w:rPr>
              <w:t>应用场景</w:t>
            </w:r>
            <w:r w:rsidRPr="00A02E0A">
              <w:rPr>
                <w:noProof/>
                <w:webHidden/>
                <w:rPrChange w:id="956" w:author="chunliu wang" w:date="2017-06-04T16:58:00Z">
                  <w:rPr>
                    <w:noProof/>
                    <w:webHidden/>
                  </w:rPr>
                </w:rPrChange>
              </w:rPr>
              <w:tab/>
            </w:r>
            <w:r w:rsidRPr="00A02E0A">
              <w:rPr>
                <w:noProof/>
                <w:webHidden/>
                <w:rPrChange w:id="957" w:author="chunliu wang" w:date="2017-06-04T16:58:00Z">
                  <w:rPr>
                    <w:noProof/>
                    <w:webHidden/>
                  </w:rPr>
                </w:rPrChange>
              </w:rPr>
              <w:fldChar w:fldCharType="begin"/>
            </w:r>
            <w:r w:rsidRPr="00A02E0A">
              <w:rPr>
                <w:noProof/>
                <w:webHidden/>
                <w:rPrChange w:id="958" w:author="chunliu wang" w:date="2017-06-04T16:58:00Z">
                  <w:rPr>
                    <w:noProof/>
                    <w:webHidden/>
                  </w:rPr>
                </w:rPrChange>
              </w:rPr>
              <w:instrText xml:space="preserve"> PAGEREF _Toc484358918 \h </w:instrText>
            </w:r>
            <w:r w:rsidRPr="00A02E0A">
              <w:rPr>
                <w:noProof/>
                <w:webHidden/>
                <w:rPrChange w:id="959" w:author="chunliu wang" w:date="2017-06-04T16:58:00Z">
                  <w:rPr>
                    <w:noProof/>
                    <w:webHidden/>
                  </w:rPr>
                </w:rPrChange>
              </w:rPr>
            </w:r>
          </w:ins>
          <w:r w:rsidRPr="00A02E0A">
            <w:rPr>
              <w:noProof/>
              <w:webHidden/>
              <w:rPrChange w:id="960" w:author="chunliu wang" w:date="2017-06-04T16:58:00Z">
                <w:rPr>
                  <w:noProof/>
                  <w:webHidden/>
                </w:rPr>
              </w:rPrChange>
            </w:rPr>
            <w:fldChar w:fldCharType="separate"/>
          </w:r>
          <w:ins w:id="961" w:author="chunliu wang" w:date="2017-06-04T16:58:00Z">
            <w:r w:rsidRPr="00A02E0A">
              <w:rPr>
                <w:noProof/>
                <w:webHidden/>
                <w:rPrChange w:id="962" w:author="chunliu wang" w:date="2017-06-04T16:58:00Z">
                  <w:rPr>
                    <w:noProof/>
                    <w:webHidden/>
                  </w:rPr>
                </w:rPrChange>
              </w:rPr>
              <w:t>22</w:t>
            </w:r>
            <w:r w:rsidRPr="00A02E0A">
              <w:rPr>
                <w:noProof/>
                <w:webHidden/>
                <w:rPrChange w:id="963" w:author="chunliu wang" w:date="2017-06-04T16:58:00Z">
                  <w:rPr>
                    <w:noProof/>
                    <w:webHidden/>
                  </w:rPr>
                </w:rPrChange>
              </w:rPr>
              <w:fldChar w:fldCharType="end"/>
            </w:r>
            <w:r w:rsidRPr="00A02E0A">
              <w:rPr>
                <w:rStyle w:val="ac"/>
                <w:noProof/>
                <w:rPrChange w:id="964" w:author="chunliu wang" w:date="2017-06-04T16:58:00Z">
                  <w:rPr>
                    <w:rStyle w:val="ac"/>
                    <w:noProof/>
                  </w:rPr>
                </w:rPrChange>
              </w:rPr>
              <w:fldChar w:fldCharType="end"/>
            </w:r>
          </w:ins>
        </w:p>
        <w:p w14:paraId="4C1554C7" w14:textId="516AE371" w:rsidR="00A02E0A" w:rsidRPr="00A02E0A" w:rsidRDefault="00A02E0A">
          <w:pPr>
            <w:pStyle w:val="21"/>
            <w:tabs>
              <w:tab w:val="right" w:leader="dot" w:pos="8296"/>
            </w:tabs>
            <w:rPr>
              <w:ins w:id="965" w:author="chunliu wang" w:date="2017-06-04T16:58:00Z"/>
              <w:noProof/>
              <w:rPrChange w:id="966" w:author="chunliu wang" w:date="2017-06-04T16:58:00Z">
                <w:rPr>
                  <w:ins w:id="967" w:author="chunliu wang" w:date="2017-06-04T16:58:00Z"/>
                  <w:noProof/>
                </w:rPr>
              </w:rPrChange>
            </w:rPr>
          </w:pPr>
          <w:ins w:id="968" w:author="chunliu wang" w:date="2017-06-04T16:58:00Z">
            <w:r w:rsidRPr="00A02E0A">
              <w:rPr>
                <w:rStyle w:val="ac"/>
                <w:noProof/>
                <w:rPrChange w:id="969" w:author="chunliu wang" w:date="2017-06-04T16:58:00Z">
                  <w:rPr>
                    <w:rStyle w:val="ac"/>
                    <w:noProof/>
                  </w:rPr>
                </w:rPrChange>
              </w:rPr>
              <w:fldChar w:fldCharType="begin"/>
            </w:r>
            <w:r w:rsidRPr="00A02E0A">
              <w:rPr>
                <w:rStyle w:val="ac"/>
                <w:noProof/>
                <w:rPrChange w:id="970" w:author="chunliu wang" w:date="2017-06-04T16:58:00Z">
                  <w:rPr>
                    <w:rStyle w:val="ac"/>
                    <w:noProof/>
                  </w:rPr>
                </w:rPrChange>
              </w:rPr>
              <w:instrText xml:space="preserve"> </w:instrText>
            </w:r>
            <w:r w:rsidRPr="00A02E0A">
              <w:rPr>
                <w:noProof/>
                <w:rPrChange w:id="971" w:author="chunliu wang" w:date="2017-06-04T16:58:00Z">
                  <w:rPr>
                    <w:noProof/>
                  </w:rPr>
                </w:rPrChange>
              </w:rPr>
              <w:instrText>HYPERLINK \l "_Toc484358919"</w:instrText>
            </w:r>
            <w:r w:rsidRPr="00A02E0A">
              <w:rPr>
                <w:rStyle w:val="ac"/>
                <w:noProof/>
                <w:rPrChange w:id="972" w:author="chunliu wang" w:date="2017-06-04T16:58:00Z">
                  <w:rPr>
                    <w:rStyle w:val="ac"/>
                    <w:noProof/>
                  </w:rPr>
                </w:rPrChange>
              </w:rPr>
              <w:instrText xml:space="preserve"> </w:instrText>
            </w:r>
            <w:r w:rsidRPr="00A02E0A">
              <w:rPr>
                <w:rStyle w:val="ac"/>
                <w:noProof/>
                <w:rPrChange w:id="973" w:author="chunliu wang" w:date="2017-06-04T16:58:00Z">
                  <w:rPr>
                    <w:rStyle w:val="ac"/>
                    <w:noProof/>
                  </w:rPr>
                </w:rPrChange>
              </w:rPr>
            </w:r>
            <w:r w:rsidRPr="00A02E0A">
              <w:rPr>
                <w:rStyle w:val="ac"/>
                <w:noProof/>
                <w:rPrChange w:id="974" w:author="chunliu wang" w:date="2017-06-04T16:58:00Z">
                  <w:rPr>
                    <w:rStyle w:val="ac"/>
                    <w:noProof/>
                  </w:rPr>
                </w:rPrChange>
              </w:rPr>
              <w:fldChar w:fldCharType="separate"/>
            </w:r>
            <w:r w:rsidRPr="00A02E0A">
              <w:rPr>
                <w:rStyle w:val="ac"/>
                <w:rFonts w:ascii="Times" w:eastAsia="宋体" w:hAnsi="Times"/>
                <w:noProof/>
                <w:rPrChange w:id="975" w:author="chunliu wang" w:date="2017-06-04T16:58:00Z">
                  <w:rPr>
                    <w:rStyle w:val="ac"/>
                    <w:rFonts w:ascii="Times" w:eastAsia="宋体" w:hAnsi="Times"/>
                    <w:b/>
                    <w:noProof/>
                  </w:rPr>
                </w:rPrChange>
              </w:rPr>
              <w:t xml:space="preserve">I/O </w:t>
            </w:r>
            <w:r w:rsidRPr="00A02E0A">
              <w:rPr>
                <w:rStyle w:val="ac"/>
                <w:rFonts w:ascii="Times" w:eastAsia="宋体" w:hAnsi="Times"/>
                <w:noProof/>
                <w:rPrChange w:id="976" w:author="chunliu wang" w:date="2017-06-04T16:58:00Z">
                  <w:rPr>
                    <w:rStyle w:val="ac"/>
                    <w:rFonts w:ascii="Times" w:eastAsia="宋体" w:hAnsi="Times"/>
                    <w:b/>
                    <w:noProof/>
                  </w:rPr>
                </w:rPrChange>
              </w:rPr>
              <w:t>密集型</w:t>
            </w:r>
            <w:r w:rsidRPr="00A02E0A">
              <w:rPr>
                <w:noProof/>
                <w:webHidden/>
                <w:rPrChange w:id="977" w:author="chunliu wang" w:date="2017-06-04T16:58:00Z">
                  <w:rPr>
                    <w:noProof/>
                    <w:webHidden/>
                  </w:rPr>
                </w:rPrChange>
              </w:rPr>
              <w:tab/>
            </w:r>
            <w:r w:rsidRPr="00A02E0A">
              <w:rPr>
                <w:noProof/>
                <w:webHidden/>
                <w:rPrChange w:id="978" w:author="chunliu wang" w:date="2017-06-04T16:58:00Z">
                  <w:rPr>
                    <w:noProof/>
                    <w:webHidden/>
                  </w:rPr>
                </w:rPrChange>
              </w:rPr>
              <w:fldChar w:fldCharType="begin"/>
            </w:r>
            <w:r w:rsidRPr="00A02E0A">
              <w:rPr>
                <w:noProof/>
                <w:webHidden/>
                <w:rPrChange w:id="979" w:author="chunliu wang" w:date="2017-06-04T16:58:00Z">
                  <w:rPr>
                    <w:noProof/>
                    <w:webHidden/>
                  </w:rPr>
                </w:rPrChange>
              </w:rPr>
              <w:instrText xml:space="preserve"> PAGEREF _Toc484358919 \h </w:instrText>
            </w:r>
            <w:r w:rsidRPr="00A02E0A">
              <w:rPr>
                <w:noProof/>
                <w:webHidden/>
                <w:rPrChange w:id="980" w:author="chunliu wang" w:date="2017-06-04T16:58:00Z">
                  <w:rPr>
                    <w:noProof/>
                    <w:webHidden/>
                  </w:rPr>
                </w:rPrChange>
              </w:rPr>
            </w:r>
          </w:ins>
          <w:r w:rsidRPr="00A02E0A">
            <w:rPr>
              <w:noProof/>
              <w:webHidden/>
              <w:rPrChange w:id="981" w:author="chunliu wang" w:date="2017-06-04T16:58:00Z">
                <w:rPr>
                  <w:noProof/>
                  <w:webHidden/>
                </w:rPr>
              </w:rPrChange>
            </w:rPr>
            <w:fldChar w:fldCharType="separate"/>
          </w:r>
          <w:ins w:id="982" w:author="chunliu wang" w:date="2017-06-04T16:58:00Z">
            <w:r w:rsidRPr="00A02E0A">
              <w:rPr>
                <w:noProof/>
                <w:webHidden/>
                <w:rPrChange w:id="983" w:author="chunliu wang" w:date="2017-06-04T16:58:00Z">
                  <w:rPr>
                    <w:noProof/>
                    <w:webHidden/>
                  </w:rPr>
                </w:rPrChange>
              </w:rPr>
              <w:t>22</w:t>
            </w:r>
            <w:r w:rsidRPr="00A02E0A">
              <w:rPr>
                <w:noProof/>
                <w:webHidden/>
                <w:rPrChange w:id="984" w:author="chunliu wang" w:date="2017-06-04T16:58:00Z">
                  <w:rPr>
                    <w:noProof/>
                    <w:webHidden/>
                  </w:rPr>
                </w:rPrChange>
              </w:rPr>
              <w:fldChar w:fldCharType="end"/>
            </w:r>
            <w:r w:rsidRPr="00A02E0A">
              <w:rPr>
                <w:rStyle w:val="ac"/>
                <w:noProof/>
                <w:rPrChange w:id="985" w:author="chunliu wang" w:date="2017-06-04T16:58:00Z">
                  <w:rPr>
                    <w:rStyle w:val="ac"/>
                    <w:noProof/>
                  </w:rPr>
                </w:rPrChange>
              </w:rPr>
              <w:fldChar w:fldCharType="end"/>
            </w:r>
          </w:ins>
        </w:p>
        <w:p w14:paraId="69623BD2" w14:textId="0A08B635" w:rsidR="00A02E0A" w:rsidRPr="00A02E0A" w:rsidRDefault="00A02E0A">
          <w:pPr>
            <w:pStyle w:val="11"/>
            <w:tabs>
              <w:tab w:val="left" w:pos="420"/>
              <w:tab w:val="right" w:leader="dot" w:pos="8296"/>
            </w:tabs>
            <w:rPr>
              <w:ins w:id="986" w:author="chunliu wang" w:date="2017-06-04T16:58:00Z"/>
              <w:noProof/>
              <w:rPrChange w:id="987" w:author="chunliu wang" w:date="2017-06-04T16:58:00Z">
                <w:rPr>
                  <w:ins w:id="988" w:author="chunliu wang" w:date="2017-06-04T16:58:00Z"/>
                  <w:noProof/>
                </w:rPr>
              </w:rPrChange>
            </w:rPr>
          </w:pPr>
          <w:ins w:id="989" w:author="chunliu wang" w:date="2017-06-04T16:58:00Z">
            <w:r w:rsidRPr="00A02E0A">
              <w:rPr>
                <w:rStyle w:val="ac"/>
                <w:noProof/>
                <w:rPrChange w:id="990" w:author="chunliu wang" w:date="2017-06-04T16:58:00Z">
                  <w:rPr>
                    <w:rStyle w:val="ac"/>
                    <w:noProof/>
                  </w:rPr>
                </w:rPrChange>
              </w:rPr>
              <w:fldChar w:fldCharType="begin"/>
            </w:r>
            <w:r w:rsidRPr="00A02E0A">
              <w:rPr>
                <w:rStyle w:val="ac"/>
                <w:noProof/>
                <w:rPrChange w:id="991" w:author="chunliu wang" w:date="2017-06-04T16:58:00Z">
                  <w:rPr>
                    <w:rStyle w:val="ac"/>
                    <w:noProof/>
                  </w:rPr>
                </w:rPrChange>
              </w:rPr>
              <w:instrText xml:space="preserve"> </w:instrText>
            </w:r>
            <w:r w:rsidRPr="00A02E0A">
              <w:rPr>
                <w:noProof/>
                <w:rPrChange w:id="992" w:author="chunliu wang" w:date="2017-06-04T16:58:00Z">
                  <w:rPr>
                    <w:noProof/>
                  </w:rPr>
                </w:rPrChange>
              </w:rPr>
              <w:instrText>HYPERLINK \l "_Toc484358920"</w:instrText>
            </w:r>
            <w:r w:rsidRPr="00A02E0A">
              <w:rPr>
                <w:rStyle w:val="ac"/>
                <w:noProof/>
                <w:rPrChange w:id="993" w:author="chunliu wang" w:date="2017-06-04T16:58:00Z">
                  <w:rPr>
                    <w:rStyle w:val="ac"/>
                    <w:noProof/>
                  </w:rPr>
                </w:rPrChange>
              </w:rPr>
              <w:instrText xml:space="preserve"> </w:instrText>
            </w:r>
            <w:r w:rsidRPr="00A02E0A">
              <w:rPr>
                <w:rStyle w:val="ac"/>
                <w:noProof/>
                <w:rPrChange w:id="994" w:author="chunliu wang" w:date="2017-06-04T16:58:00Z">
                  <w:rPr>
                    <w:rStyle w:val="ac"/>
                    <w:noProof/>
                  </w:rPr>
                </w:rPrChange>
              </w:rPr>
            </w:r>
            <w:r w:rsidRPr="00A02E0A">
              <w:rPr>
                <w:rStyle w:val="ac"/>
                <w:noProof/>
                <w:rPrChange w:id="995" w:author="chunliu wang" w:date="2017-06-04T16:58:00Z">
                  <w:rPr>
                    <w:rStyle w:val="ac"/>
                    <w:noProof/>
                  </w:rPr>
                </w:rPrChange>
              </w:rPr>
              <w:fldChar w:fldCharType="separate"/>
            </w:r>
            <w:r w:rsidRPr="00A02E0A">
              <w:rPr>
                <w:rStyle w:val="ac"/>
                <w:rFonts w:ascii="Times" w:eastAsia="宋体" w:hAnsi="Times"/>
                <w:noProof/>
                <w:rPrChange w:id="996" w:author="chunliu wang" w:date="2017-06-04T16:58:00Z">
                  <w:rPr>
                    <w:rStyle w:val="ac"/>
                    <w:rFonts w:ascii="Times" w:eastAsia="宋体" w:hAnsi="Times"/>
                    <w:b/>
                    <w:noProof/>
                  </w:rPr>
                </w:rPrChange>
              </w:rPr>
              <w:t>9.</w:t>
            </w:r>
            <w:r w:rsidRPr="00A02E0A">
              <w:rPr>
                <w:noProof/>
                <w:rPrChange w:id="997" w:author="chunliu wang" w:date="2017-06-04T16:58:00Z">
                  <w:rPr>
                    <w:noProof/>
                  </w:rPr>
                </w:rPrChange>
              </w:rPr>
              <w:tab/>
            </w:r>
            <w:r w:rsidRPr="00A02E0A">
              <w:rPr>
                <w:rStyle w:val="ac"/>
                <w:rFonts w:ascii="Times" w:eastAsia="宋体" w:hAnsi="Times"/>
                <w:noProof/>
                <w:rPrChange w:id="998" w:author="chunliu wang" w:date="2017-06-04T16:58:00Z">
                  <w:rPr>
                    <w:rStyle w:val="ac"/>
                    <w:rFonts w:ascii="Times" w:eastAsia="宋体" w:hAnsi="Times"/>
                    <w:b/>
                    <w:noProof/>
                  </w:rPr>
                </w:rPrChange>
              </w:rPr>
              <w:t>参考文献</w:t>
            </w:r>
            <w:r w:rsidRPr="00A02E0A">
              <w:rPr>
                <w:noProof/>
                <w:webHidden/>
                <w:rPrChange w:id="999" w:author="chunliu wang" w:date="2017-06-04T16:58:00Z">
                  <w:rPr>
                    <w:noProof/>
                    <w:webHidden/>
                  </w:rPr>
                </w:rPrChange>
              </w:rPr>
              <w:tab/>
            </w:r>
            <w:r w:rsidRPr="00A02E0A">
              <w:rPr>
                <w:noProof/>
                <w:webHidden/>
                <w:rPrChange w:id="1000" w:author="chunliu wang" w:date="2017-06-04T16:58:00Z">
                  <w:rPr>
                    <w:noProof/>
                    <w:webHidden/>
                  </w:rPr>
                </w:rPrChange>
              </w:rPr>
              <w:fldChar w:fldCharType="begin"/>
            </w:r>
            <w:r w:rsidRPr="00A02E0A">
              <w:rPr>
                <w:noProof/>
                <w:webHidden/>
                <w:rPrChange w:id="1001" w:author="chunliu wang" w:date="2017-06-04T16:58:00Z">
                  <w:rPr>
                    <w:noProof/>
                    <w:webHidden/>
                  </w:rPr>
                </w:rPrChange>
              </w:rPr>
              <w:instrText xml:space="preserve"> PAGEREF _Toc484358920 \h </w:instrText>
            </w:r>
            <w:r w:rsidRPr="00A02E0A">
              <w:rPr>
                <w:noProof/>
                <w:webHidden/>
                <w:rPrChange w:id="1002" w:author="chunliu wang" w:date="2017-06-04T16:58:00Z">
                  <w:rPr>
                    <w:noProof/>
                    <w:webHidden/>
                  </w:rPr>
                </w:rPrChange>
              </w:rPr>
            </w:r>
          </w:ins>
          <w:r w:rsidRPr="00A02E0A">
            <w:rPr>
              <w:noProof/>
              <w:webHidden/>
              <w:rPrChange w:id="1003" w:author="chunliu wang" w:date="2017-06-04T16:58:00Z">
                <w:rPr>
                  <w:noProof/>
                  <w:webHidden/>
                </w:rPr>
              </w:rPrChange>
            </w:rPr>
            <w:fldChar w:fldCharType="separate"/>
          </w:r>
          <w:ins w:id="1004" w:author="chunliu wang" w:date="2017-06-04T16:58:00Z">
            <w:r w:rsidRPr="00A02E0A">
              <w:rPr>
                <w:noProof/>
                <w:webHidden/>
                <w:rPrChange w:id="1005" w:author="chunliu wang" w:date="2017-06-04T16:58:00Z">
                  <w:rPr>
                    <w:noProof/>
                    <w:webHidden/>
                  </w:rPr>
                </w:rPrChange>
              </w:rPr>
              <w:t>23</w:t>
            </w:r>
            <w:r w:rsidRPr="00A02E0A">
              <w:rPr>
                <w:noProof/>
                <w:webHidden/>
                <w:rPrChange w:id="1006" w:author="chunliu wang" w:date="2017-06-04T16:58:00Z">
                  <w:rPr>
                    <w:noProof/>
                    <w:webHidden/>
                  </w:rPr>
                </w:rPrChange>
              </w:rPr>
              <w:fldChar w:fldCharType="end"/>
            </w:r>
            <w:r w:rsidRPr="00A02E0A">
              <w:rPr>
                <w:rStyle w:val="ac"/>
                <w:noProof/>
                <w:rPrChange w:id="1007" w:author="chunliu wang" w:date="2017-06-04T16:58:00Z">
                  <w:rPr>
                    <w:rStyle w:val="ac"/>
                    <w:noProof/>
                  </w:rPr>
                </w:rPrChange>
              </w:rPr>
              <w:fldChar w:fldCharType="end"/>
            </w:r>
          </w:ins>
        </w:p>
        <w:p w14:paraId="789DDCD9" w14:textId="3607CB6A" w:rsidR="00A02E0A" w:rsidRPr="00A02E0A" w:rsidRDefault="00A02E0A">
          <w:pPr>
            <w:pStyle w:val="11"/>
            <w:tabs>
              <w:tab w:val="left" w:pos="840"/>
              <w:tab w:val="right" w:leader="dot" w:pos="8296"/>
            </w:tabs>
            <w:rPr>
              <w:ins w:id="1008" w:author="chunliu wang" w:date="2017-06-04T16:58:00Z"/>
              <w:noProof/>
              <w:rPrChange w:id="1009" w:author="chunliu wang" w:date="2017-06-04T16:58:00Z">
                <w:rPr>
                  <w:ins w:id="1010" w:author="chunliu wang" w:date="2017-06-04T16:58:00Z"/>
                  <w:noProof/>
                </w:rPr>
              </w:rPrChange>
            </w:rPr>
          </w:pPr>
          <w:ins w:id="1011" w:author="chunliu wang" w:date="2017-06-04T16:58:00Z">
            <w:r w:rsidRPr="00A02E0A">
              <w:rPr>
                <w:rStyle w:val="ac"/>
                <w:noProof/>
                <w:rPrChange w:id="1012" w:author="chunliu wang" w:date="2017-06-04T16:58:00Z">
                  <w:rPr>
                    <w:rStyle w:val="ac"/>
                    <w:noProof/>
                  </w:rPr>
                </w:rPrChange>
              </w:rPr>
              <w:fldChar w:fldCharType="begin"/>
            </w:r>
            <w:r w:rsidRPr="00A02E0A">
              <w:rPr>
                <w:rStyle w:val="ac"/>
                <w:noProof/>
                <w:rPrChange w:id="1013" w:author="chunliu wang" w:date="2017-06-04T16:58:00Z">
                  <w:rPr>
                    <w:rStyle w:val="ac"/>
                    <w:noProof/>
                  </w:rPr>
                </w:rPrChange>
              </w:rPr>
              <w:instrText xml:space="preserve"> </w:instrText>
            </w:r>
            <w:r w:rsidRPr="00A02E0A">
              <w:rPr>
                <w:noProof/>
                <w:rPrChange w:id="1014" w:author="chunliu wang" w:date="2017-06-04T16:58:00Z">
                  <w:rPr>
                    <w:noProof/>
                  </w:rPr>
                </w:rPrChange>
              </w:rPr>
              <w:instrText>HYPERLINK \l "_Toc484358921"</w:instrText>
            </w:r>
            <w:r w:rsidRPr="00A02E0A">
              <w:rPr>
                <w:rStyle w:val="ac"/>
                <w:noProof/>
                <w:rPrChange w:id="1015" w:author="chunliu wang" w:date="2017-06-04T16:58:00Z">
                  <w:rPr>
                    <w:rStyle w:val="ac"/>
                    <w:noProof/>
                  </w:rPr>
                </w:rPrChange>
              </w:rPr>
              <w:instrText xml:space="preserve"> </w:instrText>
            </w:r>
            <w:r w:rsidRPr="00A02E0A">
              <w:rPr>
                <w:rStyle w:val="ac"/>
                <w:noProof/>
                <w:rPrChange w:id="1016" w:author="chunliu wang" w:date="2017-06-04T16:58:00Z">
                  <w:rPr>
                    <w:rStyle w:val="ac"/>
                    <w:noProof/>
                  </w:rPr>
                </w:rPrChange>
              </w:rPr>
            </w:r>
            <w:r w:rsidRPr="00A02E0A">
              <w:rPr>
                <w:rStyle w:val="ac"/>
                <w:noProof/>
                <w:rPrChange w:id="1017" w:author="chunliu wang" w:date="2017-06-04T16:58:00Z">
                  <w:rPr>
                    <w:rStyle w:val="ac"/>
                    <w:noProof/>
                  </w:rPr>
                </w:rPrChange>
              </w:rPr>
              <w:fldChar w:fldCharType="separate"/>
            </w:r>
            <w:r w:rsidRPr="00A02E0A">
              <w:rPr>
                <w:rStyle w:val="ac"/>
                <w:rFonts w:ascii="Times" w:eastAsia="宋体" w:hAnsi="Times"/>
                <w:noProof/>
                <w:rPrChange w:id="1018" w:author="chunliu wang" w:date="2017-06-04T16:58:00Z">
                  <w:rPr>
                    <w:rStyle w:val="ac"/>
                    <w:rFonts w:ascii="Times" w:eastAsia="宋体" w:hAnsi="Times"/>
                    <w:b/>
                    <w:noProof/>
                  </w:rPr>
                </w:rPrChange>
              </w:rPr>
              <w:t>10.</w:t>
            </w:r>
            <w:r w:rsidRPr="00A02E0A">
              <w:rPr>
                <w:noProof/>
                <w:rPrChange w:id="1019" w:author="chunliu wang" w:date="2017-06-04T16:58:00Z">
                  <w:rPr>
                    <w:noProof/>
                  </w:rPr>
                </w:rPrChange>
              </w:rPr>
              <w:tab/>
            </w:r>
            <w:r w:rsidRPr="00A02E0A">
              <w:rPr>
                <w:rStyle w:val="ac"/>
                <w:rFonts w:ascii="Times" w:eastAsia="宋体" w:hAnsi="Times"/>
                <w:noProof/>
                <w:rPrChange w:id="1020" w:author="chunliu wang" w:date="2017-06-04T16:58:00Z">
                  <w:rPr>
                    <w:rStyle w:val="ac"/>
                    <w:rFonts w:ascii="Times" w:eastAsia="宋体" w:hAnsi="Times"/>
                    <w:b/>
                    <w:noProof/>
                  </w:rPr>
                </w:rPrChange>
              </w:rPr>
              <w:t>附录</w:t>
            </w:r>
            <w:r w:rsidRPr="00A02E0A">
              <w:rPr>
                <w:noProof/>
                <w:webHidden/>
                <w:rPrChange w:id="1021" w:author="chunliu wang" w:date="2017-06-04T16:58:00Z">
                  <w:rPr>
                    <w:noProof/>
                    <w:webHidden/>
                  </w:rPr>
                </w:rPrChange>
              </w:rPr>
              <w:tab/>
            </w:r>
            <w:r w:rsidRPr="00A02E0A">
              <w:rPr>
                <w:noProof/>
                <w:webHidden/>
                <w:rPrChange w:id="1022" w:author="chunliu wang" w:date="2017-06-04T16:58:00Z">
                  <w:rPr>
                    <w:noProof/>
                    <w:webHidden/>
                  </w:rPr>
                </w:rPrChange>
              </w:rPr>
              <w:fldChar w:fldCharType="begin"/>
            </w:r>
            <w:r w:rsidRPr="00A02E0A">
              <w:rPr>
                <w:noProof/>
                <w:webHidden/>
                <w:rPrChange w:id="1023" w:author="chunliu wang" w:date="2017-06-04T16:58:00Z">
                  <w:rPr>
                    <w:noProof/>
                    <w:webHidden/>
                  </w:rPr>
                </w:rPrChange>
              </w:rPr>
              <w:instrText xml:space="preserve"> PAGEREF _Toc484358921 \h </w:instrText>
            </w:r>
            <w:r w:rsidRPr="00A02E0A">
              <w:rPr>
                <w:noProof/>
                <w:webHidden/>
                <w:rPrChange w:id="1024" w:author="chunliu wang" w:date="2017-06-04T16:58:00Z">
                  <w:rPr>
                    <w:noProof/>
                    <w:webHidden/>
                  </w:rPr>
                </w:rPrChange>
              </w:rPr>
            </w:r>
          </w:ins>
          <w:r w:rsidRPr="00A02E0A">
            <w:rPr>
              <w:noProof/>
              <w:webHidden/>
              <w:rPrChange w:id="1025" w:author="chunliu wang" w:date="2017-06-04T16:58:00Z">
                <w:rPr>
                  <w:noProof/>
                  <w:webHidden/>
                </w:rPr>
              </w:rPrChange>
            </w:rPr>
            <w:fldChar w:fldCharType="separate"/>
          </w:r>
          <w:ins w:id="1026" w:author="chunliu wang" w:date="2017-06-04T16:58:00Z">
            <w:r w:rsidRPr="00A02E0A">
              <w:rPr>
                <w:noProof/>
                <w:webHidden/>
                <w:rPrChange w:id="1027" w:author="chunliu wang" w:date="2017-06-04T16:58:00Z">
                  <w:rPr>
                    <w:noProof/>
                    <w:webHidden/>
                  </w:rPr>
                </w:rPrChange>
              </w:rPr>
              <w:t>23</w:t>
            </w:r>
            <w:r w:rsidRPr="00A02E0A">
              <w:rPr>
                <w:noProof/>
                <w:webHidden/>
                <w:rPrChange w:id="1028" w:author="chunliu wang" w:date="2017-06-04T16:58:00Z">
                  <w:rPr>
                    <w:noProof/>
                    <w:webHidden/>
                  </w:rPr>
                </w:rPrChange>
              </w:rPr>
              <w:fldChar w:fldCharType="end"/>
            </w:r>
            <w:r w:rsidRPr="00A02E0A">
              <w:rPr>
                <w:rStyle w:val="ac"/>
                <w:noProof/>
                <w:rPrChange w:id="1029" w:author="chunliu wang" w:date="2017-06-04T16:58:00Z">
                  <w:rPr>
                    <w:rStyle w:val="ac"/>
                    <w:noProof/>
                  </w:rPr>
                </w:rPrChange>
              </w:rPr>
              <w:fldChar w:fldCharType="end"/>
            </w:r>
          </w:ins>
        </w:p>
        <w:p w14:paraId="18646900" w14:textId="25649370" w:rsidR="00FE5FD0" w:rsidRPr="00A02E0A" w:rsidRDefault="00FE5FD0" w:rsidP="00FE5FD0">
          <w:pPr>
            <w:rPr>
              <w:ins w:id="1030" w:author="chunliu wang" w:date="2017-05-04T00:16:00Z"/>
              <w:lang w:val="zh-CN"/>
              <w:rPrChange w:id="1031" w:author="chunliu wang" w:date="2017-06-04T16:58:00Z">
                <w:rPr>
                  <w:ins w:id="1032" w:author="chunliu wang" w:date="2017-05-04T00:16:00Z"/>
                  <w:lang w:val="zh-CN"/>
                </w:rPr>
              </w:rPrChange>
            </w:rPr>
          </w:pPr>
          <w:ins w:id="1033" w:author="chunliu wang" w:date="2017-05-04T00:16:00Z">
            <w:r w:rsidRPr="00A02E0A">
              <w:rPr>
                <w:bCs/>
                <w:lang w:val="zh-CN"/>
                <w:rPrChange w:id="1034" w:author="chunliu wang" w:date="2017-06-04T16:58:00Z">
                  <w:rPr>
                    <w:bCs/>
                    <w:lang w:val="zh-CN"/>
                  </w:rPr>
                </w:rPrChange>
              </w:rPr>
              <w:fldChar w:fldCharType="end"/>
            </w:r>
          </w:ins>
        </w:p>
        <w:customXmlInsRangeStart w:id="1035" w:author="chunliu wang" w:date="2017-05-04T00:16:00Z"/>
      </w:sdtContent>
    </w:sdt>
    <w:customXmlInsRangeEnd w:id="1035"/>
    <w:customXmlDelRangeStart w:id="1036" w:author="chunliu wang" w:date="2017-05-04T00:16:00Z"/>
    <w:sdt>
      <w:sdtPr>
        <w:rPr>
          <w:rFonts w:ascii="Times" w:eastAsia="宋体" w:hAnsi="Times"/>
          <w:lang w:val="zh-CN"/>
        </w:rPr>
        <w:id w:val="-656148525"/>
      </w:sdtPr>
      <w:sdtEndPr>
        <w:rPr>
          <w:rFonts w:cstheme="minorBidi"/>
          <w:b w:val="0"/>
          <w:bCs w:val="0"/>
          <w:color w:val="auto"/>
          <w:kern w:val="2"/>
          <w:sz w:val="21"/>
          <w:szCs w:val="22"/>
        </w:rPr>
      </w:sdtEndPr>
      <w:sdtContent>
        <w:customXmlDelRangeEnd w:id="1036"/>
        <w:p w14:paraId="2035694D" w14:textId="726B3EB5" w:rsidR="0073245C" w:rsidDel="00FE5FD0" w:rsidRDefault="00A33A88">
          <w:pPr>
            <w:pStyle w:val="TOC1"/>
            <w:rPr>
              <w:del w:id="1037" w:author="chunliu wang" w:date="2017-05-04T00:16:00Z"/>
              <w:rFonts w:ascii="Times" w:eastAsia="宋体" w:hAnsi="Times"/>
            </w:rPr>
          </w:pPr>
          <w:del w:id="1038" w:author="chunliu wang" w:date="2017-05-04T00:16:00Z">
            <w:r w:rsidDel="00FE5FD0">
              <w:rPr>
                <w:rFonts w:ascii="Times" w:eastAsia="宋体" w:hAnsi="Times"/>
                <w:lang w:val="zh-CN"/>
              </w:rPr>
              <w:delText>目录</w:delText>
            </w:r>
          </w:del>
        </w:p>
        <w:p w14:paraId="3C156958" w14:textId="07912F49" w:rsidR="0073245C" w:rsidDel="00FE5FD0" w:rsidRDefault="00A33A88">
          <w:pPr>
            <w:pStyle w:val="11"/>
            <w:tabs>
              <w:tab w:val="left" w:pos="420"/>
              <w:tab w:val="right" w:leader="dot" w:pos="8296"/>
            </w:tabs>
            <w:rPr>
              <w:del w:id="1039" w:author="chunliu wang" w:date="2017-05-04T00:16:00Z"/>
              <w:rFonts w:ascii="Times" w:eastAsia="宋体" w:hAnsi="Times"/>
            </w:rPr>
          </w:pPr>
          <w:del w:id="1040" w:author="chunliu wang" w:date="2017-05-04T00:16:00Z">
            <w:r w:rsidDel="00FE5FD0">
              <w:rPr>
                <w:rFonts w:ascii="Times" w:eastAsia="宋体" w:hAnsi="Times"/>
              </w:rPr>
              <w:fldChar w:fldCharType="begin"/>
            </w:r>
            <w:r w:rsidDel="00FE5FD0">
              <w:rPr>
                <w:rFonts w:ascii="Times" w:eastAsia="宋体" w:hAnsi="Times"/>
              </w:rPr>
              <w:delInstrText xml:space="preserve"> TOC \o "1-3" \h \z \u </w:delInstrText>
            </w:r>
            <w:r w:rsidDel="00FE5FD0">
              <w:rPr>
                <w:rFonts w:ascii="Times" w:eastAsia="宋体" w:hAnsi="Times"/>
              </w:rPr>
              <w:fldChar w:fldCharType="separate"/>
            </w:r>
            <w:r w:rsidR="0016285E" w:rsidDel="00FE5FD0">
              <w:fldChar w:fldCharType="begin"/>
            </w:r>
            <w:r w:rsidR="0016285E" w:rsidDel="00FE5FD0">
              <w:delInstrText xml:space="preserve"> HYPERLINK \l "_Toc480713693" </w:delInstrText>
            </w:r>
            <w:r w:rsidR="0016285E" w:rsidDel="00FE5FD0">
              <w:fldChar w:fldCharType="separate"/>
            </w:r>
            <w:r w:rsidDel="00FE5FD0">
              <w:rPr>
                <w:rStyle w:val="ac"/>
                <w:rFonts w:ascii="Times" w:eastAsia="宋体" w:hAnsi="Times"/>
                <w:b/>
              </w:rPr>
              <w:delText>1.</w:delText>
            </w:r>
            <w:r w:rsidDel="00FE5FD0">
              <w:rPr>
                <w:rFonts w:ascii="Times" w:eastAsia="宋体" w:hAnsi="Times"/>
              </w:rPr>
              <w:tab/>
            </w:r>
            <w:r w:rsidDel="00FE5FD0">
              <w:rPr>
                <w:rStyle w:val="ac"/>
                <w:rFonts w:ascii="Times" w:eastAsia="宋体" w:hAnsi="Times"/>
                <w:b/>
              </w:rPr>
              <w:delText>引言</w:delText>
            </w:r>
            <w:r w:rsidDel="00FE5FD0">
              <w:rPr>
                <w:rFonts w:ascii="Times" w:eastAsia="宋体" w:hAnsi="Times"/>
              </w:rPr>
              <w:tab/>
            </w:r>
            <w:r w:rsidDel="00FE5FD0">
              <w:rPr>
                <w:rFonts w:ascii="Times" w:eastAsia="宋体" w:hAnsi="Times"/>
              </w:rPr>
              <w:fldChar w:fldCharType="begin"/>
            </w:r>
            <w:r w:rsidDel="00FE5FD0">
              <w:rPr>
                <w:rFonts w:ascii="Times" w:eastAsia="宋体" w:hAnsi="Times"/>
              </w:rPr>
              <w:delInstrText xml:space="preserve"> PAGEREF _Toc480713693 \h </w:delInstrText>
            </w:r>
            <w:r w:rsidDel="00FE5FD0">
              <w:rPr>
                <w:rFonts w:ascii="Times" w:eastAsia="宋体" w:hAnsi="Times"/>
              </w:rPr>
            </w:r>
            <w:r w:rsidDel="00FE5FD0">
              <w:rPr>
                <w:rFonts w:ascii="Times" w:eastAsia="宋体" w:hAnsi="Times"/>
              </w:rPr>
              <w:fldChar w:fldCharType="separate"/>
            </w:r>
            <w:r w:rsidDel="00FE5FD0">
              <w:rPr>
                <w:rFonts w:ascii="Times" w:eastAsia="宋体" w:hAnsi="Times"/>
              </w:rPr>
              <w:delText>3</w:delText>
            </w:r>
            <w:r w:rsidDel="00FE5FD0">
              <w:rPr>
                <w:rFonts w:ascii="Times" w:eastAsia="宋体" w:hAnsi="Times"/>
              </w:rPr>
              <w:fldChar w:fldCharType="end"/>
            </w:r>
            <w:r w:rsidR="0016285E" w:rsidDel="00FE5FD0">
              <w:rPr>
                <w:rFonts w:ascii="Times" w:eastAsia="宋体" w:hAnsi="Times"/>
              </w:rPr>
              <w:fldChar w:fldCharType="end"/>
            </w:r>
          </w:del>
        </w:p>
        <w:p w14:paraId="1C771B8E" w14:textId="508D95B0" w:rsidR="0073245C" w:rsidDel="00FE5FD0" w:rsidRDefault="0016285E">
          <w:pPr>
            <w:pStyle w:val="21"/>
            <w:tabs>
              <w:tab w:val="left" w:pos="1050"/>
              <w:tab w:val="right" w:leader="dot" w:pos="8296"/>
            </w:tabs>
            <w:rPr>
              <w:del w:id="1041" w:author="chunliu wang" w:date="2017-05-04T00:16:00Z"/>
              <w:rFonts w:ascii="Times" w:eastAsia="宋体" w:hAnsi="Times"/>
            </w:rPr>
          </w:pPr>
          <w:del w:id="1042" w:author="chunliu wang" w:date="2017-05-04T00:16:00Z">
            <w:r w:rsidDel="00FE5FD0">
              <w:fldChar w:fldCharType="begin"/>
            </w:r>
            <w:r w:rsidDel="00FE5FD0">
              <w:delInstrText xml:space="preserve"> HYPERLINK \l "_Toc480713694" </w:delInstrText>
            </w:r>
            <w:r w:rsidDel="00FE5FD0">
              <w:fldChar w:fldCharType="separate"/>
            </w:r>
            <w:r w:rsidR="00A33A88" w:rsidDel="00FE5FD0">
              <w:rPr>
                <w:rStyle w:val="ac"/>
                <w:rFonts w:ascii="Times" w:eastAsia="宋体" w:hAnsi="Times"/>
                <w:b/>
              </w:rPr>
              <w:delText>1.1</w:delText>
            </w:r>
            <w:r w:rsidR="00A33A88" w:rsidDel="00FE5FD0">
              <w:rPr>
                <w:rFonts w:ascii="Times" w:eastAsia="宋体" w:hAnsi="Times"/>
              </w:rPr>
              <w:tab/>
            </w:r>
            <w:r w:rsidR="00A33A88" w:rsidDel="00FE5FD0">
              <w:rPr>
                <w:rStyle w:val="ac"/>
                <w:rFonts w:ascii="Times" w:eastAsia="宋体" w:hAnsi="Times"/>
                <w:b/>
              </w:rPr>
              <w:delText>目的</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3</w:delText>
            </w:r>
            <w:r w:rsidR="00A33A88" w:rsidDel="00FE5FD0">
              <w:rPr>
                <w:rFonts w:ascii="Times" w:eastAsia="宋体" w:hAnsi="Times"/>
              </w:rPr>
              <w:fldChar w:fldCharType="end"/>
            </w:r>
            <w:r w:rsidDel="00FE5FD0">
              <w:rPr>
                <w:rFonts w:ascii="Times" w:eastAsia="宋体" w:hAnsi="Times"/>
              </w:rPr>
              <w:fldChar w:fldCharType="end"/>
            </w:r>
          </w:del>
        </w:p>
        <w:p w14:paraId="2068CE1C" w14:textId="560831A7" w:rsidR="0073245C" w:rsidDel="00FE5FD0" w:rsidRDefault="0016285E">
          <w:pPr>
            <w:pStyle w:val="21"/>
            <w:tabs>
              <w:tab w:val="left" w:pos="1050"/>
              <w:tab w:val="right" w:leader="dot" w:pos="8296"/>
            </w:tabs>
            <w:rPr>
              <w:del w:id="1043" w:author="chunliu wang" w:date="2017-05-04T00:16:00Z"/>
              <w:rFonts w:ascii="Times" w:eastAsia="宋体" w:hAnsi="Times"/>
            </w:rPr>
          </w:pPr>
          <w:del w:id="1044" w:author="chunliu wang" w:date="2017-05-04T00:16:00Z">
            <w:r w:rsidDel="00FE5FD0">
              <w:fldChar w:fldCharType="begin"/>
            </w:r>
            <w:r w:rsidDel="00FE5FD0">
              <w:delInstrText xml:space="preserve"> HYPERLINK \l "_Toc480713695" </w:delInstrText>
            </w:r>
            <w:r w:rsidDel="00FE5FD0">
              <w:fldChar w:fldCharType="separate"/>
            </w:r>
            <w:r w:rsidR="00A33A88" w:rsidDel="00FE5FD0">
              <w:rPr>
                <w:rStyle w:val="ac"/>
                <w:rFonts w:ascii="Times" w:eastAsia="宋体" w:hAnsi="Times"/>
                <w:b/>
              </w:rPr>
              <w:delText>1.2</w:delText>
            </w:r>
            <w:r w:rsidR="00A33A88" w:rsidDel="00FE5FD0">
              <w:rPr>
                <w:rFonts w:ascii="Times" w:eastAsia="宋体" w:hAnsi="Times"/>
              </w:rPr>
              <w:tab/>
            </w:r>
            <w:r w:rsidR="00A33A88" w:rsidDel="00FE5FD0">
              <w:rPr>
                <w:rStyle w:val="ac"/>
                <w:rFonts w:ascii="Times" w:eastAsia="宋体" w:hAnsi="Times"/>
                <w:b/>
              </w:rPr>
              <w:delText>标识</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3</w:delText>
            </w:r>
            <w:r w:rsidR="00A33A88" w:rsidDel="00FE5FD0">
              <w:rPr>
                <w:rFonts w:ascii="Times" w:eastAsia="宋体" w:hAnsi="Times"/>
              </w:rPr>
              <w:fldChar w:fldCharType="end"/>
            </w:r>
            <w:r w:rsidDel="00FE5FD0">
              <w:rPr>
                <w:rFonts w:ascii="Times" w:eastAsia="宋体" w:hAnsi="Times"/>
              </w:rPr>
              <w:fldChar w:fldCharType="end"/>
            </w:r>
          </w:del>
        </w:p>
        <w:p w14:paraId="6FB7D280" w14:textId="5A7DA94F" w:rsidR="0073245C" w:rsidDel="00FE5FD0" w:rsidRDefault="0016285E">
          <w:pPr>
            <w:pStyle w:val="21"/>
            <w:tabs>
              <w:tab w:val="left" w:pos="1050"/>
              <w:tab w:val="right" w:leader="dot" w:pos="8296"/>
            </w:tabs>
            <w:rPr>
              <w:del w:id="1045" w:author="chunliu wang" w:date="2017-05-04T00:16:00Z"/>
              <w:rFonts w:ascii="Times" w:eastAsia="宋体" w:hAnsi="Times"/>
            </w:rPr>
          </w:pPr>
          <w:del w:id="1046" w:author="chunliu wang" w:date="2017-05-04T00:16:00Z">
            <w:r w:rsidDel="00FE5FD0">
              <w:fldChar w:fldCharType="begin"/>
            </w:r>
            <w:r w:rsidDel="00FE5FD0">
              <w:delInstrText xml:space="preserve"> HYPERLINK \l "_Toc480713696" </w:delInstrText>
            </w:r>
            <w:r w:rsidDel="00FE5FD0">
              <w:fldChar w:fldCharType="separate"/>
            </w:r>
            <w:r w:rsidR="00A33A88" w:rsidDel="00FE5FD0">
              <w:rPr>
                <w:rStyle w:val="ac"/>
                <w:rFonts w:ascii="Times" w:eastAsia="宋体" w:hAnsi="Times"/>
                <w:b/>
              </w:rPr>
              <w:delText>1.3</w:delText>
            </w:r>
            <w:r w:rsidR="00A33A88" w:rsidDel="00FE5FD0">
              <w:rPr>
                <w:rFonts w:ascii="Times" w:eastAsia="宋体" w:hAnsi="Times"/>
              </w:rPr>
              <w:tab/>
            </w:r>
            <w:r w:rsidR="00A33A88" w:rsidDel="00FE5FD0">
              <w:rPr>
                <w:rStyle w:val="ac"/>
                <w:rFonts w:ascii="Times" w:eastAsia="宋体" w:hAnsi="Times"/>
                <w:b/>
              </w:rPr>
              <w:delText>系统概述</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3</w:delText>
            </w:r>
            <w:r w:rsidR="00A33A88" w:rsidDel="00FE5FD0">
              <w:rPr>
                <w:rFonts w:ascii="Times" w:eastAsia="宋体" w:hAnsi="Times"/>
              </w:rPr>
              <w:fldChar w:fldCharType="end"/>
            </w:r>
            <w:r w:rsidDel="00FE5FD0">
              <w:rPr>
                <w:rFonts w:ascii="Times" w:eastAsia="宋体" w:hAnsi="Times"/>
              </w:rPr>
              <w:fldChar w:fldCharType="end"/>
            </w:r>
          </w:del>
        </w:p>
        <w:p w14:paraId="7A135987" w14:textId="7A0430D1" w:rsidR="0073245C" w:rsidDel="00FE5FD0" w:rsidRDefault="0016285E">
          <w:pPr>
            <w:pStyle w:val="21"/>
            <w:tabs>
              <w:tab w:val="left" w:pos="1050"/>
              <w:tab w:val="right" w:leader="dot" w:pos="8296"/>
            </w:tabs>
            <w:rPr>
              <w:del w:id="1047" w:author="chunliu wang" w:date="2017-05-04T00:16:00Z"/>
              <w:rFonts w:ascii="Times" w:eastAsia="宋体" w:hAnsi="Times"/>
            </w:rPr>
          </w:pPr>
          <w:del w:id="1048" w:author="chunliu wang" w:date="2017-05-04T00:16:00Z">
            <w:r w:rsidDel="00FE5FD0">
              <w:fldChar w:fldCharType="begin"/>
            </w:r>
            <w:r w:rsidDel="00FE5FD0">
              <w:delInstrText xml:space="preserve"> HYPERLINK \l "_Toc480713697" </w:delInstrText>
            </w:r>
            <w:r w:rsidDel="00FE5FD0">
              <w:fldChar w:fldCharType="separate"/>
            </w:r>
            <w:r w:rsidR="00A33A88" w:rsidDel="00FE5FD0">
              <w:rPr>
                <w:rStyle w:val="ac"/>
                <w:rFonts w:ascii="Times" w:eastAsia="宋体" w:hAnsi="Times"/>
                <w:b/>
              </w:rPr>
              <w:delText>1.4</w:delText>
            </w:r>
            <w:r w:rsidR="00A33A88" w:rsidDel="00FE5FD0">
              <w:rPr>
                <w:rFonts w:ascii="Times" w:eastAsia="宋体" w:hAnsi="Times"/>
              </w:rPr>
              <w:tab/>
            </w:r>
            <w:r w:rsidR="00A33A88" w:rsidDel="00FE5FD0">
              <w:rPr>
                <w:rStyle w:val="ac"/>
                <w:rFonts w:ascii="Times" w:eastAsia="宋体" w:hAnsi="Times"/>
                <w:b/>
              </w:rPr>
              <w:delText>文档概述</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4</w:delText>
            </w:r>
            <w:r w:rsidR="00A33A88" w:rsidDel="00FE5FD0">
              <w:rPr>
                <w:rFonts w:ascii="Times" w:eastAsia="宋体" w:hAnsi="Times"/>
              </w:rPr>
              <w:fldChar w:fldCharType="end"/>
            </w:r>
            <w:r w:rsidDel="00FE5FD0">
              <w:rPr>
                <w:rFonts w:ascii="Times" w:eastAsia="宋体" w:hAnsi="Times"/>
              </w:rPr>
              <w:fldChar w:fldCharType="end"/>
            </w:r>
          </w:del>
        </w:p>
        <w:p w14:paraId="535E98F0" w14:textId="00A7FBE0" w:rsidR="0073245C" w:rsidDel="00FE5FD0" w:rsidRDefault="0016285E">
          <w:pPr>
            <w:pStyle w:val="21"/>
            <w:tabs>
              <w:tab w:val="left" w:pos="1050"/>
              <w:tab w:val="right" w:leader="dot" w:pos="8296"/>
            </w:tabs>
            <w:rPr>
              <w:del w:id="1049" w:author="chunliu wang" w:date="2017-05-04T00:16:00Z"/>
              <w:rFonts w:ascii="Times" w:eastAsia="宋体" w:hAnsi="Times"/>
            </w:rPr>
          </w:pPr>
          <w:del w:id="1050" w:author="chunliu wang" w:date="2017-05-04T00:16:00Z">
            <w:r w:rsidDel="00FE5FD0">
              <w:fldChar w:fldCharType="begin"/>
            </w:r>
            <w:r w:rsidDel="00FE5FD0">
              <w:delInstrText xml:space="preserve"> HYPERLINK \l "_Toc480713698" </w:delInstrText>
            </w:r>
            <w:r w:rsidDel="00FE5FD0">
              <w:fldChar w:fldCharType="separate"/>
            </w:r>
            <w:r w:rsidR="00A33A88" w:rsidDel="00FE5FD0">
              <w:rPr>
                <w:rStyle w:val="ac"/>
                <w:rFonts w:ascii="Times" w:eastAsia="宋体" w:hAnsi="Times"/>
                <w:b/>
              </w:rPr>
              <w:delText>1.5</w:delText>
            </w:r>
            <w:r w:rsidR="00A33A88" w:rsidDel="00FE5FD0">
              <w:rPr>
                <w:rFonts w:ascii="Times" w:eastAsia="宋体" w:hAnsi="Times"/>
              </w:rPr>
              <w:tab/>
            </w:r>
            <w:r w:rsidR="00A33A88" w:rsidDel="00FE5FD0">
              <w:rPr>
                <w:rStyle w:val="ac"/>
                <w:rFonts w:ascii="Times" w:eastAsia="宋体" w:hAnsi="Times"/>
                <w:b/>
              </w:rPr>
              <w:delText>术语和缩略词</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4</w:delText>
            </w:r>
            <w:r w:rsidR="00A33A88" w:rsidDel="00FE5FD0">
              <w:rPr>
                <w:rFonts w:ascii="Times" w:eastAsia="宋体" w:hAnsi="Times"/>
              </w:rPr>
              <w:fldChar w:fldCharType="end"/>
            </w:r>
            <w:r w:rsidDel="00FE5FD0">
              <w:rPr>
                <w:rFonts w:ascii="Times" w:eastAsia="宋体" w:hAnsi="Times"/>
              </w:rPr>
              <w:fldChar w:fldCharType="end"/>
            </w:r>
          </w:del>
        </w:p>
        <w:p w14:paraId="6F1E03A1" w14:textId="48A90159" w:rsidR="0073245C" w:rsidDel="00FE5FD0" w:rsidRDefault="0016285E">
          <w:pPr>
            <w:pStyle w:val="11"/>
            <w:tabs>
              <w:tab w:val="left" w:pos="420"/>
              <w:tab w:val="right" w:leader="dot" w:pos="8296"/>
            </w:tabs>
            <w:rPr>
              <w:del w:id="1051" w:author="chunliu wang" w:date="2017-05-04T00:16:00Z"/>
              <w:rFonts w:ascii="Times" w:eastAsia="宋体" w:hAnsi="Times"/>
            </w:rPr>
          </w:pPr>
          <w:del w:id="1052" w:author="chunliu wang" w:date="2017-05-04T00:16:00Z">
            <w:r w:rsidDel="00FE5FD0">
              <w:fldChar w:fldCharType="begin"/>
            </w:r>
            <w:r w:rsidDel="00FE5FD0">
              <w:delInstrText xml:space="preserve"> HYPERLINK \l "_Toc480713699" </w:delInstrText>
            </w:r>
            <w:r w:rsidDel="00FE5FD0">
              <w:fldChar w:fldCharType="separate"/>
            </w:r>
            <w:r w:rsidR="00A33A88" w:rsidDel="00FE5FD0">
              <w:rPr>
                <w:rStyle w:val="ac"/>
                <w:rFonts w:ascii="Times" w:eastAsia="宋体" w:hAnsi="Times"/>
                <w:b/>
              </w:rPr>
              <w:delText>2.</w:delText>
            </w:r>
            <w:r w:rsidR="00A33A88" w:rsidDel="00FE5FD0">
              <w:rPr>
                <w:rFonts w:ascii="Times" w:eastAsia="宋体" w:hAnsi="Times"/>
              </w:rPr>
              <w:tab/>
            </w:r>
            <w:r w:rsidR="00A33A88" w:rsidDel="00FE5FD0">
              <w:rPr>
                <w:rStyle w:val="ac"/>
                <w:rFonts w:ascii="Times" w:eastAsia="宋体" w:hAnsi="Times"/>
                <w:b/>
              </w:rPr>
              <w:delText>业务需求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_Toc480713699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5</w:delText>
            </w:r>
            <w:r w:rsidR="00A33A88" w:rsidDel="00FE5FD0">
              <w:rPr>
                <w:rFonts w:ascii="Times" w:eastAsia="宋体" w:hAnsi="Times"/>
              </w:rPr>
              <w:fldChar w:fldCharType="end"/>
            </w:r>
            <w:r w:rsidDel="00FE5FD0">
              <w:rPr>
                <w:rFonts w:ascii="Times" w:eastAsia="宋体" w:hAnsi="Times"/>
              </w:rPr>
              <w:fldChar w:fldCharType="end"/>
            </w:r>
          </w:del>
        </w:p>
        <w:p w14:paraId="6D7E2C86" w14:textId="369DD3AF" w:rsidR="0073245C" w:rsidDel="00FE5FD0" w:rsidRDefault="0016285E">
          <w:pPr>
            <w:pStyle w:val="21"/>
            <w:tabs>
              <w:tab w:val="right" w:leader="dot" w:pos="8296"/>
            </w:tabs>
            <w:rPr>
              <w:del w:id="1053" w:author="chunliu wang" w:date="2017-05-04T00:16:00Z"/>
              <w:rFonts w:ascii="Times" w:eastAsia="宋体" w:hAnsi="Times"/>
            </w:rPr>
          </w:pPr>
          <w:del w:id="1054" w:author="chunliu wang" w:date="2017-05-04T00:16:00Z">
            <w:r w:rsidDel="00FE5FD0">
              <w:fldChar w:fldCharType="begin"/>
            </w:r>
            <w:r w:rsidDel="00FE5FD0">
              <w:delInstrText xml:space="preserve"> HYPERLINK \l "_Toc480713700" </w:delInstrText>
            </w:r>
            <w:r w:rsidDel="00FE5FD0">
              <w:fldChar w:fldCharType="separate"/>
            </w:r>
            <w:r w:rsidR="00A33A88" w:rsidDel="00FE5FD0">
              <w:rPr>
                <w:rStyle w:val="ac"/>
                <w:rFonts w:ascii="Times" w:eastAsia="宋体" w:hAnsi="Times"/>
                <w:b/>
              </w:rPr>
              <w:delText xml:space="preserve">2.1   </w:delText>
            </w:r>
            <w:r w:rsidR="00A33A88" w:rsidDel="00FE5FD0">
              <w:rPr>
                <w:rStyle w:val="ac"/>
                <w:rFonts w:ascii="Times" w:eastAsia="宋体" w:hAnsi="Times"/>
                <w:b/>
              </w:rPr>
              <w:delText>构建高性能</w:delText>
            </w:r>
            <w:r w:rsidR="00A33A88" w:rsidDel="00FE5FD0">
              <w:rPr>
                <w:rStyle w:val="ac"/>
                <w:rFonts w:ascii="Times" w:eastAsia="宋体" w:hAnsi="Times"/>
                <w:b/>
              </w:rPr>
              <w:delText>Web</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_Toc480713700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5</w:delText>
            </w:r>
            <w:r w:rsidR="00A33A88" w:rsidDel="00FE5FD0">
              <w:rPr>
                <w:rFonts w:ascii="Times" w:eastAsia="宋体" w:hAnsi="Times"/>
              </w:rPr>
              <w:fldChar w:fldCharType="end"/>
            </w:r>
            <w:r w:rsidDel="00FE5FD0">
              <w:rPr>
                <w:rFonts w:ascii="Times" w:eastAsia="宋体" w:hAnsi="Times"/>
              </w:rPr>
              <w:fldChar w:fldCharType="end"/>
            </w:r>
          </w:del>
        </w:p>
        <w:p w14:paraId="1C7F0665" w14:textId="27A64D3B" w:rsidR="0073245C" w:rsidDel="00FE5FD0" w:rsidRDefault="0016285E">
          <w:pPr>
            <w:pStyle w:val="21"/>
            <w:tabs>
              <w:tab w:val="right" w:leader="dot" w:pos="8296"/>
            </w:tabs>
            <w:rPr>
              <w:del w:id="1055" w:author="chunliu wang" w:date="2017-05-04T00:16:00Z"/>
              <w:rFonts w:ascii="Times" w:eastAsia="宋体" w:hAnsi="Times"/>
            </w:rPr>
          </w:pPr>
          <w:del w:id="1056" w:author="chunliu wang" w:date="2017-05-04T00:16:00Z">
            <w:r w:rsidDel="00FE5FD0">
              <w:fldChar w:fldCharType="begin"/>
            </w:r>
            <w:r w:rsidDel="00FE5FD0">
              <w:delInstrText xml:space="preserve"> HYPERLINK \l "_Toc480713701" </w:delInstrText>
            </w:r>
            <w:r w:rsidDel="00FE5FD0">
              <w:fldChar w:fldCharType="separate"/>
            </w:r>
            <w:r w:rsidR="00A33A88" w:rsidDel="00FE5FD0">
              <w:rPr>
                <w:rStyle w:val="ac"/>
                <w:rFonts w:ascii="Times" w:eastAsia="宋体" w:hAnsi="Times"/>
                <w:b/>
              </w:rPr>
              <w:delText xml:space="preserve">2.2   </w:delText>
            </w:r>
            <w:r w:rsidR="00A33A88" w:rsidDel="00FE5FD0">
              <w:rPr>
                <w:rStyle w:val="ac"/>
                <w:rFonts w:ascii="Times" w:eastAsia="宋体" w:hAnsi="Times"/>
                <w:b/>
              </w:rPr>
              <w:delText>使用一门门槛低，符合事件驱动的语言来开发</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_Toc480713701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5</w:delText>
            </w:r>
            <w:r w:rsidR="00A33A88" w:rsidDel="00FE5FD0">
              <w:rPr>
                <w:rFonts w:ascii="Times" w:eastAsia="宋体" w:hAnsi="Times"/>
              </w:rPr>
              <w:fldChar w:fldCharType="end"/>
            </w:r>
            <w:r w:rsidDel="00FE5FD0">
              <w:rPr>
                <w:rFonts w:ascii="Times" w:eastAsia="宋体" w:hAnsi="Times"/>
              </w:rPr>
              <w:fldChar w:fldCharType="end"/>
            </w:r>
          </w:del>
        </w:p>
        <w:p w14:paraId="502511F4" w14:textId="23647AEB" w:rsidR="0073245C" w:rsidDel="00FE5FD0" w:rsidRDefault="0016285E">
          <w:pPr>
            <w:pStyle w:val="11"/>
            <w:tabs>
              <w:tab w:val="left" w:pos="420"/>
              <w:tab w:val="right" w:leader="dot" w:pos="8296"/>
            </w:tabs>
            <w:rPr>
              <w:del w:id="1057" w:author="chunliu wang" w:date="2017-05-04T00:16:00Z"/>
              <w:rFonts w:ascii="Times" w:eastAsia="宋体" w:hAnsi="Times"/>
            </w:rPr>
          </w:pPr>
          <w:del w:id="1058" w:author="chunliu wang" w:date="2017-05-04T00:16:00Z">
            <w:r w:rsidDel="00FE5FD0">
              <w:fldChar w:fldCharType="begin"/>
            </w:r>
            <w:r w:rsidDel="00FE5FD0">
              <w:delInstrText xml:space="preserve"> HYPERLINK \l "_Toc480713702" </w:delInstrText>
            </w:r>
            <w:r w:rsidDel="00FE5FD0">
              <w:fldChar w:fldCharType="separate"/>
            </w:r>
            <w:r w:rsidR="00A33A88" w:rsidDel="00FE5FD0">
              <w:rPr>
                <w:rStyle w:val="ac"/>
                <w:rFonts w:ascii="Times" w:eastAsia="宋体" w:hAnsi="Times"/>
                <w:b/>
              </w:rPr>
              <w:delText>3.</w:delText>
            </w:r>
            <w:r w:rsidR="00A33A88" w:rsidDel="00FE5FD0">
              <w:rPr>
                <w:rFonts w:ascii="Times" w:eastAsia="宋体" w:hAnsi="Times"/>
              </w:rPr>
              <w:tab/>
            </w:r>
            <w:r w:rsidR="00A33A88" w:rsidDel="00FE5FD0">
              <w:rPr>
                <w:rStyle w:val="ac"/>
                <w:rFonts w:ascii="Times" w:eastAsia="宋体" w:hAnsi="Times"/>
                <w:b/>
              </w:rPr>
              <w:delText>工作重点</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_Toc480713702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392E9F7F" w14:textId="0DC02607" w:rsidR="0073245C" w:rsidDel="00FE5FD0" w:rsidRDefault="0016285E">
          <w:pPr>
            <w:pStyle w:val="21"/>
            <w:tabs>
              <w:tab w:val="right" w:leader="dot" w:pos="8296"/>
            </w:tabs>
            <w:rPr>
              <w:del w:id="1059" w:author="chunliu wang" w:date="2017-05-04T00:16:00Z"/>
              <w:rFonts w:ascii="Times" w:eastAsia="宋体" w:hAnsi="Times"/>
            </w:rPr>
          </w:pPr>
          <w:del w:id="1060" w:author="chunliu wang" w:date="2017-05-04T00:16:00Z">
            <w:r w:rsidDel="00FE5FD0">
              <w:fldChar w:fldCharType="begin"/>
            </w:r>
            <w:r w:rsidDel="00FE5FD0">
              <w:delInstrText xml:space="preserve"> HYPERLINK \l "_Toc480713703" </w:delInstrText>
            </w:r>
            <w:r w:rsidDel="00FE5FD0">
              <w:fldChar w:fldCharType="separate"/>
            </w:r>
            <w:r w:rsidR="00A33A88" w:rsidDel="00FE5FD0">
              <w:rPr>
                <w:rStyle w:val="ac"/>
                <w:rFonts w:ascii="Times" w:eastAsia="宋体" w:hAnsi="Times"/>
                <w:b/>
              </w:rPr>
              <w:delText xml:space="preserve">3.1   </w:delText>
            </w:r>
            <w:r w:rsidR="00A33A88" w:rsidDel="00FE5FD0">
              <w:rPr>
                <w:rStyle w:val="ac"/>
                <w:rFonts w:ascii="Times" w:eastAsia="宋体" w:hAnsi="Times"/>
                <w:b/>
              </w:rPr>
              <w:delText>异步并发控制</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_Toc480713703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4CA9AD84" w14:textId="203EC53B" w:rsidR="0073245C" w:rsidDel="00FE5FD0" w:rsidRDefault="0016285E">
          <w:pPr>
            <w:pStyle w:val="21"/>
            <w:tabs>
              <w:tab w:val="right" w:leader="dot" w:pos="8296"/>
            </w:tabs>
            <w:rPr>
              <w:del w:id="1061" w:author="chunliu wang" w:date="2017-05-04T00:16:00Z"/>
              <w:rFonts w:ascii="Times" w:eastAsia="宋体" w:hAnsi="Times"/>
            </w:rPr>
          </w:pPr>
          <w:del w:id="1062" w:author="chunliu wang" w:date="2017-05-04T00:16:00Z">
            <w:r w:rsidDel="00FE5FD0">
              <w:fldChar w:fldCharType="begin"/>
            </w:r>
            <w:r w:rsidDel="00FE5FD0">
              <w:delInstrText xml:space="preserve"> HYPERLINK \l "_Toc480713704" </w:delInstrText>
            </w:r>
            <w:r w:rsidDel="00FE5FD0">
              <w:fldChar w:fldCharType="separate"/>
            </w:r>
            <w:r w:rsidR="00A33A88" w:rsidDel="00FE5FD0">
              <w:rPr>
                <w:rStyle w:val="ac"/>
                <w:rFonts w:ascii="Times" w:eastAsia="宋体" w:hAnsi="Times"/>
                <w:b/>
              </w:rPr>
              <w:delText xml:space="preserve">3.2   </w:delText>
            </w:r>
            <w:r w:rsidR="00A33A88" w:rsidDel="00FE5FD0">
              <w:rPr>
                <w:rStyle w:val="ac"/>
                <w:rFonts w:ascii="Times" w:eastAsia="宋体" w:hAnsi="Times"/>
                <w:b/>
              </w:rPr>
              <w:delText>解决方案初步</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24728DC0" w14:textId="2D55A0DB" w:rsidR="0073245C" w:rsidDel="00FE5FD0" w:rsidRDefault="0016285E">
          <w:pPr>
            <w:pStyle w:val="11"/>
            <w:tabs>
              <w:tab w:val="left" w:pos="420"/>
              <w:tab w:val="right" w:leader="dot" w:pos="8296"/>
            </w:tabs>
            <w:rPr>
              <w:del w:id="1063" w:author="chunliu wang" w:date="2017-05-04T00:16:00Z"/>
              <w:rFonts w:ascii="Times" w:eastAsia="宋体" w:hAnsi="Times"/>
            </w:rPr>
          </w:pPr>
          <w:del w:id="1064" w:author="chunliu wang" w:date="2017-05-04T00:16:00Z">
            <w:r w:rsidDel="00FE5FD0">
              <w:fldChar w:fldCharType="begin"/>
            </w:r>
            <w:r w:rsidDel="00FE5FD0">
              <w:delInstrText xml:space="preserve"> HYPERLINK \l "_Toc480713705" </w:delInstrText>
            </w:r>
            <w:r w:rsidDel="00FE5FD0">
              <w:fldChar w:fldCharType="separate"/>
            </w:r>
            <w:r w:rsidR="00A33A88" w:rsidDel="00FE5FD0">
              <w:rPr>
                <w:rStyle w:val="ac"/>
                <w:rFonts w:ascii="Times" w:eastAsia="宋体" w:hAnsi="Times"/>
                <w:b/>
              </w:rPr>
              <w:delText>4.</w:delText>
            </w:r>
            <w:r w:rsidR="00A33A88" w:rsidDel="00FE5FD0">
              <w:rPr>
                <w:rFonts w:ascii="Times" w:eastAsia="宋体" w:hAnsi="Times"/>
              </w:rPr>
              <w:tab/>
            </w:r>
            <w:r w:rsidR="00A33A88" w:rsidDel="00FE5FD0">
              <w:rPr>
                <w:rStyle w:val="ac"/>
                <w:rFonts w:ascii="Times" w:eastAsia="宋体" w:hAnsi="Times"/>
                <w:b/>
              </w:rPr>
              <w:delText>功能需求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59B4CEB2" w14:textId="7C540CAC" w:rsidR="0073245C" w:rsidDel="00FE5FD0" w:rsidRDefault="0016285E">
          <w:pPr>
            <w:pStyle w:val="21"/>
            <w:tabs>
              <w:tab w:val="left" w:pos="1050"/>
              <w:tab w:val="right" w:leader="dot" w:pos="8296"/>
            </w:tabs>
            <w:rPr>
              <w:del w:id="1065" w:author="chunliu wang" w:date="2017-05-04T00:16:00Z"/>
              <w:rFonts w:ascii="Times" w:eastAsia="宋体" w:hAnsi="Times"/>
            </w:rPr>
          </w:pPr>
          <w:del w:id="1066" w:author="chunliu wang" w:date="2017-05-04T00:16:00Z">
            <w:r w:rsidDel="00FE5FD0">
              <w:fldChar w:fldCharType="begin"/>
            </w:r>
            <w:r w:rsidDel="00FE5FD0">
              <w:delInstrText xml:space="preserve"> HYPERLINK \l "_Toc480713706" </w:delInstrText>
            </w:r>
            <w:r w:rsidDel="00FE5FD0">
              <w:fldChar w:fldCharType="separate"/>
            </w:r>
            <w:r w:rsidR="00A33A88" w:rsidDel="00FE5FD0">
              <w:rPr>
                <w:rStyle w:val="ac"/>
                <w:rFonts w:ascii="Times" w:eastAsia="宋体" w:hAnsi="Times"/>
                <w:b/>
              </w:rPr>
              <w:delText>4.1</w:delText>
            </w:r>
            <w:r w:rsidR="00A33A88" w:rsidDel="00FE5FD0">
              <w:rPr>
                <w:rFonts w:ascii="Times" w:eastAsia="宋体" w:hAnsi="Times"/>
              </w:rPr>
              <w:tab/>
            </w:r>
            <w:r w:rsidR="00A33A88" w:rsidDel="00FE5FD0">
              <w:rPr>
                <w:rStyle w:val="ac"/>
                <w:rFonts w:ascii="Times" w:eastAsia="宋体" w:hAnsi="Times"/>
                <w:b/>
              </w:rPr>
              <w:delText>模块和包</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086A7B9A" w14:textId="59FD411C" w:rsidR="0073245C" w:rsidDel="00FE5FD0" w:rsidRDefault="0016285E">
          <w:pPr>
            <w:pStyle w:val="31"/>
            <w:tabs>
              <w:tab w:val="left" w:pos="1680"/>
              <w:tab w:val="right" w:leader="dot" w:pos="8296"/>
            </w:tabs>
            <w:rPr>
              <w:del w:id="1067" w:author="chunliu wang" w:date="2017-05-04T00:16:00Z"/>
              <w:rFonts w:ascii="Times" w:eastAsia="宋体" w:hAnsi="Times"/>
            </w:rPr>
          </w:pPr>
          <w:del w:id="1068" w:author="chunliu wang" w:date="2017-05-04T00:16:00Z">
            <w:r w:rsidDel="00FE5FD0">
              <w:fldChar w:fldCharType="begin"/>
            </w:r>
            <w:r w:rsidDel="00FE5FD0">
              <w:delInstrText xml:space="preserve"> HYPERLINK \l "_Toc480713707" </w:delInstrText>
            </w:r>
            <w:r w:rsidDel="00FE5FD0">
              <w:fldChar w:fldCharType="separate"/>
            </w:r>
            <w:r w:rsidR="00A33A88" w:rsidDel="00FE5FD0">
              <w:rPr>
                <w:rStyle w:val="ac"/>
                <w:rFonts w:ascii="Times" w:eastAsia="宋体" w:hAnsi="Times"/>
                <w:b/>
              </w:rPr>
              <w:delText>4.1.1</w:delText>
            </w:r>
            <w:r w:rsidR="00A33A88" w:rsidDel="00FE5FD0">
              <w:rPr>
                <w:rFonts w:ascii="Times" w:eastAsia="宋体" w:hAnsi="Times"/>
              </w:rPr>
              <w:tab/>
            </w:r>
            <w:r w:rsidR="00A33A88" w:rsidDel="00FE5FD0">
              <w:rPr>
                <w:rStyle w:val="ac"/>
                <w:rFonts w:ascii="Times" w:eastAsia="宋体" w:hAnsi="Times"/>
                <w:b/>
              </w:rPr>
              <w:delText>创建和加载模块</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7</w:delText>
            </w:r>
            <w:r w:rsidR="00A33A88" w:rsidDel="00FE5FD0">
              <w:rPr>
                <w:rFonts w:ascii="Times" w:eastAsia="宋体" w:hAnsi="Times"/>
              </w:rPr>
              <w:fldChar w:fldCharType="end"/>
            </w:r>
            <w:r w:rsidDel="00FE5FD0">
              <w:rPr>
                <w:rFonts w:ascii="Times" w:eastAsia="宋体" w:hAnsi="Times"/>
              </w:rPr>
              <w:fldChar w:fldCharType="end"/>
            </w:r>
          </w:del>
        </w:p>
        <w:p w14:paraId="78147CDD" w14:textId="5C4B4CE5" w:rsidR="0073245C" w:rsidDel="00FE5FD0" w:rsidRDefault="0016285E">
          <w:pPr>
            <w:pStyle w:val="31"/>
            <w:tabs>
              <w:tab w:val="left" w:pos="1680"/>
              <w:tab w:val="right" w:leader="dot" w:pos="8296"/>
            </w:tabs>
            <w:rPr>
              <w:del w:id="1069" w:author="chunliu wang" w:date="2017-05-04T00:16:00Z"/>
              <w:rFonts w:ascii="Times" w:eastAsia="宋体" w:hAnsi="Times"/>
            </w:rPr>
          </w:pPr>
          <w:del w:id="1070" w:author="chunliu wang" w:date="2017-05-04T00:16:00Z">
            <w:r w:rsidDel="00FE5FD0">
              <w:fldChar w:fldCharType="begin"/>
            </w:r>
            <w:r w:rsidDel="00FE5FD0">
              <w:delInstrText xml:space="preserve"> HYPERLINK \l "_Toc480713708" </w:delInstrText>
            </w:r>
            <w:r w:rsidDel="00FE5FD0">
              <w:fldChar w:fldCharType="separate"/>
            </w:r>
            <w:r w:rsidR="00A33A88" w:rsidDel="00FE5FD0">
              <w:rPr>
                <w:rStyle w:val="ac"/>
                <w:rFonts w:ascii="Times" w:eastAsia="宋体" w:hAnsi="Times"/>
                <w:b/>
              </w:rPr>
              <w:delText>4.1.2</w:delText>
            </w:r>
            <w:r w:rsidR="00A33A88" w:rsidDel="00FE5FD0">
              <w:rPr>
                <w:rFonts w:ascii="Times" w:eastAsia="宋体" w:hAnsi="Times"/>
              </w:rPr>
              <w:tab/>
            </w:r>
            <w:r w:rsidR="00A33A88" w:rsidDel="00FE5FD0">
              <w:rPr>
                <w:rStyle w:val="ac"/>
                <w:rFonts w:ascii="Times" w:eastAsia="宋体" w:hAnsi="Times"/>
                <w:b/>
              </w:rPr>
              <w:delText>创建和调用包</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9</w:delText>
            </w:r>
            <w:r w:rsidR="00A33A88" w:rsidDel="00FE5FD0">
              <w:rPr>
                <w:rFonts w:ascii="Times" w:eastAsia="宋体" w:hAnsi="Times"/>
              </w:rPr>
              <w:fldChar w:fldCharType="end"/>
            </w:r>
            <w:r w:rsidDel="00FE5FD0">
              <w:rPr>
                <w:rFonts w:ascii="Times" w:eastAsia="宋体" w:hAnsi="Times"/>
              </w:rPr>
              <w:fldChar w:fldCharType="end"/>
            </w:r>
          </w:del>
        </w:p>
        <w:p w14:paraId="450713C9" w14:textId="1F1F5ED5" w:rsidR="0073245C" w:rsidDel="00FE5FD0" w:rsidRDefault="0016285E">
          <w:pPr>
            <w:pStyle w:val="31"/>
            <w:tabs>
              <w:tab w:val="left" w:pos="1680"/>
              <w:tab w:val="right" w:leader="dot" w:pos="8296"/>
            </w:tabs>
            <w:rPr>
              <w:del w:id="1071" w:author="chunliu wang" w:date="2017-05-04T00:16:00Z"/>
              <w:rFonts w:ascii="Times" w:eastAsia="宋体" w:hAnsi="Times"/>
            </w:rPr>
          </w:pPr>
          <w:del w:id="1072" w:author="chunliu wang" w:date="2017-05-04T00:16:00Z">
            <w:r w:rsidDel="00FE5FD0">
              <w:fldChar w:fldCharType="begin"/>
            </w:r>
            <w:r w:rsidDel="00FE5FD0">
              <w:delInstrText xml:space="preserve"> HYPERLINK \l "_Toc480713709" </w:delInstrText>
            </w:r>
            <w:r w:rsidDel="00FE5FD0">
              <w:fldChar w:fldCharType="separate"/>
            </w:r>
            <w:r w:rsidR="00A33A88" w:rsidDel="00FE5FD0">
              <w:rPr>
                <w:rStyle w:val="ac"/>
                <w:rFonts w:ascii="Times" w:eastAsia="宋体" w:hAnsi="Times"/>
                <w:b/>
              </w:rPr>
              <w:delText>4.1.3</w:delText>
            </w:r>
            <w:r w:rsidR="00A33A88" w:rsidDel="00FE5FD0">
              <w:rPr>
                <w:rFonts w:ascii="Times" w:eastAsia="宋体" w:hAnsi="Times"/>
              </w:rPr>
              <w:tab/>
            </w:r>
            <w:r w:rsidR="00A33A88" w:rsidDel="00FE5FD0">
              <w:rPr>
                <w:rStyle w:val="ac"/>
                <w:rFonts w:ascii="Times" w:eastAsia="宋体" w:hAnsi="Times"/>
                <w:b/>
              </w:rPr>
              <w:delText>管理包</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_Toc480713709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10</w:delText>
            </w:r>
            <w:r w:rsidR="00A33A88" w:rsidDel="00FE5FD0">
              <w:rPr>
                <w:rFonts w:ascii="Times" w:eastAsia="宋体" w:hAnsi="Times"/>
              </w:rPr>
              <w:fldChar w:fldCharType="end"/>
            </w:r>
            <w:r w:rsidDel="00FE5FD0">
              <w:rPr>
                <w:rFonts w:ascii="Times" w:eastAsia="宋体" w:hAnsi="Times"/>
              </w:rPr>
              <w:fldChar w:fldCharType="end"/>
            </w:r>
          </w:del>
        </w:p>
        <w:p w14:paraId="3B8ED645" w14:textId="075E2A5E" w:rsidR="0073245C" w:rsidDel="00FE5FD0" w:rsidRDefault="0016285E">
          <w:pPr>
            <w:pStyle w:val="21"/>
            <w:tabs>
              <w:tab w:val="left" w:pos="1050"/>
              <w:tab w:val="right" w:leader="dot" w:pos="8296"/>
            </w:tabs>
            <w:rPr>
              <w:del w:id="1073" w:author="chunliu wang" w:date="2017-05-04T00:16:00Z"/>
              <w:rFonts w:ascii="Times" w:eastAsia="宋体" w:hAnsi="Times"/>
            </w:rPr>
          </w:pPr>
          <w:del w:id="1074" w:author="chunliu wang" w:date="2017-05-04T00:16:00Z">
            <w:r w:rsidDel="00FE5FD0">
              <w:fldChar w:fldCharType="begin"/>
            </w:r>
            <w:r w:rsidDel="00FE5FD0">
              <w:delInstrText xml:space="preserve"> HYPERLINK \l "_Toc480713710" </w:delInstrText>
            </w:r>
            <w:r w:rsidDel="00FE5FD0">
              <w:fldChar w:fldCharType="separate"/>
            </w:r>
            <w:r w:rsidR="00A33A88" w:rsidDel="00FE5FD0">
              <w:rPr>
                <w:rStyle w:val="ac"/>
                <w:rFonts w:ascii="Times" w:eastAsia="宋体" w:hAnsi="Times"/>
                <w:b/>
              </w:rPr>
              <w:delText>4.2</w:delText>
            </w:r>
            <w:r w:rsidR="00A33A88" w:rsidDel="00FE5FD0">
              <w:rPr>
                <w:rFonts w:ascii="Times" w:eastAsia="宋体" w:hAnsi="Times"/>
              </w:rPr>
              <w:tab/>
            </w:r>
            <w:r w:rsidR="00A33A88" w:rsidDel="00FE5FD0">
              <w:rPr>
                <w:rStyle w:val="ac"/>
                <w:rFonts w:ascii="Times" w:eastAsia="宋体" w:hAnsi="Times"/>
                <w:b/>
              </w:rPr>
              <w:delText>网络通信</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_Toc480713710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11</w:delText>
            </w:r>
            <w:r w:rsidR="00A33A88" w:rsidDel="00FE5FD0">
              <w:rPr>
                <w:rFonts w:ascii="Times" w:eastAsia="宋体" w:hAnsi="Times"/>
              </w:rPr>
              <w:fldChar w:fldCharType="end"/>
            </w:r>
            <w:r w:rsidDel="00FE5FD0">
              <w:rPr>
                <w:rFonts w:ascii="Times" w:eastAsia="宋体" w:hAnsi="Times"/>
              </w:rPr>
              <w:fldChar w:fldCharType="end"/>
            </w:r>
          </w:del>
        </w:p>
        <w:p w14:paraId="71BEDD25" w14:textId="24023940" w:rsidR="0073245C" w:rsidDel="00FE5FD0" w:rsidRDefault="0016285E">
          <w:pPr>
            <w:pStyle w:val="31"/>
            <w:tabs>
              <w:tab w:val="left" w:pos="1680"/>
              <w:tab w:val="right" w:leader="dot" w:pos="8296"/>
            </w:tabs>
            <w:rPr>
              <w:del w:id="1075" w:author="chunliu wang" w:date="2017-05-04T00:16:00Z"/>
              <w:rFonts w:ascii="Times" w:eastAsia="宋体" w:hAnsi="Times"/>
            </w:rPr>
          </w:pPr>
          <w:del w:id="1076" w:author="chunliu wang" w:date="2017-05-04T00:16:00Z">
            <w:r w:rsidDel="00FE5FD0">
              <w:fldChar w:fldCharType="begin"/>
            </w:r>
            <w:r w:rsidDel="00FE5FD0">
              <w:delInstrText xml:space="preserve"> HYPERLINK \l "_Toc480713711" </w:delInstrText>
            </w:r>
            <w:r w:rsidDel="00FE5FD0">
              <w:fldChar w:fldCharType="separate"/>
            </w:r>
            <w:r w:rsidR="00A33A88" w:rsidDel="00FE5FD0">
              <w:rPr>
                <w:rStyle w:val="ac"/>
                <w:rFonts w:ascii="Times" w:eastAsia="宋体" w:hAnsi="Times"/>
                <w:b/>
              </w:rPr>
              <w:delText>4.2.1</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TCP</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_Toc480713711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11</w:delText>
            </w:r>
            <w:r w:rsidR="00A33A88" w:rsidDel="00FE5FD0">
              <w:rPr>
                <w:rFonts w:ascii="Times" w:eastAsia="宋体" w:hAnsi="Times"/>
              </w:rPr>
              <w:fldChar w:fldCharType="end"/>
            </w:r>
            <w:r w:rsidDel="00FE5FD0">
              <w:rPr>
                <w:rFonts w:ascii="Times" w:eastAsia="宋体" w:hAnsi="Times"/>
              </w:rPr>
              <w:fldChar w:fldCharType="end"/>
            </w:r>
          </w:del>
        </w:p>
        <w:p w14:paraId="4236CA9B" w14:textId="04122289" w:rsidR="0073245C" w:rsidDel="00FE5FD0" w:rsidRDefault="0016285E">
          <w:pPr>
            <w:pStyle w:val="31"/>
            <w:tabs>
              <w:tab w:val="left" w:pos="1680"/>
              <w:tab w:val="right" w:leader="dot" w:pos="8296"/>
            </w:tabs>
            <w:rPr>
              <w:del w:id="1077" w:author="chunliu wang" w:date="2017-05-04T00:16:00Z"/>
              <w:rFonts w:ascii="Times" w:eastAsia="宋体" w:hAnsi="Times"/>
            </w:rPr>
          </w:pPr>
          <w:del w:id="1078" w:author="chunliu wang" w:date="2017-05-04T00:16:00Z">
            <w:r w:rsidDel="00FE5FD0">
              <w:fldChar w:fldCharType="begin"/>
            </w:r>
            <w:r w:rsidDel="00FE5FD0">
              <w:delInstrText xml:space="preserve"> HYPERLINK \l "_Toc480713712" </w:delInstrText>
            </w:r>
            <w:r w:rsidDel="00FE5FD0">
              <w:fldChar w:fldCharType="separate"/>
            </w:r>
            <w:r w:rsidR="00A33A88" w:rsidDel="00FE5FD0">
              <w:rPr>
                <w:rStyle w:val="ac"/>
                <w:rFonts w:ascii="Times" w:eastAsia="宋体" w:hAnsi="Times"/>
                <w:b/>
              </w:rPr>
              <w:delText>4.2.2</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UDP</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_Toc480713712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12</w:delText>
            </w:r>
            <w:r w:rsidR="00A33A88" w:rsidDel="00FE5FD0">
              <w:rPr>
                <w:rFonts w:ascii="Times" w:eastAsia="宋体" w:hAnsi="Times"/>
              </w:rPr>
              <w:fldChar w:fldCharType="end"/>
            </w:r>
            <w:r w:rsidDel="00FE5FD0">
              <w:rPr>
                <w:rFonts w:ascii="Times" w:eastAsia="宋体" w:hAnsi="Times"/>
              </w:rPr>
              <w:fldChar w:fldCharType="end"/>
            </w:r>
          </w:del>
        </w:p>
        <w:p w14:paraId="4B076104" w14:textId="646C9541" w:rsidR="0073245C" w:rsidDel="00FE5FD0" w:rsidRDefault="0016285E">
          <w:pPr>
            <w:pStyle w:val="31"/>
            <w:tabs>
              <w:tab w:val="left" w:pos="1680"/>
              <w:tab w:val="right" w:leader="dot" w:pos="8296"/>
            </w:tabs>
            <w:rPr>
              <w:del w:id="1079" w:author="chunliu wang" w:date="2017-05-04T00:16:00Z"/>
              <w:rFonts w:ascii="Times" w:eastAsia="宋体" w:hAnsi="Times"/>
            </w:rPr>
          </w:pPr>
          <w:del w:id="1080" w:author="chunliu wang" w:date="2017-05-04T00:16:00Z">
            <w:r w:rsidDel="00FE5FD0">
              <w:fldChar w:fldCharType="begin"/>
            </w:r>
            <w:r w:rsidDel="00FE5FD0">
              <w:delInstrText xml:space="preserve"> HYPERLINK \l "_Toc480713713" </w:delInstrText>
            </w:r>
            <w:r w:rsidDel="00FE5FD0">
              <w:fldChar w:fldCharType="separate"/>
            </w:r>
            <w:r w:rsidR="00A33A88" w:rsidDel="00FE5FD0">
              <w:rPr>
                <w:rStyle w:val="ac"/>
                <w:rFonts w:ascii="Times" w:eastAsia="宋体" w:hAnsi="Times"/>
                <w:b/>
              </w:rPr>
              <w:delText>4.2.3</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HTTP</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_Toc480713713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13</w:delText>
            </w:r>
            <w:r w:rsidR="00A33A88" w:rsidDel="00FE5FD0">
              <w:rPr>
                <w:rFonts w:ascii="Times" w:eastAsia="宋体" w:hAnsi="Times"/>
              </w:rPr>
              <w:fldChar w:fldCharType="end"/>
            </w:r>
            <w:r w:rsidDel="00FE5FD0">
              <w:rPr>
                <w:rFonts w:ascii="Times" w:eastAsia="宋体" w:hAnsi="Times"/>
              </w:rPr>
              <w:fldChar w:fldCharType="end"/>
            </w:r>
          </w:del>
        </w:p>
        <w:p w14:paraId="7521C5F2" w14:textId="3AD0129E" w:rsidR="0073245C" w:rsidDel="00FE5FD0" w:rsidRDefault="0016285E">
          <w:pPr>
            <w:pStyle w:val="31"/>
            <w:tabs>
              <w:tab w:val="left" w:pos="1680"/>
              <w:tab w:val="right" w:leader="dot" w:pos="8296"/>
            </w:tabs>
            <w:rPr>
              <w:del w:id="1081" w:author="chunliu wang" w:date="2017-05-04T00:16:00Z"/>
              <w:rFonts w:ascii="Times" w:eastAsia="宋体" w:hAnsi="Times"/>
            </w:rPr>
          </w:pPr>
          <w:del w:id="1082" w:author="chunliu wang" w:date="2017-05-04T00:16:00Z">
            <w:r w:rsidDel="00FE5FD0">
              <w:fldChar w:fldCharType="begin"/>
            </w:r>
            <w:r w:rsidDel="00FE5FD0">
              <w:delInstrText xml:space="preserve"> HYPERLINK \l "_Toc480713714" </w:delInstrText>
            </w:r>
            <w:r w:rsidDel="00FE5FD0">
              <w:fldChar w:fldCharType="separate"/>
            </w:r>
            <w:r w:rsidR="00A33A88" w:rsidDel="00FE5FD0">
              <w:rPr>
                <w:rStyle w:val="ac"/>
                <w:rFonts w:ascii="Times" w:eastAsia="宋体" w:hAnsi="Times"/>
                <w:b/>
              </w:rPr>
              <w:delText>4.2.4</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WebSocket</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14</w:delText>
            </w:r>
            <w:r w:rsidR="00A33A88" w:rsidDel="00FE5FD0">
              <w:rPr>
                <w:rFonts w:ascii="Times" w:eastAsia="宋体" w:hAnsi="Times"/>
              </w:rPr>
              <w:fldChar w:fldCharType="end"/>
            </w:r>
            <w:r w:rsidDel="00FE5FD0">
              <w:rPr>
                <w:rFonts w:ascii="Times" w:eastAsia="宋体" w:hAnsi="Times"/>
              </w:rPr>
              <w:fldChar w:fldCharType="end"/>
            </w:r>
          </w:del>
        </w:p>
        <w:p w14:paraId="2BB3B98B" w14:textId="4F8288C6" w:rsidR="0073245C" w:rsidDel="00FE5FD0" w:rsidRDefault="0016285E">
          <w:pPr>
            <w:pStyle w:val="21"/>
            <w:tabs>
              <w:tab w:val="left" w:pos="1050"/>
              <w:tab w:val="right" w:leader="dot" w:pos="8296"/>
            </w:tabs>
            <w:rPr>
              <w:del w:id="1083" w:author="chunliu wang" w:date="2017-05-04T00:16:00Z"/>
              <w:rFonts w:ascii="Times" w:eastAsia="宋体" w:hAnsi="Times"/>
            </w:rPr>
          </w:pPr>
          <w:del w:id="1084" w:author="chunliu wang" w:date="2017-05-04T00:16:00Z">
            <w:r w:rsidDel="00FE5FD0">
              <w:fldChar w:fldCharType="begin"/>
            </w:r>
            <w:r w:rsidDel="00FE5FD0">
              <w:delInstrText xml:space="preserve"> HYPERLINK \l "_Toc480713715" </w:delInstrText>
            </w:r>
            <w:r w:rsidDel="00FE5FD0">
              <w:fldChar w:fldCharType="separate"/>
            </w:r>
            <w:r w:rsidR="00A33A88" w:rsidDel="00FE5FD0">
              <w:rPr>
                <w:rStyle w:val="ac"/>
                <w:rFonts w:ascii="Times" w:eastAsia="宋体" w:hAnsi="Times"/>
                <w:b/>
              </w:rPr>
              <w:delText>4.3</w:delText>
            </w:r>
            <w:r w:rsidR="00A33A88" w:rsidDel="00FE5FD0">
              <w:rPr>
                <w:rFonts w:ascii="Times" w:eastAsia="宋体" w:hAnsi="Times"/>
              </w:rPr>
              <w:tab/>
            </w:r>
            <w:r w:rsidR="00A33A88" w:rsidDel="00FE5FD0">
              <w:rPr>
                <w:rStyle w:val="ac"/>
                <w:rFonts w:ascii="Times" w:eastAsia="宋体" w:hAnsi="Times"/>
                <w:b/>
              </w:rPr>
              <w:delText>文件系统</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14</w:delText>
            </w:r>
            <w:r w:rsidR="00A33A88" w:rsidDel="00FE5FD0">
              <w:rPr>
                <w:rFonts w:ascii="Times" w:eastAsia="宋体" w:hAnsi="Times"/>
              </w:rPr>
              <w:fldChar w:fldCharType="end"/>
            </w:r>
            <w:r w:rsidDel="00FE5FD0">
              <w:rPr>
                <w:rFonts w:ascii="Times" w:eastAsia="宋体" w:hAnsi="Times"/>
              </w:rPr>
              <w:fldChar w:fldCharType="end"/>
            </w:r>
          </w:del>
        </w:p>
        <w:p w14:paraId="28E1E13D" w14:textId="6B9F97E3" w:rsidR="0073245C" w:rsidDel="00FE5FD0" w:rsidRDefault="0016285E">
          <w:pPr>
            <w:pStyle w:val="31"/>
            <w:tabs>
              <w:tab w:val="left" w:pos="1680"/>
              <w:tab w:val="right" w:leader="dot" w:pos="8296"/>
            </w:tabs>
            <w:rPr>
              <w:del w:id="1085" w:author="chunliu wang" w:date="2017-05-04T00:16:00Z"/>
              <w:rFonts w:ascii="Times" w:eastAsia="宋体" w:hAnsi="Times"/>
            </w:rPr>
          </w:pPr>
          <w:del w:id="1086" w:author="chunliu wang" w:date="2017-05-04T00:16:00Z">
            <w:r w:rsidDel="00FE5FD0">
              <w:fldChar w:fldCharType="begin"/>
            </w:r>
            <w:r w:rsidDel="00FE5FD0">
              <w:delInstrText xml:space="preserve"> HYPERLINK \l "_Toc480713716" </w:delInstrText>
            </w:r>
            <w:r w:rsidDel="00FE5FD0">
              <w:fldChar w:fldCharType="separate"/>
            </w:r>
            <w:r w:rsidR="00A33A88" w:rsidDel="00FE5FD0">
              <w:rPr>
                <w:rStyle w:val="ac"/>
                <w:rFonts w:ascii="Times" w:eastAsia="宋体" w:hAnsi="Times"/>
                <w:b/>
              </w:rPr>
              <w:delText>4.3.1</w:delText>
            </w:r>
            <w:r w:rsidR="00A33A88" w:rsidDel="00FE5FD0">
              <w:rPr>
                <w:rFonts w:ascii="Times" w:eastAsia="宋体" w:hAnsi="Times"/>
              </w:rPr>
              <w:tab/>
            </w:r>
            <w:r w:rsidR="00A33A88" w:rsidDel="00FE5FD0">
              <w:rPr>
                <w:rStyle w:val="ac"/>
                <w:rFonts w:ascii="Times" w:eastAsia="宋体" w:hAnsi="Times"/>
                <w:b/>
              </w:rPr>
              <w:delText>文件操作</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15</w:delText>
            </w:r>
            <w:r w:rsidR="00A33A88" w:rsidDel="00FE5FD0">
              <w:rPr>
                <w:rFonts w:ascii="Times" w:eastAsia="宋体" w:hAnsi="Times"/>
              </w:rPr>
              <w:fldChar w:fldCharType="end"/>
            </w:r>
            <w:r w:rsidDel="00FE5FD0">
              <w:rPr>
                <w:rFonts w:ascii="Times" w:eastAsia="宋体" w:hAnsi="Times"/>
              </w:rPr>
              <w:fldChar w:fldCharType="end"/>
            </w:r>
          </w:del>
        </w:p>
        <w:p w14:paraId="7C8AAF88" w14:textId="70586CDC" w:rsidR="0073245C" w:rsidDel="00FE5FD0" w:rsidRDefault="0016285E">
          <w:pPr>
            <w:pStyle w:val="11"/>
            <w:tabs>
              <w:tab w:val="left" w:pos="420"/>
              <w:tab w:val="right" w:leader="dot" w:pos="8296"/>
            </w:tabs>
            <w:rPr>
              <w:del w:id="1087" w:author="chunliu wang" w:date="2017-05-04T00:16:00Z"/>
              <w:rFonts w:ascii="Times" w:eastAsia="宋体" w:hAnsi="Times"/>
            </w:rPr>
          </w:pPr>
          <w:del w:id="1088" w:author="chunliu wang" w:date="2017-05-04T00:16:00Z">
            <w:r w:rsidDel="00FE5FD0">
              <w:fldChar w:fldCharType="begin"/>
            </w:r>
            <w:r w:rsidDel="00FE5FD0">
              <w:delInstrText xml:space="preserve"> HYPERLINK \l "_Toc480713717" </w:delInstrText>
            </w:r>
            <w:r w:rsidDel="00FE5FD0">
              <w:fldChar w:fldCharType="separate"/>
            </w:r>
            <w:r w:rsidR="00A33A88" w:rsidDel="00FE5FD0">
              <w:rPr>
                <w:rStyle w:val="ac"/>
                <w:rFonts w:ascii="Times" w:eastAsia="宋体" w:hAnsi="Times"/>
                <w:b/>
              </w:rPr>
              <w:delText>5.</w:delText>
            </w:r>
            <w:r w:rsidR="00A33A88" w:rsidDel="00FE5FD0">
              <w:rPr>
                <w:rFonts w:ascii="Times" w:eastAsia="宋体" w:hAnsi="Times"/>
              </w:rPr>
              <w:tab/>
            </w:r>
            <w:r w:rsidR="00A33A88" w:rsidDel="00FE5FD0">
              <w:rPr>
                <w:rStyle w:val="ac"/>
                <w:rFonts w:ascii="Times" w:eastAsia="宋体" w:hAnsi="Times"/>
                <w:b/>
              </w:rPr>
              <w:delText>数据需求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18</w:delText>
            </w:r>
            <w:r w:rsidR="00A33A88" w:rsidDel="00FE5FD0">
              <w:rPr>
                <w:rFonts w:ascii="Times" w:eastAsia="宋体" w:hAnsi="Times"/>
              </w:rPr>
              <w:fldChar w:fldCharType="end"/>
            </w:r>
            <w:r w:rsidDel="00FE5FD0">
              <w:rPr>
                <w:rFonts w:ascii="Times" w:eastAsia="宋体" w:hAnsi="Times"/>
              </w:rPr>
              <w:fldChar w:fldCharType="end"/>
            </w:r>
          </w:del>
        </w:p>
        <w:p w14:paraId="6F7CF475" w14:textId="13C870A2" w:rsidR="0073245C" w:rsidDel="00FE5FD0" w:rsidRDefault="0016285E">
          <w:pPr>
            <w:pStyle w:val="11"/>
            <w:tabs>
              <w:tab w:val="left" w:pos="420"/>
              <w:tab w:val="right" w:leader="dot" w:pos="8296"/>
            </w:tabs>
            <w:rPr>
              <w:del w:id="1089" w:author="chunliu wang" w:date="2017-05-04T00:16:00Z"/>
              <w:rFonts w:ascii="Times" w:eastAsia="宋体" w:hAnsi="Times"/>
            </w:rPr>
          </w:pPr>
          <w:del w:id="1090" w:author="chunliu wang" w:date="2017-05-04T00:16:00Z">
            <w:r w:rsidDel="00FE5FD0">
              <w:fldChar w:fldCharType="begin"/>
            </w:r>
            <w:r w:rsidDel="00FE5FD0">
              <w:delInstrText xml:space="preserve"> HYPERLINK \l "_Toc480713718" </w:delInstrText>
            </w:r>
            <w:r w:rsidDel="00FE5FD0">
              <w:fldChar w:fldCharType="separate"/>
            </w:r>
            <w:r w:rsidR="00A33A88" w:rsidDel="00FE5FD0">
              <w:rPr>
                <w:rStyle w:val="ac"/>
                <w:rFonts w:ascii="Times" w:eastAsia="宋体" w:hAnsi="Times"/>
                <w:b/>
              </w:rPr>
              <w:delText>6.</w:delText>
            </w:r>
            <w:r w:rsidR="00A33A88" w:rsidDel="00FE5FD0">
              <w:rPr>
                <w:rFonts w:ascii="Times" w:eastAsia="宋体" w:hAnsi="Times"/>
              </w:rPr>
              <w:tab/>
            </w:r>
            <w:r w:rsidR="00A33A88" w:rsidDel="00FE5FD0">
              <w:rPr>
                <w:rStyle w:val="ac"/>
                <w:rFonts w:ascii="Times" w:eastAsia="宋体" w:hAnsi="Times"/>
                <w:b/>
              </w:rPr>
              <w:delText>非功能需求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18</w:delText>
            </w:r>
            <w:r w:rsidR="00A33A88" w:rsidDel="00FE5FD0">
              <w:rPr>
                <w:rFonts w:ascii="Times" w:eastAsia="宋体" w:hAnsi="Times"/>
              </w:rPr>
              <w:fldChar w:fldCharType="end"/>
            </w:r>
            <w:r w:rsidDel="00FE5FD0">
              <w:rPr>
                <w:rFonts w:ascii="Times" w:eastAsia="宋体" w:hAnsi="Times"/>
              </w:rPr>
              <w:fldChar w:fldCharType="end"/>
            </w:r>
          </w:del>
        </w:p>
        <w:p w14:paraId="27BB16AE" w14:textId="065E0E7C" w:rsidR="0073245C" w:rsidDel="00FE5FD0" w:rsidRDefault="0016285E">
          <w:pPr>
            <w:pStyle w:val="21"/>
            <w:tabs>
              <w:tab w:val="left" w:pos="1050"/>
              <w:tab w:val="right" w:leader="dot" w:pos="8296"/>
            </w:tabs>
            <w:rPr>
              <w:del w:id="1091" w:author="chunliu wang" w:date="2017-05-04T00:16:00Z"/>
              <w:rFonts w:ascii="Times" w:eastAsia="宋体" w:hAnsi="Times"/>
            </w:rPr>
          </w:pPr>
          <w:del w:id="1092" w:author="chunliu wang" w:date="2017-05-04T00:16:00Z">
            <w:r w:rsidDel="00FE5FD0">
              <w:fldChar w:fldCharType="begin"/>
            </w:r>
            <w:r w:rsidDel="00FE5FD0">
              <w:delInstrText xml:space="preserve"> HYPERLINK \l "_Toc480713719" </w:delInstrText>
            </w:r>
            <w:r w:rsidDel="00FE5FD0">
              <w:fldChar w:fldCharType="separate"/>
            </w:r>
            <w:r w:rsidR="00A33A88" w:rsidDel="00FE5FD0">
              <w:rPr>
                <w:rStyle w:val="ac"/>
                <w:rFonts w:ascii="Times" w:eastAsia="宋体" w:hAnsi="Times"/>
                <w:b/>
              </w:rPr>
              <w:delText>6.1</w:delText>
            </w:r>
            <w:r w:rsidR="00A33A88" w:rsidDel="00FE5FD0">
              <w:rPr>
                <w:rFonts w:ascii="Times" w:eastAsia="宋体" w:hAnsi="Times"/>
              </w:rPr>
              <w:tab/>
            </w:r>
            <w:r w:rsidR="00A33A88" w:rsidDel="00FE5FD0">
              <w:rPr>
                <w:rStyle w:val="ac"/>
                <w:rFonts w:ascii="Times" w:eastAsia="宋体" w:hAnsi="Times"/>
                <w:b/>
              </w:rPr>
              <w:delText>兼容性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_Toc480713719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18</w:delText>
            </w:r>
            <w:r w:rsidR="00A33A88" w:rsidDel="00FE5FD0">
              <w:rPr>
                <w:rFonts w:ascii="Times" w:eastAsia="宋体" w:hAnsi="Times"/>
              </w:rPr>
              <w:fldChar w:fldCharType="end"/>
            </w:r>
            <w:r w:rsidDel="00FE5FD0">
              <w:rPr>
                <w:rFonts w:ascii="Times" w:eastAsia="宋体" w:hAnsi="Times"/>
              </w:rPr>
              <w:fldChar w:fldCharType="end"/>
            </w:r>
          </w:del>
        </w:p>
        <w:p w14:paraId="4F61D386" w14:textId="40B590A5" w:rsidR="0073245C" w:rsidDel="00FE5FD0" w:rsidRDefault="0016285E">
          <w:pPr>
            <w:pStyle w:val="21"/>
            <w:tabs>
              <w:tab w:val="left" w:pos="1050"/>
              <w:tab w:val="right" w:leader="dot" w:pos="8296"/>
            </w:tabs>
            <w:rPr>
              <w:del w:id="1093" w:author="chunliu wang" w:date="2017-05-04T00:16:00Z"/>
              <w:rFonts w:ascii="Times" w:eastAsia="宋体" w:hAnsi="Times"/>
            </w:rPr>
          </w:pPr>
          <w:del w:id="1094" w:author="chunliu wang" w:date="2017-05-04T00:16:00Z">
            <w:r w:rsidDel="00FE5FD0">
              <w:fldChar w:fldCharType="begin"/>
            </w:r>
            <w:r w:rsidDel="00FE5FD0">
              <w:delInstrText xml:space="preserve"> HYPERLINK \l "_Toc480713720" </w:delInstrText>
            </w:r>
            <w:r w:rsidDel="00FE5FD0">
              <w:fldChar w:fldCharType="separate"/>
            </w:r>
            <w:r w:rsidR="00A33A88" w:rsidDel="00FE5FD0">
              <w:rPr>
                <w:rStyle w:val="ac"/>
                <w:rFonts w:ascii="Times" w:eastAsia="宋体" w:hAnsi="Times"/>
                <w:b/>
              </w:rPr>
              <w:delText>6.2</w:delText>
            </w:r>
            <w:r w:rsidR="00A33A88" w:rsidDel="00FE5FD0">
              <w:rPr>
                <w:rFonts w:ascii="Times" w:eastAsia="宋体" w:hAnsi="Times"/>
              </w:rPr>
              <w:tab/>
            </w:r>
            <w:r w:rsidR="00A33A88" w:rsidDel="00FE5FD0">
              <w:rPr>
                <w:rStyle w:val="ac"/>
                <w:rFonts w:ascii="Times" w:eastAsia="宋体" w:hAnsi="Times"/>
                <w:b/>
              </w:rPr>
              <w:delText>高效性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_Toc480713720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19</w:delText>
            </w:r>
            <w:r w:rsidR="00A33A88" w:rsidDel="00FE5FD0">
              <w:rPr>
                <w:rFonts w:ascii="Times" w:eastAsia="宋体" w:hAnsi="Times"/>
              </w:rPr>
              <w:fldChar w:fldCharType="end"/>
            </w:r>
            <w:r w:rsidDel="00FE5FD0">
              <w:rPr>
                <w:rFonts w:ascii="Times" w:eastAsia="宋体" w:hAnsi="Times"/>
              </w:rPr>
              <w:fldChar w:fldCharType="end"/>
            </w:r>
          </w:del>
        </w:p>
        <w:p w14:paraId="76FC8C00" w14:textId="7919A32D" w:rsidR="0073245C" w:rsidDel="00FE5FD0" w:rsidRDefault="0016285E">
          <w:pPr>
            <w:pStyle w:val="21"/>
            <w:tabs>
              <w:tab w:val="left" w:pos="1050"/>
              <w:tab w:val="right" w:leader="dot" w:pos="8296"/>
            </w:tabs>
            <w:rPr>
              <w:del w:id="1095" w:author="chunliu wang" w:date="2017-05-04T00:16:00Z"/>
              <w:rFonts w:ascii="Times" w:eastAsia="宋体" w:hAnsi="Times"/>
            </w:rPr>
          </w:pPr>
          <w:del w:id="1096" w:author="chunliu wang" w:date="2017-05-04T00:16:00Z">
            <w:r w:rsidDel="00FE5FD0">
              <w:fldChar w:fldCharType="begin"/>
            </w:r>
            <w:r w:rsidDel="00FE5FD0">
              <w:delInstrText xml:space="preserve"> HYPERLINK \l "_Toc480713721" </w:delInstrText>
            </w:r>
            <w:r w:rsidDel="00FE5FD0">
              <w:fldChar w:fldCharType="separate"/>
            </w:r>
            <w:r w:rsidR="00A33A88" w:rsidDel="00FE5FD0">
              <w:rPr>
                <w:rStyle w:val="ac"/>
                <w:rFonts w:ascii="Times" w:eastAsia="宋体" w:hAnsi="Times"/>
                <w:b/>
              </w:rPr>
              <w:delText>6.3</w:delText>
            </w:r>
            <w:r w:rsidR="00A33A88" w:rsidDel="00FE5FD0">
              <w:rPr>
                <w:rFonts w:ascii="Times" w:eastAsia="宋体" w:hAnsi="Times"/>
              </w:rPr>
              <w:tab/>
            </w:r>
            <w:r w:rsidR="00A33A88" w:rsidDel="00FE5FD0">
              <w:rPr>
                <w:rStyle w:val="ac"/>
                <w:rFonts w:ascii="Times" w:eastAsia="宋体" w:hAnsi="Times"/>
                <w:b/>
              </w:rPr>
              <w:delText>容错性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_Toc480713721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19</w:delText>
            </w:r>
            <w:r w:rsidR="00A33A88" w:rsidDel="00FE5FD0">
              <w:rPr>
                <w:rFonts w:ascii="Times" w:eastAsia="宋体" w:hAnsi="Times"/>
              </w:rPr>
              <w:fldChar w:fldCharType="end"/>
            </w:r>
            <w:r w:rsidDel="00FE5FD0">
              <w:rPr>
                <w:rFonts w:ascii="Times" w:eastAsia="宋体" w:hAnsi="Times"/>
              </w:rPr>
              <w:fldChar w:fldCharType="end"/>
            </w:r>
          </w:del>
        </w:p>
        <w:p w14:paraId="5193D169" w14:textId="21F43F45" w:rsidR="0073245C" w:rsidDel="00FE5FD0" w:rsidRDefault="0016285E">
          <w:pPr>
            <w:pStyle w:val="21"/>
            <w:tabs>
              <w:tab w:val="left" w:pos="1050"/>
              <w:tab w:val="right" w:leader="dot" w:pos="8296"/>
            </w:tabs>
            <w:rPr>
              <w:del w:id="1097" w:author="chunliu wang" w:date="2017-05-04T00:16:00Z"/>
              <w:rFonts w:ascii="Times" w:eastAsia="宋体" w:hAnsi="Times"/>
            </w:rPr>
          </w:pPr>
          <w:del w:id="1098" w:author="chunliu wang" w:date="2017-05-04T00:16:00Z">
            <w:r w:rsidDel="00FE5FD0">
              <w:fldChar w:fldCharType="begin"/>
            </w:r>
            <w:r w:rsidDel="00FE5FD0">
              <w:delInstrText xml:space="preserve"> HYPERLINK \l "_Toc480713722" </w:delInstrText>
            </w:r>
            <w:r w:rsidDel="00FE5FD0">
              <w:fldChar w:fldCharType="separate"/>
            </w:r>
            <w:r w:rsidR="00A33A88" w:rsidDel="00FE5FD0">
              <w:rPr>
                <w:rStyle w:val="ac"/>
                <w:rFonts w:ascii="Times" w:eastAsia="宋体" w:hAnsi="Times"/>
                <w:b/>
              </w:rPr>
              <w:delText>6.4</w:delText>
            </w:r>
            <w:r w:rsidR="00A33A88" w:rsidDel="00FE5FD0">
              <w:rPr>
                <w:rFonts w:ascii="Times" w:eastAsia="宋体" w:hAnsi="Times"/>
              </w:rPr>
              <w:tab/>
            </w:r>
            <w:r w:rsidR="00A33A88" w:rsidDel="00FE5FD0">
              <w:rPr>
                <w:rStyle w:val="ac"/>
                <w:rFonts w:ascii="Times" w:eastAsia="宋体" w:hAnsi="Times"/>
                <w:b/>
              </w:rPr>
              <w:delText>可扩展性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_Toc480713722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2ED59B43" w14:textId="4032A327" w:rsidR="0073245C" w:rsidDel="00FE5FD0" w:rsidRDefault="0016285E">
          <w:pPr>
            <w:pStyle w:val="11"/>
            <w:tabs>
              <w:tab w:val="left" w:pos="420"/>
              <w:tab w:val="right" w:leader="dot" w:pos="8296"/>
            </w:tabs>
            <w:rPr>
              <w:del w:id="1099" w:author="chunliu wang" w:date="2017-05-04T00:16:00Z"/>
              <w:rFonts w:ascii="Times" w:eastAsia="宋体" w:hAnsi="Times"/>
            </w:rPr>
          </w:pPr>
          <w:del w:id="1100" w:author="chunliu wang" w:date="2017-05-04T00:16:00Z">
            <w:r w:rsidDel="00FE5FD0">
              <w:fldChar w:fldCharType="begin"/>
            </w:r>
            <w:r w:rsidDel="00FE5FD0">
              <w:delInstrText xml:space="preserve"> HYPERLINK \l "_Toc480713723" </w:delInstrText>
            </w:r>
            <w:r w:rsidDel="00FE5FD0">
              <w:fldChar w:fldCharType="separate"/>
            </w:r>
            <w:r w:rsidR="00A33A88" w:rsidDel="00FE5FD0">
              <w:rPr>
                <w:rStyle w:val="ac"/>
                <w:rFonts w:ascii="Times" w:eastAsia="宋体" w:hAnsi="Times"/>
                <w:b/>
              </w:rPr>
              <w:delText>7.</w:delText>
            </w:r>
            <w:r w:rsidR="00A33A88" w:rsidDel="00FE5FD0">
              <w:rPr>
                <w:rFonts w:ascii="Times" w:eastAsia="宋体" w:hAnsi="Times"/>
              </w:rPr>
              <w:tab/>
            </w:r>
            <w:r w:rsidR="00A33A88" w:rsidDel="00FE5FD0">
              <w:rPr>
                <w:rStyle w:val="ac"/>
                <w:rFonts w:ascii="Times" w:eastAsia="宋体" w:hAnsi="Times"/>
                <w:b/>
              </w:rPr>
              <w:delText>运行需求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_Toc480713723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53B22551" w14:textId="56823E7C" w:rsidR="0073245C" w:rsidDel="00FE5FD0" w:rsidRDefault="0016285E">
          <w:pPr>
            <w:pStyle w:val="21"/>
            <w:tabs>
              <w:tab w:val="left" w:pos="1050"/>
              <w:tab w:val="right" w:leader="dot" w:pos="8296"/>
            </w:tabs>
            <w:rPr>
              <w:del w:id="1101" w:author="chunliu wang" w:date="2017-05-04T00:16:00Z"/>
              <w:rFonts w:ascii="Times" w:eastAsia="宋体" w:hAnsi="Times"/>
            </w:rPr>
          </w:pPr>
          <w:del w:id="1102" w:author="chunliu wang" w:date="2017-05-04T00:16:00Z">
            <w:r w:rsidDel="00FE5FD0">
              <w:fldChar w:fldCharType="begin"/>
            </w:r>
            <w:r w:rsidDel="00FE5FD0">
              <w:delInstrText xml:space="preserve"> HYPERLINK \l "_Toc480713724" </w:delInstrText>
            </w:r>
            <w:r w:rsidDel="00FE5FD0">
              <w:fldChar w:fldCharType="separate"/>
            </w:r>
            <w:r w:rsidR="00A33A88" w:rsidDel="00FE5FD0">
              <w:rPr>
                <w:rStyle w:val="ac"/>
                <w:rFonts w:ascii="Times" w:eastAsia="宋体" w:hAnsi="Times"/>
                <w:b/>
              </w:rPr>
              <w:delText>7.1</w:delText>
            </w:r>
            <w:r w:rsidR="00A33A88" w:rsidDel="00FE5FD0">
              <w:rPr>
                <w:rFonts w:ascii="Times" w:eastAsia="宋体" w:hAnsi="Times"/>
              </w:rPr>
              <w:tab/>
            </w:r>
            <w:r w:rsidR="00A33A88" w:rsidDel="00FE5FD0">
              <w:rPr>
                <w:rStyle w:val="ac"/>
                <w:rFonts w:ascii="Times" w:eastAsia="宋体" w:hAnsi="Times"/>
                <w:b/>
              </w:rPr>
              <w:delText>硬件接口</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744E754E" w14:textId="6053CD1F" w:rsidR="0073245C" w:rsidDel="00FE5FD0" w:rsidRDefault="0016285E">
          <w:pPr>
            <w:pStyle w:val="21"/>
            <w:tabs>
              <w:tab w:val="left" w:pos="1050"/>
              <w:tab w:val="right" w:leader="dot" w:pos="8296"/>
            </w:tabs>
            <w:rPr>
              <w:del w:id="1103" w:author="chunliu wang" w:date="2017-05-04T00:16:00Z"/>
              <w:rFonts w:ascii="Times" w:eastAsia="宋体" w:hAnsi="Times"/>
            </w:rPr>
          </w:pPr>
          <w:del w:id="1104" w:author="chunliu wang" w:date="2017-05-04T00:16:00Z">
            <w:r w:rsidDel="00FE5FD0">
              <w:fldChar w:fldCharType="begin"/>
            </w:r>
            <w:r w:rsidDel="00FE5FD0">
              <w:delInstrText xml:space="preserve"> HYPERLINK \l "_Toc480713725" </w:delInstrText>
            </w:r>
            <w:r w:rsidDel="00FE5FD0">
              <w:fldChar w:fldCharType="separate"/>
            </w:r>
            <w:r w:rsidR="00A33A88" w:rsidDel="00FE5FD0">
              <w:rPr>
                <w:rStyle w:val="ac"/>
                <w:rFonts w:ascii="Times" w:eastAsia="宋体" w:hAnsi="Times"/>
                <w:b/>
              </w:rPr>
              <w:delText>7.2</w:delText>
            </w:r>
            <w:r w:rsidR="00A33A88" w:rsidDel="00FE5FD0">
              <w:rPr>
                <w:rFonts w:ascii="Times" w:eastAsia="宋体" w:hAnsi="Times"/>
              </w:rPr>
              <w:tab/>
            </w:r>
            <w:r w:rsidR="00A33A88" w:rsidDel="00FE5FD0">
              <w:rPr>
                <w:rStyle w:val="ac"/>
                <w:rFonts w:ascii="Times" w:eastAsia="宋体" w:hAnsi="Times"/>
                <w:b/>
              </w:rPr>
              <w:delText>软件接口</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00F72C39" w14:textId="249B4EE8" w:rsidR="0073245C" w:rsidDel="00FE5FD0" w:rsidRDefault="0016285E">
          <w:pPr>
            <w:pStyle w:val="11"/>
            <w:tabs>
              <w:tab w:val="left" w:pos="420"/>
              <w:tab w:val="right" w:leader="dot" w:pos="8296"/>
            </w:tabs>
            <w:rPr>
              <w:del w:id="1105" w:author="chunliu wang" w:date="2017-05-04T00:16:00Z"/>
              <w:rFonts w:ascii="Times" w:eastAsia="宋体" w:hAnsi="Times"/>
            </w:rPr>
          </w:pPr>
          <w:del w:id="1106" w:author="chunliu wang" w:date="2017-05-04T00:16:00Z">
            <w:r w:rsidDel="00FE5FD0">
              <w:fldChar w:fldCharType="begin"/>
            </w:r>
            <w:r w:rsidDel="00FE5FD0">
              <w:delInstrText xml:space="preserve"> HYPERLINK \l "_Toc480713726" </w:delInstrText>
            </w:r>
            <w:r w:rsidDel="00FE5FD0">
              <w:fldChar w:fldCharType="separate"/>
            </w:r>
            <w:r w:rsidR="00A33A88" w:rsidDel="00FE5FD0">
              <w:rPr>
                <w:rStyle w:val="ac"/>
                <w:rFonts w:ascii="Times" w:eastAsia="宋体" w:hAnsi="Times"/>
                <w:b/>
              </w:rPr>
              <w:delText>8.</w:delText>
            </w:r>
            <w:r w:rsidR="00A33A88" w:rsidDel="00FE5FD0">
              <w:rPr>
                <w:rFonts w:ascii="Times" w:eastAsia="宋体" w:hAnsi="Times"/>
              </w:rPr>
              <w:tab/>
            </w:r>
            <w:r w:rsidR="00A33A88" w:rsidDel="00FE5FD0">
              <w:rPr>
                <w:rStyle w:val="ac"/>
                <w:rFonts w:ascii="Times" w:eastAsia="宋体" w:hAnsi="Times"/>
                <w:b/>
              </w:rPr>
              <w:delText>应用场景</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256835FD" w14:textId="5A40D61A" w:rsidR="0073245C" w:rsidDel="00FE5FD0" w:rsidRDefault="0016285E">
          <w:pPr>
            <w:pStyle w:val="21"/>
            <w:tabs>
              <w:tab w:val="left" w:pos="1050"/>
              <w:tab w:val="right" w:leader="dot" w:pos="8296"/>
            </w:tabs>
            <w:rPr>
              <w:del w:id="1107" w:author="chunliu wang" w:date="2017-05-04T00:16:00Z"/>
              <w:rFonts w:ascii="Times" w:eastAsia="宋体" w:hAnsi="Times"/>
            </w:rPr>
          </w:pPr>
          <w:del w:id="1108" w:author="chunliu wang" w:date="2017-05-04T00:16:00Z">
            <w:r w:rsidDel="00FE5FD0">
              <w:fldChar w:fldCharType="begin"/>
            </w:r>
            <w:r w:rsidDel="00FE5FD0">
              <w:delInstrText xml:space="preserve"> HYPERLINK \l "_Toc480713727" </w:delInstrText>
            </w:r>
            <w:r w:rsidDel="00FE5FD0">
              <w:fldChar w:fldCharType="separate"/>
            </w:r>
            <w:r w:rsidR="00A33A88" w:rsidDel="00FE5FD0">
              <w:rPr>
                <w:rStyle w:val="ac"/>
                <w:rFonts w:ascii="Times" w:eastAsia="宋体" w:hAnsi="Times"/>
                <w:b/>
              </w:rPr>
              <w:delText>8.1</w:delText>
            </w:r>
            <w:r w:rsidR="00A33A88" w:rsidDel="00FE5FD0">
              <w:rPr>
                <w:rFonts w:ascii="Times" w:eastAsia="宋体" w:hAnsi="Times"/>
              </w:rPr>
              <w:tab/>
            </w:r>
            <w:r w:rsidR="00A33A88" w:rsidDel="00FE5FD0">
              <w:rPr>
                <w:rStyle w:val="ac"/>
                <w:rFonts w:ascii="Times" w:eastAsia="宋体" w:hAnsi="Times"/>
                <w:b/>
              </w:rPr>
              <w:delText xml:space="preserve">I/O </w:delText>
            </w:r>
            <w:r w:rsidR="00A33A88" w:rsidDel="00FE5FD0">
              <w:rPr>
                <w:rStyle w:val="ac"/>
                <w:rFonts w:ascii="Times" w:eastAsia="宋体" w:hAnsi="Times"/>
                <w:b/>
              </w:rPr>
              <w:delText>密集型</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29EBF5FE" w14:textId="169131B6" w:rsidR="0073245C" w:rsidDel="00FE5FD0" w:rsidRDefault="0016285E">
          <w:pPr>
            <w:pStyle w:val="11"/>
            <w:tabs>
              <w:tab w:val="left" w:pos="420"/>
              <w:tab w:val="right" w:leader="dot" w:pos="8296"/>
            </w:tabs>
            <w:rPr>
              <w:del w:id="1109" w:author="chunliu wang" w:date="2017-05-04T00:16:00Z"/>
              <w:rFonts w:ascii="Times" w:eastAsia="宋体" w:hAnsi="Times"/>
            </w:rPr>
          </w:pPr>
          <w:del w:id="1110" w:author="chunliu wang" w:date="2017-05-04T00:16:00Z">
            <w:r w:rsidDel="00FE5FD0">
              <w:fldChar w:fldCharType="begin"/>
            </w:r>
            <w:r w:rsidDel="00FE5FD0">
              <w:delInstrText xml:space="preserve"> HYPERLINK \l "_Toc480713728" </w:delInstrText>
            </w:r>
            <w:r w:rsidDel="00FE5FD0">
              <w:fldChar w:fldCharType="separate"/>
            </w:r>
            <w:r w:rsidR="00A33A88" w:rsidDel="00FE5FD0">
              <w:rPr>
                <w:rStyle w:val="ac"/>
                <w:rFonts w:ascii="Times" w:eastAsia="宋体" w:hAnsi="Times"/>
                <w:b/>
              </w:rPr>
              <w:delText>9.</w:delText>
            </w:r>
            <w:r w:rsidR="00A33A88" w:rsidDel="00FE5FD0">
              <w:rPr>
                <w:rFonts w:ascii="Times" w:eastAsia="宋体" w:hAnsi="Times"/>
              </w:rPr>
              <w:tab/>
            </w:r>
            <w:r w:rsidR="00A33A88" w:rsidDel="00FE5FD0">
              <w:rPr>
                <w:rStyle w:val="ac"/>
                <w:rFonts w:ascii="Times" w:eastAsia="宋体" w:hAnsi="Times"/>
                <w:b/>
              </w:rPr>
              <w:delText>参考文献</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21</w:delText>
            </w:r>
            <w:r w:rsidR="00A33A88" w:rsidDel="00FE5FD0">
              <w:rPr>
                <w:rFonts w:ascii="Times" w:eastAsia="宋体" w:hAnsi="Times"/>
              </w:rPr>
              <w:fldChar w:fldCharType="end"/>
            </w:r>
            <w:r w:rsidDel="00FE5FD0">
              <w:rPr>
                <w:rFonts w:ascii="Times" w:eastAsia="宋体" w:hAnsi="Times"/>
              </w:rPr>
              <w:fldChar w:fldCharType="end"/>
            </w:r>
          </w:del>
        </w:p>
        <w:p w14:paraId="5C48D066" w14:textId="5F3BCD5B" w:rsidR="0073245C" w:rsidRDefault="00A33A88">
          <w:pPr>
            <w:rPr>
              <w:rFonts w:ascii="Times" w:eastAsia="宋体" w:hAnsi="Times"/>
            </w:rPr>
          </w:pPr>
          <w:del w:id="1111" w:author="chunliu wang" w:date="2017-05-04T00:16:00Z">
            <w:r w:rsidDel="00FE5FD0">
              <w:rPr>
                <w:rFonts w:ascii="Times" w:eastAsia="宋体" w:hAnsi="Times"/>
                <w:bCs/>
                <w:lang w:val="zh-CN"/>
              </w:rPr>
              <w:fldChar w:fldCharType="end"/>
            </w:r>
          </w:del>
        </w:p>
        <w:customXmlDelRangeStart w:id="1112" w:author="chunliu wang" w:date="2017-05-04T00:16:00Z"/>
      </w:sdtContent>
    </w:sdt>
    <w:customXmlDelRangeEnd w:id="1112"/>
    <w:p w14:paraId="706FC74F" w14:textId="77777777" w:rsidR="0073245C" w:rsidRDefault="0073245C">
      <w:pPr>
        <w:jc w:val="left"/>
        <w:rPr>
          <w:rFonts w:ascii="Times" w:eastAsia="宋体" w:hAnsi="Times"/>
          <w:sz w:val="28"/>
          <w:szCs w:val="28"/>
        </w:rPr>
      </w:pPr>
    </w:p>
    <w:p w14:paraId="0B3E1997" w14:textId="77777777" w:rsidR="0073245C" w:rsidRDefault="00A33A88">
      <w:pPr>
        <w:pStyle w:val="13"/>
        <w:widowControl/>
        <w:numPr>
          <w:ilvl w:val="0"/>
          <w:numId w:val="1"/>
        </w:numPr>
        <w:ind w:firstLineChars="0"/>
        <w:jc w:val="left"/>
        <w:outlineLvl w:val="0"/>
        <w:rPr>
          <w:rFonts w:ascii="Times" w:eastAsia="宋体" w:hAnsi="Times"/>
          <w:b/>
          <w:sz w:val="44"/>
          <w:szCs w:val="44"/>
        </w:rPr>
      </w:pPr>
      <w:r>
        <w:rPr>
          <w:rFonts w:ascii="Times" w:eastAsia="宋体" w:hAnsi="Times"/>
          <w:sz w:val="28"/>
          <w:szCs w:val="28"/>
        </w:rPr>
        <w:br w:type="page"/>
      </w:r>
      <w:bookmarkStart w:id="1113" w:name="_Toc480713693"/>
      <w:bookmarkStart w:id="1114" w:name="_Toc484358815"/>
      <w:r>
        <w:rPr>
          <w:rFonts w:ascii="Times" w:eastAsia="宋体" w:hAnsi="Times" w:hint="eastAsia"/>
          <w:b/>
          <w:sz w:val="44"/>
          <w:szCs w:val="44"/>
        </w:rPr>
        <w:lastRenderedPageBreak/>
        <w:t>引言</w:t>
      </w:r>
      <w:bookmarkEnd w:id="1113"/>
      <w:bookmarkEnd w:id="1114"/>
    </w:p>
    <w:p w14:paraId="68685AF1"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1115" w:name="_Toc480713694"/>
      <w:bookmarkStart w:id="1116" w:name="_Toc484358816"/>
      <w:r>
        <w:rPr>
          <w:rFonts w:ascii="Times" w:eastAsia="宋体" w:hAnsi="Times" w:hint="eastAsia"/>
          <w:b/>
          <w:sz w:val="32"/>
          <w:szCs w:val="32"/>
        </w:rPr>
        <w:t>目的</w:t>
      </w:r>
      <w:bookmarkEnd w:id="1115"/>
      <w:bookmarkEnd w:id="1116"/>
    </w:p>
    <w:p w14:paraId="0675CC63" w14:textId="77777777"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本文档的编写目的是为了协调组内成员开展后期的工作，对项目提出需求，以指导后期的开发、测试等工作。</w:t>
      </w:r>
    </w:p>
    <w:p w14:paraId="702E969A"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1117" w:name="_Toc480713695"/>
      <w:bookmarkStart w:id="1118" w:name="_Toc484358817"/>
      <w:r>
        <w:rPr>
          <w:rFonts w:ascii="Times" w:eastAsia="宋体" w:hAnsi="Times" w:hint="eastAsia"/>
          <w:b/>
          <w:sz w:val="32"/>
          <w:szCs w:val="32"/>
        </w:rPr>
        <w:t>标识</w:t>
      </w:r>
      <w:bookmarkEnd w:id="1117"/>
      <w:bookmarkEnd w:id="1118"/>
    </w:p>
    <w:p w14:paraId="46548B54" w14:textId="77777777"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Node.js</w:t>
      </w:r>
      <w:r>
        <w:rPr>
          <w:rFonts w:ascii="Times" w:eastAsia="宋体" w:hAnsi="Times" w:hint="eastAsia"/>
          <w:szCs w:val="21"/>
        </w:rPr>
        <w:t>版本</w:t>
      </w:r>
      <w:r>
        <w:rPr>
          <w:rFonts w:ascii="Times" w:eastAsia="宋体" w:hAnsi="Times"/>
          <w:szCs w:val="21"/>
        </w:rPr>
        <w:t>号：</w:t>
      </w:r>
      <w:r>
        <w:rPr>
          <w:rFonts w:ascii="Times" w:eastAsia="宋体" w:hAnsi="Times" w:hint="eastAsia"/>
          <w:szCs w:val="21"/>
        </w:rPr>
        <w:t>Node.js6.10.1</w:t>
      </w:r>
    </w:p>
    <w:p w14:paraId="3471F93F" w14:textId="2F8AA94F"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需求报告</w:t>
      </w:r>
      <w:r>
        <w:rPr>
          <w:rFonts w:ascii="Times" w:eastAsia="宋体" w:hAnsi="Times"/>
          <w:szCs w:val="21"/>
        </w:rPr>
        <w:t>版本：</w:t>
      </w:r>
      <w:r>
        <w:rPr>
          <w:rFonts w:ascii="Times" w:eastAsia="宋体" w:hAnsi="Times"/>
          <w:szCs w:val="21"/>
        </w:rPr>
        <w:t>V2</w:t>
      </w:r>
      <w:del w:id="1119" w:author="relly li" w:date="2017-05-03T21:03:00Z">
        <w:r w:rsidDel="00E60C07">
          <w:rPr>
            <w:rFonts w:ascii="Times" w:eastAsia="宋体" w:hAnsi="Times"/>
            <w:szCs w:val="21"/>
          </w:rPr>
          <w:delText>.0</w:delText>
        </w:r>
        <w:r w:rsidDel="00E60C07">
          <w:rPr>
            <w:rFonts w:ascii="Times" w:eastAsia="宋体" w:hAnsi="Times" w:hint="eastAsia"/>
            <w:szCs w:val="21"/>
          </w:rPr>
          <w:delText>.1</w:delText>
        </w:r>
      </w:del>
      <w:ins w:id="1120" w:author="relly li" w:date="2017-05-03T21:03:00Z">
        <w:r w:rsidR="00E60C07">
          <w:rPr>
            <w:rFonts w:ascii="Times" w:eastAsia="宋体" w:hAnsi="Times"/>
            <w:szCs w:val="21"/>
          </w:rPr>
          <w:t>.1</w:t>
        </w:r>
      </w:ins>
      <w:ins w:id="1121" w:author="relly li" w:date="2017-05-17T21:51:00Z">
        <w:r w:rsidR="004A74D6">
          <w:rPr>
            <w:rFonts w:ascii="Times" w:eastAsia="宋体" w:hAnsi="Times"/>
            <w:szCs w:val="21"/>
          </w:rPr>
          <w:t>.1</w:t>
        </w:r>
      </w:ins>
    </w:p>
    <w:p w14:paraId="1373B6AA"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1122" w:name="_Toc480713696"/>
      <w:bookmarkStart w:id="1123" w:name="_Toc484358818"/>
      <w:r>
        <w:rPr>
          <w:rFonts w:ascii="Times" w:eastAsia="宋体" w:hAnsi="Times" w:hint="eastAsia"/>
          <w:b/>
          <w:sz w:val="32"/>
          <w:szCs w:val="32"/>
        </w:rPr>
        <w:t>系统概述</w:t>
      </w:r>
      <w:bookmarkEnd w:id="1122"/>
      <w:bookmarkEnd w:id="1123"/>
    </w:p>
    <w:p w14:paraId="593343E4"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Node.js</w:t>
      </w:r>
      <w:r>
        <w:rPr>
          <w:rFonts w:ascii="Times" w:eastAsia="宋体" w:hAnsi="Times" w:hint="eastAsia"/>
          <w:szCs w:val="21"/>
        </w:rPr>
        <w:t>是一个可以让</w:t>
      </w:r>
      <w:r>
        <w:rPr>
          <w:rFonts w:ascii="Times" w:eastAsia="宋体" w:hAnsi="Times" w:hint="eastAsia"/>
          <w:szCs w:val="21"/>
        </w:rPr>
        <w:t>JavaScript</w:t>
      </w:r>
      <w:r>
        <w:rPr>
          <w:rFonts w:ascii="Times" w:eastAsia="宋体" w:hAnsi="Times" w:hint="eastAsia"/>
          <w:szCs w:val="21"/>
        </w:rPr>
        <w:t>运行在服务器端的平台，它可以让</w:t>
      </w:r>
      <w:r>
        <w:rPr>
          <w:rFonts w:ascii="Times" w:eastAsia="宋体" w:hAnsi="Times" w:hint="eastAsia"/>
          <w:szCs w:val="21"/>
        </w:rPr>
        <w:t>JavaScript</w:t>
      </w:r>
      <w:r>
        <w:rPr>
          <w:rFonts w:ascii="Times" w:eastAsia="宋体" w:hAnsi="Times" w:hint="eastAsia"/>
          <w:szCs w:val="21"/>
        </w:rPr>
        <w:t>脱离浏览器的束缚运行在一般的服务器环境下</w:t>
      </w:r>
      <w:r>
        <w:rPr>
          <w:rFonts w:ascii="Times" w:eastAsia="宋体" w:hAnsi="Times" w:hint="eastAsia"/>
          <w:szCs w:val="21"/>
          <w:vertAlign w:val="superscript"/>
        </w:rPr>
        <w:t>[1]</w:t>
      </w:r>
      <w:r>
        <w:rPr>
          <w:rFonts w:ascii="Times" w:eastAsia="宋体" w:hAnsi="Times" w:hint="eastAsia"/>
          <w:szCs w:val="21"/>
        </w:rPr>
        <w:t>。</w:t>
      </w:r>
    </w:p>
    <w:p w14:paraId="1EC05B25"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Node.js</w:t>
      </w:r>
      <w:r>
        <w:rPr>
          <w:rFonts w:ascii="Times" w:eastAsia="宋体" w:hAnsi="Times" w:hint="eastAsia"/>
          <w:szCs w:val="21"/>
        </w:rPr>
        <w:t>在诞生之初就充分考虑了在事实响应、超大规模数据要求下架构的可扩展性，实现了诸如文件系统、模块、包、操作系统</w:t>
      </w:r>
      <w:r>
        <w:rPr>
          <w:rFonts w:ascii="Times" w:eastAsia="宋体" w:hAnsi="Times" w:hint="eastAsia"/>
          <w:szCs w:val="21"/>
        </w:rPr>
        <w:t>API</w:t>
      </w:r>
      <w:r>
        <w:rPr>
          <w:rFonts w:ascii="Times" w:eastAsia="宋体" w:hAnsi="Times" w:hint="eastAsia"/>
          <w:szCs w:val="21"/>
        </w:rPr>
        <w:t>、网络通信等</w:t>
      </w:r>
      <w:r>
        <w:rPr>
          <w:rFonts w:ascii="Times" w:eastAsia="宋体" w:hAnsi="Times" w:hint="eastAsia"/>
          <w:szCs w:val="21"/>
        </w:rPr>
        <w:t>Core JavaScript</w:t>
      </w:r>
      <w:r>
        <w:rPr>
          <w:rFonts w:ascii="Times" w:eastAsia="宋体" w:hAnsi="Times" w:hint="eastAsia"/>
          <w:szCs w:val="21"/>
        </w:rPr>
        <w:t>没有或者不完善的功能。历史上将</w:t>
      </w:r>
      <w:r>
        <w:rPr>
          <w:rFonts w:ascii="Times" w:eastAsia="宋体" w:hAnsi="Times" w:hint="eastAsia"/>
          <w:szCs w:val="21"/>
        </w:rPr>
        <w:t>JavaScript</w:t>
      </w:r>
      <w:r>
        <w:rPr>
          <w:rFonts w:ascii="Times" w:eastAsia="宋体" w:hAnsi="Times" w:hint="eastAsia"/>
          <w:szCs w:val="21"/>
        </w:rPr>
        <w:t>移植到浏览器外的计划不止一个，但</w:t>
      </w:r>
      <w:r>
        <w:rPr>
          <w:rFonts w:ascii="Times" w:eastAsia="宋体" w:hAnsi="Times" w:hint="eastAsia"/>
          <w:szCs w:val="21"/>
        </w:rPr>
        <w:t>Node.js</w:t>
      </w:r>
      <w:r>
        <w:rPr>
          <w:rFonts w:ascii="Times" w:eastAsia="宋体" w:hAnsi="Times" w:hint="eastAsia"/>
          <w:szCs w:val="21"/>
        </w:rPr>
        <w:t>是最出色的一个。</w:t>
      </w:r>
      <w:r>
        <w:rPr>
          <w:rFonts w:ascii="Times" w:eastAsia="宋体" w:hAnsi="Times" w:hint="eastAsia"/>
          <w:szCs w:val="21"/>
        </w:rPr>
        <w:t>Node.js</w:t>
      </w:r>
      <w:r>
        <w:rPr>
          <w:rFonts w:ascii="Times" w:eastAsia="宋体" w:hAnsi="Times" w:hint="eastAsia"/>
          <w:szCs w:val="21"/>
        </w:rPr>
        <w:t>的</w:t>
      </w:r>
      <w:r>
        <w:rPr>
          <w:rFonts w:ascii="Times" w:eastAsia="宋体" w:hAnsi="Times" w:hint="eastAsia"/>
          <w:szCs w:val="21"/>
        </w:rPr>
        <w:t>JavaScript</w:t>
      </w:r>
      <w:r>
        <w:rPr>
          <w:rFonts w:ascii="Times" w:eastAsia="宋体" w:hAnsi="Times" w:hint="eastAsia"/>
          <w:szCs w:val="21"/>
        </w:rPr>
        <w:t>引擎是</w:t>
      </w:r>
      <w:r>
        <w:rPr>
          <w:rFonts w:ascii="Times" w:eastAsia="宋体" w:hAnsi="Times" w:hint="eastAsia"/>
          <w:szCs w:val="21"/>
        </w:rPr>
        <w:t>V8,</w:t>
      </w:r>
      <w:r>
        <w:rPr>
          <w:rFonts w:ascii="Times" w:eastAsia="宋体" w:hAnsi="Times" w:hint="eastAsia"/>
          <w:szCs w:val="21"/>
        </w:rPr>
        <w:t>来自</w:t>
      </w:r>
      <w:r>
        <w:rPr>
          <w:rFonts w:ascii="Times" w:eastAsia="宋体" w:hAnsi="Times" w:hint="eastAsia"/>
          <w:szCs w:val="21"/>
        </w:rPr>
        <w:t>Google Chrome</w:t>
      </w:r>
      <w:r>
        <w:rPr>
          <w:rFonts w:ascii="Times" w:eastAsia="宋体" w:hAnsi="Times" w:hint="eastAsia"/>
          <w:szCs w:val="21"/>
        </w:rPr>
        <w:t>项目。</w:t>
      </w:r>
      <w:r>
        <w:rPr>
          <w:rFonts w:ascii="Times" w:eastAsia="宋体" w:hAnsi="Times" w:hint="eastAsia"/>
          <w:szCs w:val="21"/>
        </w:rPr>
        <w:t>V8</w:t>
      </w:r>
      <w:r>
        <w:rPr>
          <w:rFonts w:ascii="Times" w:eastAsia="宋体" w:hAnsi="Times" w:hint="eastAsia"/>
          <w:szCs w:val="21"/>
        </w:rPr>
        <w:t>号称是目前世界上最快的</w:t>
      </w:r>
      <w:r>
        <w:rPr>
          <w:rFonts w:ascii="Times" w:eastAsia="宋体" w:hAnsi="Times" w:hint="eastAsia"/>
          <w:szCs w:val="21"/>
        </w:rPr>
        <w:t>JavaScript</w:t>
      </w:r>
      <w:r>
        <w:rPr>
          <w:rFonts w:ascii="Times" w:eastAsia="宋体" w:hAnsi="Times" w:hint="eastAsia"/>
          <w:szCs w:val="21"/>
        </w:rPr>
        <w:t>引擎，它的即时编译执行速度已经快到了接近本地代码的执行速度。</w:t>
      </w:r>
      <w:r>
        <w:rPr>
          <w:rFonts w:ascii="Times" w:eastAsia="宋体" w:hAnsi="Times" w:hint="eastAsia"/>
          <w:szCs w:val="21"/>
        </w:rPr>
        <w:t>Node.js</w:t>
      </w:r>
      <w:r>
        <w:rPr>
          <w:rFonts w:ascii="Times" w:eastAsia="宋体" w:hAnsi="Times" w:hint="eastAsia"/>
          <w:szCs w:val="21"/>
        </w:rPr>
        <w:t>不运行在浏览器中，所以也不存在</w:t>
      </w:r>
      <w:r>
        <w:rPr>
          <w:rFonts w:ascii="Times" w:eastAsia="宋体" w:hAnsi="Times" w:hint="eastAsia"/>
          <w:szCs w:val="21"/>
        </w:rPr>
        <w:t>JavaScript</w:t>
      </w:r>
      <w:r>
        <w:rPr>
          <w:rFonts w:ascii="Times" w:eastAsia="宋体" w:hAnsi="Times" w:hint="eastAsia"/>
          <w:szCs w:val="21"/>
        </w:rPr>
        <w:t>的浏览器兼容性问题。</w:t>
      </w:r>
    </w:p>
    <w:p w14:paraId="547561B3"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w:t>
      </w:r>
      <w:r>
        <w:rPr>
          <w:rFonts w:ascii="Times" w:eastAsia="宋体" w:hAnsi="Times"/>
          <w:szCs w:val="21"/>
        </w:rPr>
        <w:t>o</w:t>
      </w:r>
      <w:r>
        <w:rPr>
          <w:rFonts w:ascii="Times" w:eastAsia="宋体" w:hAnsi="Times" w:hint="eastAsia"/>
          <w:szCs w:val="21"/>
        </w:rPr>
        <w:t>de.js</w:t>
      </w:r>
      <w:r>
        <w:rPr>
          <w:rFonts w:ascii="Times" w:eastAsia="宋体" w:hAnsi="Times" w:hint="eastAsia"/>
          <w:szCs w:val="21"/>
        </w:rPr>
        <w:t>内建了</w:t>
      </w:r>
      <w:r>
        <w:rPr>
          <w:rFonts w:ascii="Times" w:eastAsia="宋体" w:hAnsi="Times" w:hint="eastAsia"/>
          <w:szCs w:val="21"/>
        </w:rPr>
        <w:t>HTTP</w:t>
      </w:r>
      <w:r>
        <w:rPr>
          <w:rFonts w:ascii="Times" w:eastAsia="宋体" w:hAnsi="Times" w:hint="eastAsia"/>
          <w:szCs w:val="21"/>
        </w:rPr>
        <w:t>服务器支持，用户可以轻松地实现一个网站和服务器的组合。这个服务器不仅可以用来调试代码，而且它本身就可以部署到产品环境。</w:t>
      </w:r>
      <w:r>
        <w:rPr>
          <w:rFonts w:ascii="Times" w:eastAsia="宋体" w:hAnsi="Times" w:hint="eastAsia"/>
          <w:szCs w:val="21"/>
        </w:rPr>
        <w:t>Node.js</w:t>
      </w:r>
      <w:r>
        <w:rPr>
          <w:rFonts w:ascii="Times" w:eastAsia="宋体" w:hAnsi="Times" w:hint="eastAsia"/>
          <w:szCs w:val="21"/>
        </w:rPr>
        <w:t>还可以部署到非网络应用的环境下，比如一个命令行工具。</w:t>
      </w:r>
      <w:r>
        <w:rPr>
          <w:rFonts w:ascii="Times" w:eastAsia="宋体" w:hAnsi="Times" w:hint="eastAsia"/>
          <w:szCs w:val="21"/>
        </w:rPr>
        <w:t>Node.js</w:t>
      </w:r>
      <w:r>
        <w:rPr>
          <w:rFonts w:ascii="Times" w:eastAsia="宋体" w:hAnsi="Times" w:hint="eastAsia"/>
          <w:szCs w:val="21"/>
        </w:rPr>
        <w:t>还可以调用</w:t>
      </w:r>
      <w:r>
        <w:rPr>
          <w:rFonts w:ascii="Times" w:eastAsia="宋体" w:hAnsi="Times" w:hint="eastAsia"/>
          <w:szCs w:val="21"/>
        </w:rPr>
        <w:t>C/C++</w:t>
      </w:r>
      <w:r>
        <w:rPr>
          <w:rFonts w:ascii="Times" w:eastAsia="宋体" w:hAnsi="Times" w:hint="eastAsia"/>
          <w:szCs w:val="21"/>
        </w:rPr>
        <w:t>的代码，这样可以充分利用已有的诸多函数库，也可以将对性能要求非常高的部分用</w:t>
      </w:r>
      <w:r>
        <w:rPr>
          <w:rFonts w:ascii="Times" w:eastAsia="宋体" w:hAnsi="Times" w:hint="eastAsia"/>
          <w:szCs w:val="21"/>
        </w:rPr>
        <w:t>C/C++</w:t>
      </w:r>
      <w:r>
        <w:rPr>
          <w:rFonts w:ascii="Times" w:eastAsia="宋体" w:hAnsi="Times" w:hint="eastAsia"/>
          <w:szCs w:val="21"/>
        </w:rPr>
        <w:t>来实现。</w:t>
      </w:r>
    </w:p>
    <w:p w14:paraId="3631DFE7"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Node.js</w:t>
      </w:r>
      <w:r>
        <w:rPr>
          <w:rFonts w:ascii="Times" w:eastAsia="宋体" w:hAnsi="Times" w:hint="eastAsia"/>
          <w:szCs w:val="21"/>
        </w:rPr>
        <w:t>用异步式</w:t>
      </w:r>
      <w:r>
        <w:rPr>
          <w:rFonts w:ascii="Times" w:eastAsia="宋体" w:hAnsi="Times" w:hint="eastAsia"/>
          <w:szCs w:val="21"/>
        </w:rPr>
        <w:t>I/O</w:t>
      </w:r>
      <w:r>
        <w:rPr>
          <w:rFonts w:ascii="Times" w:eastAsia="宋体" w:hAnsi="Times" w:hint="eastAsia"/>
          <w:szCs w:val="21"/>
        </w:rPr>
        <w:t>和事件驱动代替多线程，带来了可观的性能提升。</w:t>
      </w:r>
      <w:r>
        <w:rPr>
          <w:rFonts w:ascii="Times" w:eastAsia="宋体" w:hAnsi="Times" w:hint="eastAsia"/>
          <w:szCs w:val="21"/>
        </w:rPr>
        <w:t>Node.js</w:t>
      </w:r>
      <w:r>
        <w:rPr>
          <w:rFonts w:ascii="Times" w:eastAsia="宋体" w:hAnsi="Times" w:hint="eastAsia"/>
          <w:szCs w:val="21"/>
        </w:rPr>
        <w:t>除了使用</w:t>
      </w:r>
      <w:r>
        <w:rPr>
          <w:rFonts w:ascii="Times" w:eastAsia="宋体" w:hAnsi="Times" w:hint="eastAsia"/>
          <w:szCs w:val="21"/>
        </w:rPr>
        <w:t>V8</w:t>
      </w:r>
      <w:r>
        <w:rPr>
          <w:rFonts w:ascii="Times" w:eastAsia="宋体" w:hAnsi="Times" w:hint="eastAsia"/>
          <w:szCs w:val="21"/>
        </w:rPr>
        <w:t>作为</w:t>
      </w:r>
      <w:r>
        <w:rPr>
          <w:rFonts w:ascii="Times" w:eastAsia="宋体" w:hAnsi="Times" w:hint="eastAsia"/>
          <w:szCs w:val="21"/>
        </w:rPr>
        <w:t>JavaScript</w:t>
      </w:r>
      <w:r>
        <w:rPr>
          <w:rFonts w:ascii="Times" w:eastAsia="宋体" w:hAnsi="Times" w:hint="eastAsia"/>
          <w:szCs w:val="21"/>
        </w:rPr>
        <w:t>引擎之外，还使用了高效的</w:t>
      </w:r>
      <w:r>
        <w:rPr>
          <w:rFonts w:ascii="Times" w:eastAsia="宋体" w:hAnsi="Times" w:hint="eastAsia"/>
          <w:szCs w:val="21"/>
        </w:rPr>
        <w:t>libev</w:t>
      </w:r>
      <w:r>
        <w:rPr>
          <w:rFonts w:ascii="Times" w:eastAsia="宋体" w:hAnsi="Times" w:hint="eastAsia"/>
          <w:szCs w:val="21"/>
        </w:rPr>
        <w:t>和</w:t>
      </w:r>
      <w:r>
        <w:rPr>
          <w:rFonts w:ascii="Times" w:eastAsia="宋体" w:hAnsi="Times" w:hint="eastAsia"/>
          <w:szCs w:val="21"/>
        </w:rPr>
        <w:t>libeio</w:t>
      </w:r>
      <w:r>
        <w:rPr>
          <w:rFonts w:ascii="Times" w:eastAsia="宋体" w:hAnsi="Times" w:hint="eastAsia"/>
          <w:szCs w:val="21"/>
        </w:rPr>
        <w:t>库支持事件驱动和异步式</w:t>
      </w:r>
      <w:r>
        <w:rPr>
          <w:rFonts w:ascii="Times" w:eastAsia="宋体" w:hAnsi="Times" w:hint="eastAsia"/>
          <w:szCs w:val="21"/>
        </w:rPr>
        <w:t>I/O</w:t>
      </w:r>
      <w:r>
        <w:rPr>
          <w:rFonts w:ascii="Times" w:eastAsia="宋体" w:hAnsi="Times" w:hint="eastAsia"/>
          <w:szCs w:val="21"/>
        </w:rPr>
        <w:t>。图</w:t>
      </w:r>
      <w:r>
        <w:rPr>
          <w:rFonts w:ascii="Times" w:eastAsia="宋体" w:hAnsi="Times" w:hint="eastAsia"/>
          <w:szCs w:val="21"/>
        </w:rPr>
        <w:t>1</w:t>
      </w:r>
      <w:r>
        <w:rPr>
          <w:rFonts w:ascii="Times" w:eastAsia="宋体" w:hAnsi="Times" w:hint="eastAsia"/>
          <w:szCs w:val="21"/>
        </w:rPr>
        <w:t>是</w:t>
      </w:r>
      <w:r>
        <w:rPr>
          <w:rFonts w:ascii="Times" w:eastAsia="宋体" w:hAnsi="Times" w:hint="eastAsia"/>
          <w:szCs w:val="21"/>
        </w:rPr>
        <w:t>Node.js</w:t>
      </w:r>
      <w:r>
        <w:rPr>
          <w:rFonts w:ascii="Times" w:eastAsia="宋体" w:hAnsi="Times" w:hint="eastAsia"/>
          <w:szCs w:val="21"/>
        </w:rPr>
        <w:t>架构的示意图</w:t>
      </w:r>
      <w:r>
        <w:rPr>
          <w:rFonts w:ascii="Times" w:eastAsia="宋体" w:hAnsi="Times" w:hint="eastAsia"/>
          <w:szCs w:val="21"/>
          <w:vertAlign w:val="superscript"/>
        </w:rPr>
        <w:t>[3]</w:t>
      </w:r>
      <w:r>
        <w:rPr>
          <w:rFonts w:ascii="Times" w:eastAsia="宋体" w:hAnsi="Times" w:hint="eastAsia"/>
          <w:szCs w:val="21"/>
        </w:rPr>
        <w:t>。</w:t>
      </w:r>
    </w:p>
    <w:p w14:paraId="32676C86" w14:textId="77777777" w:rsidR="0073245C" w:rsidRDefault="00A33A88">
      <w:pPr>
        <w:keepNext/>
        <w:spacing w:line="360" w:lineRule="auto"/>
        <w:jc w:val="center"/>
        <w:rPr>
          <w:rFonts w:ascii="Times" w:eastAsia="宋体" w:hAnsi="Times"/>
        </w:rPr>
      </w:pPr>
      <w:r>
        <w:rPr>
          <w:rFonts w:ascii="Times" w:eastAsia="宋体" w:hAnsi="Times"/>
          <w:noProof/>
        </w:rPr>
        <w:lastRenderedPageBreak/>
        <w:drawing>
          <wp:inline distT="0" distB="0" distL="0" distR="0" wp14:anchorId="4C423FE5" wp14:editId="249A1932">
            <wp:extent cx="5274310" cy="3129915"/>
            <wp:effectExtent l="0" t="0" r="2540" b="0"/>
            <wp:docPr id="3" name="图片 3" descr="https://ss0.bdstatic.com/94oJfD_bAAcT8t7mm9GUKT-xh_/timg?image&amp;quality=100&amp;size=b4000_4000&amp;sec=1490178396&amp;di=19f7c8b8b1c40a862e0b9584c8bd4201&amp;src=http://images0.cnblogs.com/blog2015/434220/201505/300756071109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dstatic.com/94oJfD_bAAcT8t7mm9GUKT-xh_/timg?image&amp;quality=100&amp;size=b4000_4000&amp;sec=1490178396&amp;di=19f7c8b8b1c40a862e0b9584c8bd4201&amp;src=http://images0.cnblogs.com/blog2015/434220/201505/30075607110999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130436"/>
                    </a:xfrm>
                    <a:prstGeom prst="rect">
                      <a:avLst/>
                    </a:prstGeom>
                    <a:noFill/>
                    <a:ln>
                      <a:noFill/>
                    </a:ln>
                  </pic:spPr>
                </pic:pic>
              </a:graphicData>
            </a:graphic>
          </wp:inline>
        </w:drawing>
      </w:r>
    </w:p>
    <w:p w14:paraId="44BB0EB8" w14:textId="77777777" w:rsidR="0073245C" w:rsidRDefault="00A33A88">
      <w:pPr>
        <w:jc w:val="center"/>
        <w:rPr>
          <w:rFonts w:ascii="Times" w:eastAsia="宋体" w:hAnsi="Times"/>
          <w:b/>
          <w:szCs w:val="21"/>
        </w:rPr>
      </w:pPr>
      <w:r>
        <w:rPr>
          <w:rFonts w:ascii="Times" w:eastAsia="宋体" w:hAnsi="Times" w:hint="eastAsia"/>
        </w:rPr>
        <w:t>图</w:t>
      </w:r>
      <w:r>
        <w:rPr>
          <w:rFonts w:ascii="Times" w:eastAsia="宋体" w:hAnsi="Times" w:hint="eastAsia"/>
        </w:rPr>
        <w:t xml:space="preserve"> </w:t>
      </w:r>
      <w:r>
        <w:rPr>
          <w:rFonts w:ascii="Times" w:eastAsia="宋体" w:hAnsi="Times"/>
        </w:rPr>
        <w:fldChar w:fldCharType="begin"/>
      </w:r>
      <w:r>
        <w:rPr>
          <w:rFonts w:ascii="Times" w:eastAsia="宋体" w:hAnsi="Times"/>
        </w:rPr>
        <w:instrText xml:space="preserve"> </w:instrText>
      </w:r>
      <w:r>
        <w:rPr>
          <w:rFonts w:ascii="Times" w:eastAsia="宋体" w:hAnsi="Times" w:hint="eastAsia"/>
        </w:rPr>
        <w:instrText xml:space="preserve">SEQ </w:instrText>
      </w:r>
      <w:r>
        <w:rPr>
          <w:rFonts w:ascii="Times" w:eastAsia="宋体" w:hAnsi="Times" w:hint="eastAsia"/>
        </w:rPr>
        <w:instrText>图</w:instrText>
      </w:r>
      <w:r>
        <w:rPr>
          <w:rFonts w:ascii="Times" w:eastAsia="宋体" w:hAnsi="Times" w:hint="eastAsia"/>
        </w:rPr>
        <w:instrText xml:space="preserve"> \* ARABIC</w:instrText>
      </w:r>
      <w:r>
        <w:rPr>
          <w:rFonts w:ascii="Times" w:eastAsia="宋体" w:hAnsi="Times"/>
        </w:rPr>
        <w:instrText xml:space="preserve"> </w:instrText>
      </w:r>
      <w:r>
        <w:rPr>
          <w:rFonts w:ascii="Times" w:eastAsia="宋体" w:hAnsi="Times"/>
        </w:rPr>
        <w:fldChar w:fldCharType="separate"/>
      </w:r>
      <w:r>
        <w:rPr>
          <w:rFonts w:ascii="Times" w:eastAsia="宋体" w:hAnsi="Times"/>
        </w:rPr>
        <w:t>1</w:t>
      </w:r>
      <w:r>
        <w:rPr>
          <w:rFonts w:ascii="Times" w:eastAsia="宋体" w:hAnsi="Times"/>
        </w:rPr>
        <w:fldChar w:fldCharType="end"/>
      </w:r>
      <w:r>
        <w:rPr>
          <w:rFonts w:ascii="Times" w:eastAsia="宋体" w:hAnsi="Times" w:hint="eastAsia"/>
        </w:rPr>
        <w:t xml:space="preserve"> Node.js</w:t>
      </w:r>
      <w:r>
        <w:rPr>
          <w:rFonts w:ascii="Times" w:eastAsia="宋体" w:hAnsi="Times" w:hint="eastAsia"/>
        </w:rPr>
        <w:t>架构图</w:t>
      </w:r>
    </w:p>
    <w:p w14:paraId="573091F8" w14:textId="77777777" w:rsidR="0073245C" w:rsidRDefault="0073245C">
      <w:pPr>
        <w:jc w:val="center"/>
        <w:rPr>
          <w:rFonts w:ascii="Times" w:eastAsia="宋体" w:hAnsi="Times"/>
          <w:b/>
          <w:szCs w:val="21"/>
        </w:rPr>
      </w:pPr>
    </w:p>
    <w:p w14:paraId="7D5CAADC"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1124" w:name="_Toc480713697"/>
      <w:bookmarkStart w:id="1125" w:name="_Toc484358819"/>
      <w:r>
        <w:rPr>
          <w:rFonts w:ascii="Times" w:eastAsia="宋体" w:hAnsi="Times" w:hint="eastAsia"/>
          <w:b/>
          <w:sz w:val="32"/>
          <w:szCs w:val="32"/>
        </w:rPr>
        <w:t>文档概述</w:t>
      </w:r>
      <w:bookmarkEnd w:id="1124"/>
      <w:bookmarkEnd w:id="1125"/>
    </w:p>
    <w:p w14:paraId="6713BCF8" w14:textId="77777777"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本文档是基于</w:t>
      </w:r>
      <w:r>
        <w:rPr>
          <w:rFonts w:ascii="Times" w:eastAsia="宋体" w:hAnsi="Times" w:hint="eastAsia"/>
          <w:szCs w:val="21"/>
        </w:rPr>
        <w:t>Node.js</w:t>
      </w:r>
      <w:r>
        <w:rPr>
          <w:rFonts w:ascii="Times" w:eastAsia="宋体" w:hAnsi="Times" w:hint="eastAsia"/>
          <w:szCs w:val="21"/>
        </w:rPr>
        <w:t>的各模块需求分析和规格说明书，确定</w:t>
      </w:r>
      <w:r>
        <w:rPr>
          <w:rFonts w:ascii="Times" w:eastAsia="宋体" w:hAnsi="Times" w:hint="eastAsia"/>
          <w:szCs w:val="21"/>
        </w:rPr>
        <w:t>Node.js</w:t>
      </w:r>
      <w:r>
        <w:rPr>
          <w:rFonts w:ascii="Times" w:eastAsia="宋体" w:hAnsi="Times" w:hint="eastAsia"/>
          <w:szCs w:val="21"/>
        </w:rPr>
        <w:t>的功能需求、非功能需求、数据需求以及运行需求。</w:t>
      </w:r>
    </w:p>
    <w:p w14:paraId="7B456A74" w14:textId="77777777" w:rsidR="0073245C" w:rsidRDefault="00A33A88">
      <w:pPr>
        <w:pStyle w:val="13"/>
        <w:widowControl/>
        <w:numPr>
          <w:ilvl w:val="0"/>
          <w:numId w:val="2"/>
        </w:numPr>
        <w:spacing w:line="360" w:lineRule="auto"/>
        <w:ind w:firstLineChars="0"/>
        <w:jc w:val="left"/>
        <w:rPr>
          <w:rFonts w:ascii="Times" w:eastAsia="宋体" w:hAnsi="Times"/>
          <w:color w:val="000000"/>
          <w:szCs w:val="21"/>
        </w:rPr>
      </w:pPr>
      <w:r>
        <w:rPr>
          <w:rFonts w:ascii="Times" w:eastAsia="宋体" w:hAnsi="Times" w:hint="eastAsia"/>
          <w:color w:val="000000"/>
          <w:szCs w:val="21"/>
        </w:rPr>
        <w:t>以用例图的形式给出</w:t>
      </w:r>
      <w:r>
        <w:rPr>
          <w:rFonts w:ascii="Times" w:eastAsia="宋体" w:hAnsi="Times" w:hint="eastAsia"/>
          <w:color w:val="000000"/>
          <w:szCs w:val="21"/>
        </w:rPr>
        <w:t xml:space="preserve"> Node.js</w:t>
      </w:r>
      <w:r>
        <w:rPr>
          <w:rFonts w:ascii="Times" w:eastAsia="宋体" w:hAnsi="Times" w:hint="eastAsia"/>
          <w:color w:val="000000"/>
          <w:szCs w:val="21"/>
        </w:rPr>
        <w:t>功能需求的分解结构，并对用例模型中的参与者和用例进行详细的描述。</w:t>
      </w:r>
    </w:p>
    <w:p w14:paraId="3111E7B7" w14:textId="77777777" w:rsidR="0073245C" w:rsidRDefault="00A33A88">
      <w:pPr>
        <w:pStyle w:val="13"/>
        <w:widowControl/>
        <w:numPr>
          <w:ilvl w:val="0"/>
          <w:numId w:val="2"/>
        </w:numPr>
        <w:spacing w:line="360" w:lineRule="auto"/>
        <w:ind w:firstLineChars="0"/>
        <w:jc w:val="left"/>
        <w:rPr>
          <w:rFonts w:ascii="Times" w:eastAsia="宋体" w:hAnsi="Times"/>
          <w:szCs w:val="21"/>
        </w:rPr>
      </w:pPr>
      <w:r>
        <w:rPr>
          <w:rFonts w:ascii="Times" w:eastAsia="宋体" w:hAnsi="Times" w:hint="eastAsia"/>
          <w:color w:val="000000"/>
          <w:szCs w:val="21"/>
        </w:rPr>
        <w:t>描述了与此次系统实施相关的硬件环境的一些要求。</w:t>
      </w:r>
    </w:p>
    <w:p w14:paraId="16F32FD3" w14:textId="77777777" w:rsidR="0073245C" w:rsidRDefault="00A33A88">
      <w:pPr>
        <w:pStyle w:val="13"/>
        <w:widowControl/>
        <w:numPr>
          <w:ilvl w:val="0"/>
          <w:numId w:val="2"/>
        </w:numPr>
        <w:spacing w:line="360" w:lineRule="auto"/>
        <w:ind w:firstLineChars="0"/>
        <w:jc w:val="left"/>
        <w:rPr>
          <w:rFonts w:ascii="Times" w:eastAsia="宋体" w:hAnsi="Times"/>
          <w:szCs w:val="21"/>
        </w:rPr>
      </w:pPr>
      <w:r>
        <w:rPr>
          <w:rFonts w:ascii="Times" w:eastAsia="宋体" w:hAnsi="Times" w:hint="eastAsia"/>
          <w:color w:val="000000"/>
          <w:szCs w:val="21"/>
        </w:rPr>
        <w:t>描述了与此系统实施相关的软件环境的要求。</w:t>
      </w:r>
    </w:p>
    <w:p w14:paraId="0A7E6B0D"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1126" w:name="_Toc480713698"/>
      <w:bookmarkStart w:id="1127" w:name="_Toc484358820"/>
      <w:r>
        <w:rPr>
          <w:rFonts w:ascii="Times" w:eastAsia="宋体" w:hAnsi="Times" w:hint="eastAsia"/>
          <w:b/>
          <w:sz w:val="32"/>
          <w:szCs w:val="32"/>
        </w:rPr>
        <w:t>术语和缩略词</w:t>
      </w:r>
      <w:bookmarkEnd w:id="1126"/>
      <w:bookmarkEnd w:id="1127"/>
    </w:p>
    <w:p w14:paraId="2EDD8A72"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关于本文档中出现的一些专业术语、缩略语如表</w:t>
      </w:r>
      <w:r>
        <w:rPr>
          <w:rFonts w:ascii="Times" w:eastAsia="宋体" w:hAnsi="Times" w:hint="eastAsia"/>
          <w:szCs w:val="21"/>
        </w:rPr>
        <w:t>1</w:t>
      </w:r>
      <w:r>
        <w:rPr>
          <w:rFonts w:ascii="Times" w:eastAsia="宋体" w:hAnsi="Times" w:hint="eastAsia"/>
          <w:szCs w:val="21"/>
        </w:rPr>
        <w:t>所示。</w:t>
      </w:r>
    </w:p>
    <w:p w14:paraId="0414FE26" w14:textId="77777777" w:rsidR="0073245C" w:rsidRDefault="00A33A88">
      <w:pPr>
        <w:spacing w:line="360" w:lineRule="auto"/>
        <w:ind w:firstLineChars="200" w:firstLine="422"/>
        <w:jc w:val="center"/>
        <w:rPr>
          <w:rFonts w:ascii="Times" w:eastAsia="宋体" w:hAnsi="Times"/>
          <w:b/>
          <w:sz w:val="24"/>
          <w:szCs w:val="24"/>
        </w:rPr>
      </w:pPr>
      <w:r>
        <w:rPr>
          <w:rFonts w:ascii="Times" w:eastAsia="宋体" w:hAnsi="Times" w:cstheme="minorHAnsi"/>
          <w:b/>
        </w:rPr>
        <w:t>表</w:t>
      </w:r>
      <w:r>
        <w:rPr>
          <w:rFonts w:ascii="Times" w:eastAsia="宋体" w:hAnsi="Times" w:cstheme="minorHAnsi"/>
          <w:b/>
        </w:rPr>
        <w:t xml:space="preserve"> </w:t>
      </w:r>
      <w:r>
        <w:rPr>
          <w:rFonts w:ascii="Times" w:eastAsia="宋体" w:hAnsi="Times" w:cstheme="minorHAnsi"/>
          <w:b/>
        </w:rPr>
        <w:fldChar w:fldCharType="begin"/>
      </w:r>
      <w:r>
        <w:rPr>
          <w:rFonts w:ascii="Times" w:eastAsia="宋体" w:hAnsi="Times" w:cstheme="minorHAnsi"/>
          <w:b/>
        </w:rPr>
        <w:instrText xml:space="preserve"> SEQ </w:instrText>
      </w:r>
      <w:r>
        <w:rPr>
          <w:rFonts w:ascii="Times" w:eastAsia="宋体" w:hAnsi="Times" w:cstheme="minorHAnsi"/>
          <w:b/>
        </w:rPr>
        <w:instrText>表</w:instrText>
      </w:r>
      <w:r>
        <w:rPr>
          <w:rFonts w:ascii="Times" w:eastAsia="宋体" w:hAnsi="Times" w:cstheme="minorHAnsi"/>
          <w:b/>
        </w:rPr>
        <w:instrText xml:space="preserve"> \* ARABIC </w:instrText>
      </w:r>
      <w:r>
        <w:rPr>
          <w:rFonts w:ascii="Times" w:eastAsia="宋体" w:hAnsi="Times" w:cstheme="minorHAnsi"/>
          <w:b/>
        </w:rPr>
        <w:fldChar w:fldCharType="separate"/>
      </w:r>
      <w:r>
        <w:rPr>
          <w:rFonts w:ascii="Times" w:eastAsia="宋体" w:hAnsi="Times" w:cstheme="minorHAnsi"/>
          <w:b/>
        </w:rPr>
        <w:t>1</w:t>
      </w:r>
      <w:r>
        <w:rPr>
          <w:rFonts w:ascii="Times" w:eastAsia="宋体" w:hAnsi="Times" w:cstheme="minorHAnsi"/>
          <w:b/>
        </w:rPr>
        <w:fldChar w:fldCharType="end"/>
      </w:r>
      <w:r>
        <w:rPr>
          <w:rFonts w:ascii="Times" w:eastAsia="宋体" w:hAnsi="Times" w:cstheme="minorHAnsi"/>
          <w:b/>
        </w:rPr>
        <w:t xml:space="preserve"> </w:t>
      </w:r>
      <w:r>
        <w:rPr>
          <w:rFonts w:ascii="Times" w:eastAsia="宋体" w:hAnsi="Times" w:cstheme="minorHAnsi"/>
          <w:b/>
        </w:rPr>
        <w:t>专业术语</w:t>
      </w:r>
      <w:r>
        <w:rPr>
          <w:rFonts w:ascii="Times" w:eastAsia="宋体" w:hAnsi="Times" w:cstheme="minorHAnsi"/>
          <w:b/>
        </w:rPr>
        <w:t>/</w:t>
      </w:r>
      <w:r>
        <w:rPr>
          <w:rFonts w:ascii="Times" w:eastAsia="宋体" w:hAnsi="Times" w:cstheme="minorHAnsi"/>
          <w:b/>
        </w:rPr>
        <w:t>缩略图描述表</w:t>
      </w:r>
    </w:p>
    <w:tbl>
      <w:tblPr>
        <w:tblStyle w:val="ad"/>
        <w:tblW w:w="8296" w:type="dxa"/>
        <w:tblLayout w:type="fixed"/>
        <w:tblLook w:val="04A0" w:firstRow="1" w:lastRow="0" w:firstColumn="1" w:lastColumn="0" w:noHBand="0" w:noVBand="1"/>
      </w:tblPr>
      <w:tblGrid>
        <w:gridCol w:w="2061"/>
        <w:gridCol w:w="6235"/>
      </w:tblGrid>
      <w:tr w:rsidR="0073245C" w14:paraId="5BA0762A" w14:textId="77777777">
        <w:tc>
          <w:tcPr>
            <w:tcW w:w="2061" w:type="dxa"/>
          </w:tcPr>
          <w:p w14:paraId="3466BD4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术语</w:t>
            </w:r>
            <w:r>
              <w:rPr>
                <w:rFonts w:ascii="Times" w:eastAsia="宋体" w:hAnsi="Times" w:hint="eastAsia"/>
                <w:sz w:val="24"/>
                <w:szCs w:val="24"/>
              </w:rPr>
              <w:t>/</w:t>
            </w:r>
            <w:r>
              <w:rPr>
                <w:rFonts w:ascii="Times" w:eastAsia="宋体" w:hAnsi="Times" w:hint="eastAsia"/>
                <w:sz w:val="24"/>
                <w:szCs w:val="24"/>
              </w:rPr>
              <w:t>缩略语</w:t>
            </w:r>
          </w:p>
        </w:tc>
        <w:tc>
          <w:tcPr>
            <w:tcW w:w="6235" w:type="dxa"/>
          </w:tcPr>
          <w:p w14:paraId="64779BC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描述</w:t>
            </w:r>
          </w:p>
        </w:tc>
      </w:tr>
      <w:tr w:rsidR="0073245C" w14:paraId="59002035" w14:textId="77777777">
        <w:tc>
          <w:tcPr>
            <w:tcW w:w="2061" w:type="dxa"/>
          </w:tcPr>
          <w:p w14:paraId="35E204AC" w14:textId="77777777" w:rsidR="0073245C" w:rsidRDefault="00A33A88">
            <w:pPr>
              <w:spacing w:line="360" w:lineRule="auto"/>
              <w:rPr>
                <w:rFonts w:ascii="Times" w:eastAsia="宋体" w:hAnsi="Times"/>
                <w:szCs w:val="21"/>
              </w:rPr>
            </w:pPr>
            <w:r>
              <w:rPr>
                <w:rFonts w:ascii="Times" w:eastAsia="宋体" w:hAnsi="Times" w:hint="eastAsia"/>
                <w:szCs w:val="21"/>
              </w:rPr>
              <w:t>JavaScript</w:t>
            </w:r>
          </w:p>
        </w:tc>
        <w:tc>
          <w:tcPr>
            <w:tcW w:w="6235" w:type="dxa"/>
          </w:tcPr>
          <w:p w14:paraId="3ADA050A" w14:textId="77777777" w:rsidR="0073245C" w:rsidRDefault="00A33A88">
            <w:pPr>
              <w:spacing w:line="360" w:lineRule="auto"/>
              <w:rPr>
                <w:rFonts w:ascii="Times" w:eastAsia="宋体" w:hAnsi="Times"/>
                <w:szCs w:val="21"/>
              </w:rPr>
            </w:pPr>
            <w:r>
              <w:rPr>
                <w:rFonts w:ascii="Times" w:eastAsia="宋体" w:hAnsi="Times" w:hint="eastAsia"/>
                <w:szCs w:val="21"/>
              </w:rPr>
              <w:t>JavaScript</w:t>
            </w:r>
            <w:r>
              <w:rPr>
                <w:rFonts w:ascii="Times" w:eastAsia="宋体" w:hAnsi="Times" w:cs="Arial"/>
                <w:color w:val="333333"/>
                <w:szCs w:val="21"/>
                <w:shd w:val="clear" w:color="auto" w:fill="FFFFFF"/>
              </w:rPr>
              <w:t>一种直译式脚本语言</w:t>
            </w:r>
            <w:r>
              <w:rPr>
                <w:rFonts w:ascii="Times" w:eastAsia="宋体" w:hAnsi="Times" w:cs="Arial" w:hint="eastAsia"/>
                <w:color w:val="333333"/>
                <w:szCs w:val="21"/>
                <w:shd w:val="clear" w:color="auto" w:fill="FFFFFF"/>
              </w:rPr>
              <w:t>,</w:t>
            </w:r>
            <w:r>
              <w:rPr>
                <w:rFonts w:ascii="Times" w:eastAsia="宋体" w:hAnsi="Times" w:cs="Arial" w:hint="eastAsia"/>
                <w:color w:val="333333"/>
                <w:szCs w:val="21"/>
                <w:shd w:val="clear" w:color="auto" w:fill="FFFFFF"/>
              </w:rPr>
              <w:t>简称</w:t>
            </w:r>
            <w:r>
              <w:rPr>
                <w:rFonts w:ascii="Times" w:eastAsia="宋体" w:hAnsi="Times" w:cs="Arial" w:hint="eastAsia"/>
                <w:color w:val="333333"/>
                <w:szCs w:val="21"/>
                <w:shd w:val="clear" w:color="auto" w:fill="FFFFFF"/>
              </w:rPr>
              <w:t>js</w:t>
            </w:r>
            <w:r>
              <w:rPr>
                <w:rFonts w:ascii="Times" w:eastAsia="宋体" w:hAnsi="Times" w:cs="Arial" w:hint="eastAsia"/>
                <w:color w:val="333333"/>
                <w:szCs w:val="21"/>
                <w:shd w:val="clear" w:color="auto" w:fill="FFFFFF"/>
              </w:rPr>
              <w:t>。</w:t>
            </w:r>
          </w:p>
        </w:tc>
      </w:tr>
      <w:tr w:rsidR="0073245C" w14:paraId="1E40AC30" w14:textId="77777777">
        <w:tc>
          <w:tcPr>
            <w:tcW w:w="2061" w:type="dxa"/>
          </w:tcPr>
          <w:p w14:paraId="74E06758" w14:textId="77777777" w:rsidR="0073245C" w:rsidRDefault="00A33A88">
            <w:pPr>
              <w:spacing w:line="360" w:lineRule="auto"/>
              <w:rPr>
                <w:rFonts w:ascii="Times" w:eastAsia="宋体" w:hAnsi="Times"/>
                <w:szCs w:val="21"/>
              </w:rPr>
            </w:pPr>
            <w:r>
              <w:rPr>
                <w:rFonts w:ascii="Times" w:eastAsia="宋体" w:hAnsi="Times" w:hint="eastAsia"/>
                <w:szCs w:val="21"/>
              </w:rPr>
              <w:t>API</w:t>
            </w:r>
          </w:p>
        </w:tc>
        <w:tc>
          <w:tcPr>
            <w:tcW w:w="6235" w:type="dxa"/>
          </w:tcPr>
          <w:p w14:paraId="5FE98FDB" w14:textId="77777777" w:rsidR="0073245C" w:rsidRDefault="00A33A88">
            <w:pPr>
              <w:spacing w:line="360" w:lineRule="auto"/>
              <w:rPr>
                <w:rFonts w:ascii="Times" w:eastAsia="宋体" w:hAnsi="Times"/>
                <w:szCs w:val="21"/>
              </w:rPr>
            </w:pPr>
            <w:r>
              <w:rPr>
                <w:rFonts w:ascii="Times" w:eastAsia="宋体" w:hAnsi="Times" w:cs="Arial"/>
                <w:color w:val="333333"/>
                <w:szCs w:val="21"/>
                <w:shd w:val="clear" w:color="auto" w:fill="FFFFFF"/>
              </w:rPr>
              <w:t>Application Programming Interface</w:t>
            </w:r>
            <w:r>
              <w:rPr>
                <w:rFonts w:ascii="Times" w:eastAsia="宋体" w:hAnsi="Times" w:cs="Arial" w:hint="eastAsia"/>
                <w:color w:val="333333"/>
                <w:szCs w:val="21"/>
                <w:shd w:val="clear" w:color="auto" w:fill="FFFFFF"/>
              </w:rPr>
              <w:t>，</w:t>
            </w:r>
            <w:r>
              <w:rPr>
                <w:rFonts w:ascii="Times" w:eastAsia="宋体" w:hAnsi="Times" w:cs="Arial"/>
                <w:color w:val="333333"/>
                <w:szCs w:val="21"/>
                <w:shd w:val="clear" w:color="auto" w:fill="FFFFFF"/>
              </w:rPr>
              <w:t>应用程序编程接口</w:t>
            </w:r>
          </w:p>
        </w:tc>
      </w:tr>
      <w:tr w:rsidR="0073245C" w14:paraId="1E1BA8E7" w14:textId="77777777">
        <w:tc>
          <w:tcPr>
            <w:tcW w:w="2061" w:type="dxa"/>
          </w:tcPr>
          <w:p w14:paraId="321A68EF" w14:textId="77777777" w:rsidR="0073245C" w:rsidRDefault="00A33A88">
            <w:pPr>
              <w:spacing w:line="360" w:lineRule="auto"/>
              <w:rPr>
                <w:rFonts w:ascii="Times" w:eastAsia="宋体" w:hAnsi="Times"/>
                <w:szCs w:val="21"/>
              </w:rPr>
            </w:pPr>
            <w:r>
              <w:rPr>
                <w:rFonts w:ascii="Times" w:eastAsia="宋体" w:hAnsi="Times" w:hint="eastAsia"/>
                <w:szCs w:val="21"/>
              </w:rPr>
              <w:t>HTTP</w:t>
            </w:r>
          </w:p>
        </w:tc>
        <w:tc>
          <w:tcPr>
            <w:tcW w:w="6235" w:type="dxa"/>
          </w:tcPr>
          <w:p w14:paraId="3A3854D8" w14:textId="77777777" w:rsidR="0073245C" w:rsidRDefault="00A33A88">
            <w:pPr>
              <w:spacing w:line="360" w:lineRule="auto"/>
              <w:rPr>
                <w:rFonts w:ascii="Times" w:eastAsia="宋体" w:hAnsi="Times"/>
                <w:szCs w:val="21"/>
              </w:rPr>
            </w:pPr>
            <w:r>
              <w:rPr>
                <w:rFonts w:ascii="Times" w:eastAsia="宋体" w:hAnsi="Times" w:cs="Arial"/>
                <w:color w:val="333333"/>
                <w:szCs w:val="21"/>
                <w:shd w:val="clear" w:color="auto" w:fill="FFFFFF"/>
              </w:rPr>
              <w:t>HyperText Transfer Protocol</w:t>
            </w:r>
            <w:r>
              <w:rPr>
                <w:rFonts w:ascii="Times" w:eastAsia="宋体" w:hAnsi="Times" w:cs="Arial" w:hint="eastAsia"/>
                <w:color w:val="333333"/>
                <w:szCs w:val="21"/>
                <w:shd w:val="clear" w:color="auto" w:fill="FFFFFF"/>
              </w:rPr>
              <w:t>，</w:t>
            </w:r>
            <w:hyperlink r:id="rId12" w:tgtFrame="_blank" w:history="1">
              <w:r>
                <w:rPr>
                  <w:rStyle w:val="ac"/>
                  <w:rFonts w:ascii="Times" w:eastAsia="宋体" w:hAnsi="Times" w:cs="Arial"/>
                  <w:color w:val="auto"/>
                  <w:szCs w:val="21"/>
                  <w:u w:val="none"/>
                  <w:shd w:val="clear" w:color="auto" w:fill="FFFFFF"/>
                </w:rPr>
                <w:t>超文本传输协议</w:t>
              </w:r>
            </w:hyperlink>
          </w:p>
        </w:tc>
      </w:tr>
      <w:tr w:rsidR="0073245C" w14:paraId="2ABD7CA1" w14:textId="77777777">
        <w:tc>
          <w:tcPr>
            <w:tcW w:w="2061" w:type="dxa"/>
          </w:tcPr>
          <w:p w14:paraId="262B75DE" w14:textId="77777777" w:rsidR="0073245C" w:rsidRDefault="00A33A88">
            <w:pPr>
              <w:spacing w:line="360" w:lineRule="auto"/>
              <w:rPr>
                <w:rFonts w:ascii="Times" w:eastAsia="宋体" w:hAnsi="Times"/>
                <w:szCs w:val="21"/>
              </w:rPr>
            </w:pPr>
            <w:r>
              <w:rPr>
                <w:rFonts w:ascii="Times" w:eastAsia="宋体" w:hAnsi="Times" w:hint="eastAsia"/>
                <w:szCs w:val="21"/>
              </w:rPr>
              <w:t>libev</w:t>
            </w:r>
          </w:p>
        </w:tc>
        <w:tc>
          <w:tcPr>
            <w:tcW w:w="6235" w:type="dxa"/>
          </w:tcPr>
          <w:p w14:paraId="6C559838" w14:textId="77777777" w:rsidR="0073245C" w:rsidRDefault="00A33A88">
            <w:pPr>
              <w:spacing w:line="360" w:lineRule="auto"/>
              <w:rPr>
                <w:rFonts w:ascii="Times" w:eastAsia="宋体" w:hAnsi="Times"/>
                <w:szCs w:val="21"/>
              </w:rPr>
            </w:pPr>
            <w:r>
              <w:rPr>
                <w:rFonts w:ascii="Times" w:eastAsia="宋体" w:hAnsi="Times" w:cs="Arial"/>
                <w:color w:val="333333"/>
                <w:szCs w:val="21"/>
                <w:shd w:val="clear" w:color="auto" w:fill="FFFFFF"/>
              </w:rPr>
              <w:t>一个</w:t>
            </w:r>
            <w:hyperlink r:id="rId13" w:tgtFrame="_blank" w:history="1">
              <w:r>
                <w:rPr>
                  <w:rStyle w:val="ac"/>
                  <w:rFonts w:ascii="Times" w:eastAsia="宋体" w:hAnsi="Times" w:cs="Arial"/>
                  <w:color w:val="auto"/>
                  <w:szCs w:val="21"/>
                  <w:u w:val="none"/>
                  <w:shd w:val="clear" w:color="auto" w:fill="FFFFFF"/>
                </w:rPr>
                <w:t>事件驱动</w:t>
              </w:r>
            </w:hyperlink>
            <w:r>
              <w:rPr>
                <w:rFonts w:ascii="Times" w:eastAsia="宋体" w:hAnsi="Times" w:cs="Arial"/>
                <w:color w:val="333333"/>
                <w:szCs w:val="21"/>
                <w:shd w:val="clear" w:color="auto" w:fill="FFFFFF"/>
              </w:rPr>
              <w:t>的编程框架</w:t>
            </w:r>
          </w:p>
        </w:tc>
      </w:tr>
      <w:tr w:rsidR="0073245C" w14:paraId="56DB9DD8" w14:textId="77777777">
        <w:tc>
          <w:tcPr>
            <w:tcW w:w="2061" w:type="dxa"/>
          </w:tcPr>
          <w:p w14:paraId="4262EFB3" w14:textId="77777777" w:rsidR="0073245C" w:rsidRDefault="00A33A88">
            <w:pPr>
              <w:spacing w:line="360" w:lineRule="auto"/>
              <w:rPr>
                <w:rFonts w:ascii="Times" w:eastAsia="宋体" w:hAnsi="Times"/>
                <w:szCs w:val="21"/>
              </w:rPr>
            </w:pPr>
            <w:r>
              <w:rPr>
                <w:rFonts w:ascii="Times" w:eastAsia="宋体" w:hAnsi="Times" w:hint="eastAsia"/>
                <w:szCs w:val="21"/>
              </w:rPr>
              <w:t>libeio</w:t>
            </w:r>
          </w:p>
        </w:tc>
        <w:tc>
          <w:tcPr>
            <w:tcW w:w="6235" w:type="dxa"/>
          </w:tcPr>
          <w:p w14:paraId="68927D3E" w14:textId="77777777" w:rsidR="0073245C" w:rsidRDefault="00A33A88">
            <w:pPr>
              <w:spacing w:line="360" w:lineRule="auto"/>
              <w:rPr>
                <w:rFonts w:ascii="Times" w:eastAsia="宋体" w:hAnsi="Times"/>
                <w:szCs w:val="21"/>
              </w:rPr>
            </w:pPr>
            <w:r>
              <w:rPr>
                <w:rFonts w:ascii="Times" w:eastAsia="宋体" w:hAnsi="Times" w:hint="eastAsia"/>
                <w:szCs w:val="21"/>
              </w:rPr>
              <w:t>提供全套一部文件操作的接口</w:t>
            </w:r>
          </w:p>
        </w:tc>
      </w:tr>
      <w:tr w:rsidR="0073245C" w14:paraId="44239306" w14:textId="77777777">
        <w:tc>
          <w:tcPr>
            <w:tcW w:w="2061" w:type="dxa"/>
          </w:tcPr>
          <w:p w14:paraId="42435E01" w14:textId="77777777" w:rsidR="0073245C" w:rsidRDefault="00A33A88">
            <w:pPr>
              <w:spacing w:line="360" w:lineRule="auto"/>
              <w:rPr>
                <w:rFonts w:ascii="Times" w:eastAsia="宋体" w:hAnsi="Times"/>
                <w:szCs w:val="21"/>
              </w:rPr>
            </w:pPr>
            <w:r>
              <w:rPr>
                <w:rFonts w:ascii="Times" w:eastAsia="宋体" w:hAnsi="Times" w:hint="eastAsia"/>
                <w:szCs w:val="21"/>
              </w:rPr>
              <w:lastRenderedPageBreak/>
              <w:t>libuv</w:t>
            </w:r>
          </w:p>
        </w:tc>
        <w:tc>
          <w:tcPr>
            <w:tcW w:w="6235" w:type="dxa"/>
          </w:tcPr>
          <w:p w14:paraId="2D7A33D7" w14:textId="77777777" w:rsidR="0073245C" w:rsidRDefault="00A33A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w:eastAsia="宋体" w:hAnsi="Times" w:cs="宋体"/>
                <w:color w:val="000000"/>
                <w:szCs w:val="21"/>
              </w:rPr>
            </w:pPr>
            <w:r>
              <w:rPr>
                <w:rFonts w:ascii="Times" w:eastAsia="宋体" w:hAnsi="Times" w:cs="宋体"/>
                <w:color w:val="000000"/>
                <w:szCs w:val="21"/>
              </w:rPr>
              <w:t xml:space="preserve">libuv </w:t>
            </w:r>
            <w:r>
              <w:rPr>
                <w:rFonts w:ascii="Times" w:eastAsia="宋体" w:hAnsi="Times" w:cs="宋体"/>
                <w:color w:val="000000"/>
                <w:szCs w:val="21"/>
              </w:rPr>
              <w:t>是</w:t>
            </w:r>
            <w:r>
              <w:rPr>
                <w:rFonts w:ascii="Times" w:eastAsia="宋体" w:hAnsi="Times" w:cs="宋体"/>
                <w:color w:val="000000"/>
                <w:szCs w:val="21"/>
              </w:rPr>
              <w:t xml:space="preserve"> Node </w:t>
            </w:r>
            <w:r>
              <w:rPr>
                <w:rFonts w:ascii="Times" w:eastAsia="宋体" w:hAnsi="Times" w:cs="宋体"/>
                <w:color w:val="000000"/>
                <w:szCs w:val="21"/>
              </w:rPr>
              <w:t>的新跨平台抽象层</w:t>
            </w:r>
          </w:p>
        </w:tc>
      </w:tr>
      <w:tr w:rsidR="0073245C" w14:paraId="5D45884F" w14:textId="77777777">
        <w:tc>
          <w:tcPr>
            <w:tcW w:w="2061" w:type="dxa"/>
          </w:tcPr>
          <w:p w14:paraId="23CC37CE" w14:textId="77777777" w:rsidR="0073245C" w:rsidRDefault="00A33A88">
            <w:pPr>
              <w:spacing w:line="360" w:lineRule="auto"/>
              <w:rPr>
                <w:rFonts w:ascii="Times" w:eastAsia="宋体" w:hAnsi="Times"/>
                <w:szCs w:val="21"/>
              </w:rPr>
            </w:pPr>
            <w:r>
              <w:rPr>
                <w:rFonts w:ascii="Times" w:eastAsia="宋体" w:hAnsi="Times" w:hint="eastAsia"/>
                <w:szCs w:val="21"/>
              </w:rPr>
              <w:t>epoll</w:t>
            </w:r>
          </w:p>
        </w:tc>
        <w:tc>
          <w:tcPr>
            <w:tcW w:w="6235" w:type="dxa"/>
          </w:tcPr>
          <w:p w14:paraId="6C859F84" w14:textId="77777777" w:rsidR="0073245C" w:rsidRDefault="00A33A88">
            <w:pPr>
              <w:rPr>
                <w:rFonts w:ascii="Times" w:eastAsia="宋体" w:hAnsi="Times"/>
                <w:szCs w:val="21"/>
              </w:rPr>
            </w:pPr>
            <w:r>
              <w:rPr>
                <w:rFonts w:ascii="Times" w:eastAsia="宋体" w:hAnsi="Times" w:cs="Arial"/>
                <w:szCs w:val="21"/>
                <w:shd w:val="clear" w:color="auto" w:fill="FFFFFF"/>
              </w:rPr>
              <w:t>epoll</w:t>
            </w:r>
            <w:r>
              <w:rPr>
                <w:rFonts w:ascii="Times" w:eastAsia="宋体" w:hAnsi="Times" w:cs="Arial"/>
                <w:szCs w:val="21"/>
                <w:shd w:val="clear" w:color="auto" w:fill="FFFFFF"/>
              </w:rPr>
              <w:t>是</w:t>
            </w:r>
            <w:r>
              <w:rPr>
                <w:rFonts w:ascii="Times" w:eastAsia="宋体" w:hAnsi="Times" w:cs="Arial"/>
                <w:szCs w:val="21"/>
                <w:shd w:val="clear" w:color="auto" w:fill="FFFFFF"/>
              </w:rPr>
              <w:t>Linux</w:t>
            </w:r>
            <w:r>
              <w:rPr>
                <w:rFonts w:ascii="Times" w:eastAsia="宋体" w:hAnsi="Times" w:cs="Arial"/>
                <w:szCs w:val="21"/>
                <w:shd w:val="clear" w:color="auto" w:fill="FFFFFF"/>
              </w:rPr>
              <w:t>内核为处理大批量</w:t>
            </w:r>
            <w:hyperlink r:id="rId14" w:tgtFrame="_blank" w:history="1">
              <w:r>
                <w:rPr>
                  <w:rStyle w:val="ac"/>
                  <w:rFonts w:ascii="Times" w:eastAsia="宋体" w:hAnsi="Times" w:cs="Arial"/>
                  <w:color w:val="auto"/>
                  <w:szCs w:val="21"/>
                  <w:u w:val="none"/>
                  <w:shd w:val="clear" w:color="auto" w:fill="FFFFFF"/>
                </w:rPr>
                <w:t>文件描述符</w:t>
              </w:r>
            </w:hyperlink>
            <w:r>
              <w:rPr>
                <w:rFonts w:ascii="Times" w:eastAsia="宋体" w:hAnsi="Times" w:cs="Arial"/>
                <w:szCs w:val="21"/>
                <w:shd w:val="clear" w:color="auto" w:fill="FFFFFF"/>
              </w:rPr>
              <w:t>而作了改进的</w:t>
            </w:r>
            <w:r>
              <w:rPr>
                <w:rFonts w:ascii="Times" w:eastAsia="宋体" w:hAnsi="Times" w:cs="Arial"/>
                <w:szCs w:val="21"/>
                <w:shd w:val="clear" w:color="auto" w:fill="FFFFFF"/>
              </w:rPr>
              <w:t>poll</w:t>
            </w:r>
            <w:r>
              <w:rPr>
                <w:rFonts w:ascii="Times" w:eastAsia="宋体" w:hAnsi="Times" w:cs="Arial" w:hint="eastAsia"/>
                <w:szCs w:val="21"/>
                <w:shd w:val="clear" w:color="auto" w:fill="FFFFFF"/>
              </w:rPr>
              <w:t>，</w:t>
            </w:r>
            <w:r>
              <w:rPr>
                <w:rFonts w:ascii="Times" w:eastAsia="宋体" w:hAnsi="Times" w:cs="Arial"/>
                <w:szCs w:val="21"/>
                <w:shd w:val="clear" w:color="auto" w:fill="FFFFFF"/>
              </w:rPr>
              <w:t>能显著提高程序在大量</w:t>
            </w:r>
            <w:hyperlink r:id="rId15" w:tgtFrame="_blank" w:history="1">
              <w:r>
                <w:rPr>
                  <w:rStyle w:val="ac"/>
                  <w:rFonts w:ascii="Times" w:eastAsia="宋体" w:hAnsi="Times" w:cs="Arial"/>
                  <w:color w:val="auto"/>
                  <w:szCs w:val="21"/>
                  <w:u w:val="none"/>
                  <w:shd w:val="clear" w:color="auto" w:fill="FFFFFF"/>
                </w:rPr>
                <w:t>并发连接</w:t>
              </w:r>
            </w:hyperlink>
            <w:r>
              <w:rPr>
                <w:rFonts w:ascii="Times" w:eastAsia="宋体" w:hAnsi="Times" w:cs="Arial"/>
                <w:szCs w:val="21"/>
                <w:shd w:val="clear" w:color="auto" w:fill="FFFFFF"/>
              </w:rPr>
              <w:t>中只有少量活跃的情况下的系统</w:t>
            </w:r>
            <w:r>
              <w:rPr>
                <w:rFonts w:ascii="Times" w:eastAsia="宋体" w:hAnsi="Times" w:cs="Arial"/>
                <w:szCs w:val="21"/>
                <w:shd w:val="clear" w:color="auto" w:fill="FFFFFF"/>
              </w:rPr>
              <w:t>CPU</w:t>
            </w:r>
            <w:r>
              <w:rPr>
                <w:rFonts w:ascii="Times" w:eastAsia="宋体" w:hAnsi="Times" w:cs="Arial"/>
                <w:szCs w:val="21"/>
                <w:shd w:val="clear" w:color="auto" w:fill="FFFFFF"/>
              </w:rPr>
              <w:t>利用率。</w:t>
            </w:r>
          </w:p>
        </w:tc>
      </w:tr>
      <w:tr w:rsidR="0073245C" w14:paraId="002AB592" w14:textId="77777777">
        <w:tc>
          <w:tcPr>
            <w:tcW w:w="2061" w:type="dxa"/>
          </w:tcPr>
          <w:p w14:paraId="4F8B1431" w14:textId="77777777" w:rsidR="0073245C" w:rsidRDefault="00A33A88">
            <w:pPr>
              <w:spacing w:line="360" w:lineRule="auto"/>
              <w:rPr>
                <w:rFonts w:ascii="Times" w:eastAsia="宋体" w:hAnsi="Times"/>
                <w:szCs w:val="21"/>
              </w:rPr>
            </w:pPr>
            <w:r>
              <w:rPr>
                <w:rFonts w:ascii="Times" w:eastAsia="宋体" w:hAnsi="Times" w:hint="eastAsia"/>
                <w:szCs w:val="21"/>
              </w:rPr>
              <w:t>kqueue</w:t>
            </w:r>
          </w:p>
        </w:tc>
        <w:tc>
          <w:tcPr>
            <w:tcW w:w="6235" w:type="dxa"/>
          </w:tcPr>
          <w:p w14:paraId="25927F4F" w14:textId="77777777" w:rsidR="0073245C" w:rsidRDefault="00A33A88">
            <w:pPr>
              <w:spacing w:line="360" w:lineRule="auto"/>
              <w:rPr>
                <w:rFonts w:ascii="Times" w:eastAsia="宋体" w:hAnsi="Times"/>
                <w:szCs w:val="21"/>
              </w:rPr>
            </w:pPr>
            <w:r>
              <w:rPr>
                <w:rFonts w:ascii="Times" w:eastAsia="宋体" w:hAnsi="Times"/>
                <w:szCs w:val="21"/>
                <w:shd w:val="clear" w:color="auto" w:fill="FFFFFF"/>
              </w:rPr>
              <w:t>K</w:t>
            </w:r>
            <w:r>
              <w:rPr>
                <w:rFonts w:ascii="Times" w:eastAsia="宋体" w:hAnsi="Times" w:hint="eastAsia"/>
                <w:szCs w:val="21"/>
                <w:shd w:val="clear" w:color="auto" w:fill="FFFFFF"/>
              </w:rPr>
              <w:t>queue</w:t>
            </w:r>
            <w:r>
              <w:rPr>
                <w:rFonts w:ascii="Times" w:eastAsia="宋体" w:hAnsi="Times" w:hint="eastAsia"/>
                <w:szCs w:val="21"/>
                <w:shd w:val="clear" w:color="auto" w:fill="FFFFFF"/>
              </w:rPr>
              <w:t>功能同</w:t>
            </w:r>
            <w:r>
              <w:rPr>
                <w:rFonts w:ascii="Times" w:eastAsia="宋体" w:hAnsi="Times" w:hint="eastAsia"/>
                <w:szCs w:val="21"/>
                <w:shd w:val="clear" w:color="auto" w:fill="FFFFFF"/>
              </w:rPr>
              <w:t>epoll</w:t>
            </w:r>
            <w:r>
              <w:rPr>
                <w:rFonts w:ascii="Times" w:eastAsia="宋体" w:hAnsi="Times" w:hint="eastAsia"/>
                <w:szCs w:val="21"/>
                <w:shd w:val="clear" w:color="auto" w:fill="FFFFFF"/>
              </w:rPr>
              <w:t>，存在于许多</w:t>
            </w:r>
            <w:r>
              <w:rPr>
                <w:rFonts w:ascii="Times" w:eastAsia="宋体" w:hAnsi="Times" w:hint="eastAsia"/>
                <w:szCs w:val="21"/>
                <w:shd w:val="clear" w:color="auto" w:fill="FFFFFF"/>
              </w:rPr>
              <w:t>unix</w:t>
            </w:r>
            <w:r>
              <w:rPr>
                <w:rFonts w:ascii="Times" w:eastAsia="宋体" w:hAnsi="Times" w:hint="eastAsia"/>
                <w:szCs w:val="21"/>
                <w:shd w:val="clear" w:color="auto" w:fill="FFFFFF"/>
              </w:rPr>
              <w:t>系统中。</w:t>
            </w:r>
          </w:p>
        </w:tc>
      </w:tr>
      <w:tr w:rsidR="0073245C" w14:paraId="77C7EA8F" w14:textId="77777777">
        <w:tc>
          <w:tcPr>
            <w:tcW w:w="2061" w:type="dxa"/>
          </w:tcPr>
          <w:p w14:paraId="01845A8A" w14:textId="77777777" w:rsidR="0073245C" w:rsidRDefault="00A33A88">
            <w:pPr>
              <w:spacing w:line="360" w:lineRule="auto"/>
              <w:rPr>
                <w:rFonts w:ascii="Times" w:eastAsia="宋体" w:hAnsi="Times"/>
                <w:szCs w:val="21"/>
              </w:rPr>
            </w:pPr>
            <w:r>
              <w:rPr>
                <w:rFonts w:ascii="Times" w:eastAsia="宋体" w:hAnsi="Times" w:hint="eastAsia"/>
                <w:szCs w:val="21"/>
              </w:rPr>
              <w:t>POSIX</w:t>
            </w:r>
          </w:p>
        </w:tc>
        <w:tc>
          <w:tcPr>
            <w:tcW w:w="6235" w:type="dxa"/>
          </w:tcPr>
          <w:p w14:paraId="4D9211F6" w14:textId="77777777" w:rsidR="0073245C" w:rsidRDefault="00A33A88">
            <w:pPr>
              <w:keepNext/>
              <w:spacing w:line="360" w:lineRule="auto"/>
              <w:rPr>
                <w:rFonts w:ascii="Times" w:eastAsia="宋体" w:hAnsi="Times"/>
                <w:szCs w:val="21"/>
              </w:rPr>
            </w:pPr>
            <w:r>
              <w:rPr>
                <w:rFonts w:ascii="Times" w:eastAsia="宋体" w:hAnsi="Times" w:hint="eastAsia"/>
                <w:szCs w:val="21"/>
                <w:shd w:val="clear" w:color="auto" w:fill="FFFFFF"/>
              </w:rPr>
              <w:t>Portable Operating System Interface</w:t>
            </w:r>
            <w:r>
              <w:rPr>
                <w:rFonts w:ascii="Times" w:eastAsia="宋体" w:hAnsi="Times" w:hint="eastAsia"/>
                <w:szCs w:val="21"/>
                <w:shd w:val="clear" w:color="auto" w:fill="FFFFFF"/>
              </w:rPr>
              <w:t>，一套操作系统</w:t>
            </w:r>
            <w:r>
              <w:rPr>
                <w:rFonts w:ascii="Times" w:eastAsia="宋体" w:hAnsi="Times" w:hint="eastAsia"/>
                <w:szCs w:val="21"/>
                <w:shd w:val="clear" w:color="auto" w:fill="FFFFFF"/>
              </w:rPr>
              <w:t>API</w:t>
            </w:r>
            <w:r>
              <w:rPr>
                <w:rFonts w:ascii="Times" w:eastAsia="宋体" w:hAnsi="Times" w:hint="eastAsia"/>
                <w:szCs w:val="21"/>
                <w:shd w:val="clear" w:color="auto" w:fill="FFFFFF"/>
              </w:rPr>
              <w:t>规范</w:t>
            </w:r>
          </w:p>
        </w:tc>
      </w:tr>
      <w:tr w:rsidR="0073245C" w14:paraId="631C624D" w14:textId="77777777">
        <w:tc>
          <w:tcPr>
            <w:tcW w:w="2061" w:type="dxa"/>
          </w:tcPr>
          <w:p w14:paraId="4B7E6D74" w14:textId="77777777" w:rsidR="0073245C" w:rsidRDefault="00A33A88">
            <w:pPr>
              <w:rPr>
                <w:rFonts w:ascii="Times" w:eastAsia="宋体" w:hAnsi="Times"/>
                <w:szCs w:val="21"/>
              </w:rPr>
            </w:pPr>
            <w:r>
              <w:rPr>
                <w:rFonts w:ascii="Times" w:eastAsia="宋体" w:hAnsi="Times" w:hint="eastAsia"/>
                <w:szCs w:val="21"/>
              </w:rPr>
              <w:t>CommonJS</w:t>
            </w:r>
          </w:p>
        </w:tc>
        <w:tc>
          <w:tcPr>
            <w:tcW w:w="6235" w:type="dxa"/>
          </w:tcPr>
          <w:p w14:paraId="4C39DE92" w14:textId="77777777" w:rsidR="0073245C" w:rsidRDefault="00A33A88">
            <w:pPr>
              <w:keepNext/>
              <w:rPr>
                <w:rFonts w:ascii="Times" w:eastAsia="宋体" w:hAnsi="Times"/>
                <w:szCs w:val="21"/>
                <w:shd w:val="clear" w:color="auto" w:fill="FFFFFF"/>
              </w:rPr>
            </w:pPr>
            <w:r>
              <w:rPr>
                <w:rFonts w:ascii="Times" w:eastAsia="宋体" w:hAnsi="Times" w:cs="Arial"/>
                <w:szCs w:val="21"/>
                <w:shd w:val="clear" w:color="auto" w:fill="FFFFFF"/>
              </w:rPr>
              <w:t>J</w:t>
            </w:r>
            <w:r>
              <w:rPr>
                <w:rFonts w:ascii="Times" w:eastAsia="宋体" w:hAnsi="Times" w:cs="Arial" w:hint="eastAsia"/>
                <w:szCs w:val="21"/>
                <w:shd w:val="clear" w:color="auto" w:fill="FFFFFF"/>
              </w:rPr>
              <w:t>a</w:t>
            </w:r>
            <w:r>
              <w:rPr>
                <w:rFonts w:ascii="Times" w:eastAsia="宋体" w:hAnsi="Times" w:cs="Arial"/>
                <w:szCs w:val="21"/>
                <w:shd w:val="clear" w:color="auto" w:fill="FFFFFF"/>
              </w:rPr>
              <w:t>vascript</w:t>
            </w:r>
            <w:r>
              <w:rPr>
                <w:rFonts w:ascii="Times" w:eastAsia="宋体" w:hAnsi="Times" w:cs="Arial" w:hint="eastAsia"/>
                <w:szCs w:val="21"/>
                <w:shd w:val="clear" w:color="auto" w:fill="FFFFFF"/>
              </w:rPr>
              <w:t>标准规范</w:t>
            </w:r>
          </w:p>
        </w:tc>
      </w:tr>
      <w:tr w:rsidR="0073245C" w14:paraId="1587DBDA" w14:textId="77777777">
        <w:tc>
          <w:tcPr>
            <w:tcW w:w="2061" w:type="dxa"/>
          </w:tcPr>
          <w:p w14:paraId="52F406F4" w14:textId="77777777" w:rsidR="0073245C" w:rsidRDefault="00A33A88">
            <w:pPr>
              <w:rPr>
                <w:rFonts w:ascii="Times" w:eastAsia="宋体" w:hAnsi="Times"/>
                <w:szCs w:val="21"/>
              </w:rPr>
            </w:pPr>
            <w:r>
              <w:rPr>
                <w:rFonts w:ascii="Times" w:eastAsia="宋体" w:hAnsi="Times" w:cs="Arial"/>
                <w:color w:val="333333"/>
                <w:szCs w:val="21"/>
                <w:shd w:val="clear" w:color="auto" w:fill="FFFFFF"/>
              </w:rPr>
              <w:t>WebSocket</w:t>
            </w:r>
          </w:p>
        </w:tc>
        <w:tc>
          <w:tcPr>
            <w:tcW w:w="6235" w:type="dxa"/>
          </w:tcPr>
          <w:p w14:paraId="76BB9674" w14:textId="77777777" w:rsidR="0073245C" w:rsidRDefault="00A33A88">
            <w:pPr>
              <w:keepNext/>
              <w:rPr>
                <w:rFonts w:ascii="Times" w:eastAsia="宋体" w:hAnsi="Times" w:cs="Arial"/>
                <w:color w:val="333333"/>
                <w:szCs w:val="21"/>
                <w:shd w:val="clear" w:color="auto" w:fill="FFFFFF"/>
              </w:rPr>
            </w:pPr>
            <w:r>
              <w:rPr>
                <w:rFonts w:ascii="Times" w:eastAsia="宋体" w:hAnsi="Times" w:cs="Arial"/>
                <w:szCs w:val="21"/>
                <w:shd w:val="clear" w:color="auto" w:fill="FFFFFF"/>
              </w:rPr>
              <w:t>WebSocket</w:t>
            </w:r>
            <w:r>
              <w:rPr>
                <w:rFonts w:ascii="Times" w:eastAsia="宋体" w:hAnsi="Times" w:cs="Arial"/>
                <w:szCs w:val="21"/>
                <w:shd w:val="clear" w:color="auto" w:fill="FFFFFF"/>
              </w:rPr>
              <w:t>协议是基于</w:t>
            </w:r>
            <w:r>
              <w:rPr>
                <w:rFonts w:ascii="Times" w:eastAsia="宋体" w:hAnsi="Times" w:cs="Arial"/>
                <w:szCs w:val="21"/>
                <w:shd w:val="clear" w:color="auto" w:fill="FFFFFF"/>
              </w:rPr>
              <w:t>TCP</w:t>
            </w:r>
            <w:r>
              <w:rPr>
                <w:rFonts w:ascii="Times" w:eastAsia="宋体" w:hAnsi="Times" w:cs="Arial"/>
                <w:szCs w:val="21"/>
                <w:shd w:val="clear" w:color="auto" w:fill="FFFFFF"/>
              </w:rPr>
              <w:t>的一种新的协议。</w:t>
            </w:r>
            <w:r>
              <w:rPr>
                <w:rFonts w:ascii="Times" w:eastAsia="宋体" w:hAnsi="Times" w:cs="Arial"/>
                <w:szCs w:val="21"/>
                <w:shd w:val="clear" w:color="auto" w:fill="FFFFFF"/>
              </w:rPr>
              <w:t>WebSocket</w:t>
            </w:r>
            <w:r>
              <w:rPr>
                <w:rFonts w:ascii="Times" w:eastAsia="宋体" w:hAnsi="Times" w:cs="Arial"/>
                <w:szCs w:val="21"/>
                <w:shd w:val="clear" w:color="auto" w:fill="FFFFFF"/>
              </w:rPr>
              <w:t>最初在</w:t>
            </w:r>
            <w:r>
              <w:rPr>
                <w:rFonts w:ascii="Times" w:eastAsia="宋体" w:hAnsi="Times" w:cs="Arial"/>
                <w:szCs w:val="21"/>
                <w:shd w:val="clear" w:color="auto" w:fill="FFFFFF"/>
              </w:rPr>
              <w:t>HTML5</w:t>
            </w:r>
            <w:r>
              <w:rPr>
                <w:rFonts w:ascii="Times" w:eastAsia="宋体" w:hAnsi="Times" w:cs="Arial"/>
                <w:szCs w:val="21"/>
                <w:shd w:val="clear" w:color="auto" w:fill="FFFFFF"/>
              </w:rPr>
              <w:t>规范中被引用为</w:t>
            </w:r>
            <w:r>
              <w:rPr>
                <w:rFonts w:ascii="Times" w:eastAsia="宋体" w:hAnsi="Times" w:cs="Arial"/>
                <w:szCs w:val="21"/>
                <w:shd w:val="clear" w:color="auto" w:fill="FFFFFF"/>
              </w:rPr>
              <w:t>TCP</w:t>
            </w:r>
            <w:r>
              <w:rPr>
                <w:rFonts w:ascii="Times" w:eastAsia="宋体" w:hAnsi="Times" w:cs="Arial"/>
                <w:szCs w:val="21"/>
                <w:shd w:val="clear" w:color="auto" w:fill="FFFFFF"/>
              </w:rPr>
              <w:t>连接，作为基于</w:t>
            </w:r>
            <w:r>
              <w:rPr>
                <w:rFonts w:ascii="Times" w:eastAsia="宋体" w:hAnsi="Times" w:cs="Arial"/>
                <w:szCs w:val="21"/>
                <w:shd w:val="clear" w:color="auto" w:fill="FFFFFF"/>
              </w:rPr>
              <w:t>TCP</w:t>
            </w:r>
            <w:r>
              <w:rPr>
                <w:rFonts w:ascii="Times" w:eastAsia="宋体" w:hAnsi="Times" w:cs="Arial"/>
                <w:szCs w:val="21"/>
                <w:shd w:val="clear" w:color="auto" w:fill="FFFFFF"/>
              </w:rPr>
              <w:t>的套接字</w:t>
            </w:r>
            <w:r>
              <w:rPr>
                <w:rFonts w:ascii="Times" w:eastAsia="宋体" w:hAnsi="Times" w:cs="Arial"/>
                <w:szCs w:val="21"/>
                <w:shd w:val="clear" w:color="auto" w:fill="FFFFFF"/>
              </w:rPr>
              <w:t>API</w:t>
            </w:r>
            <w:r>
              <w:rPr>
                <w:rFonts w:ascii="Times" w:eastAsia="宋体" w:hAnsi="Times" w:cs="Arial"/>
                <w:szCs w:val="21"/>
                <w:shd w:val="clear" w:color="auto" w:fill="FFFFFF"/>
              </w:rPr>
              <w:t>的占位符。它实现了浏览器与服务器全双工</w:t>
            </w:r>
            <w:r>
              <w:rPr>
                <w:rFonts w:ascii="Times" w:eastAsia="宋体" w:hAnsi="Times" w:cs="Arial"/>
                <w:szCs w:val="21"/>
                <w:shd w:val="clear" w:color="auto" w:fill="FFFFFF"/>
              </w:rPr>
              <w:t>(full-duplex)</w:t>
            </w:r>
            <w:r>
              <w:rPr>
                <w:rFonts w:ascii="Times" w:eastAsia="宋体" w:hAnsi="Times" w:cs="Arial"/>
                <w:szCs w:val="21"/>
                <w:shd w:val="clear" w:color="auto" w:fill="FFFFFF"/>
              </w:rPr>
              <w:t>通信</w:t>
            </w:r>
            <w:r>
              <w:rPr>
                <w:rFonts w:ascii="Times" w:eastAsia="宋体" w:hAnsi="Times" w:cs="Arial"/>
                <w:color w:val="333333"/>
                <w:szCs w:val="21"/>
                <w:shd w:val="clear" w:color="auto" w:fill="FFFFFF"/>
              </w:rPr>
              <w:t>。</w:t>
            </w:r>
          </w:p>
        </w:tc>
      </w:tr>
      <w:tr w:rsidR="0073245C" w14:paraId="1A04FB0C" w14:textId="77777777">
        <w:tc>
          <w:tcPr>
            <w:tcW w:w="2061" w:type="dxa"/>
          </w:tcPr>
          <w:p w14:paraId="1809E97A" w14:textId="77777777" w:rsidR="0073245C" w:rsidRDefault="00A33A88">
            <w:pPr>
              <w:rPr>
                <w:rFonts w:ascii="Times" w:eastAsia="宋体" w:hAnsi="Times"/>
                <w:szCs w:val="21"/>
              </w:rPr>
            </w:pPr>
            <w:r>
              <w:rPr>
                <w:rFonts w:ascii="Times" w:eastAsia="宋体" w:hAnsi="Times" w:hint="eastAsia"/>
                <w:szCs w:val="21"/>
              </w:rPr>
              <w:t>NPM</w:t>
            </w:r>
          </w:p>
        </w:tc>
        <w:tc>
          <w:tcPr>
            <w:tcW w:w="6235" w:type="dxa"/>
          </w:tcPr>
          <w:p w14:paraId="4F4EB866" w14:textId="77777777" w:rsidR="0073245C" w:rsidRDefault="00A33A88">
            <w:pPr>
              <w:keepNext/>
              <w:rPr>
                <w:rFonts w:ascii="Times" w:eastAsia="宋体" w:hAnsi="Times" w:cs="Arial"/>
                <w:szCs w:val="21"/>
                <w:shd w:val="clear" w:color="auto" w:fill="FFFFFF"/>
              </w:rPr>
            </w:pPr>
            <w:r>
              <w:rPr>
                <w:rFonts w:ascii="Times" w:eastAsia="宋体" w:hAnsi="Times" w:cs="Arial"/>
                <w:szCs w:val="21"/>
                <w:shd w:val="clear" w:color="auto" w:fill="FFFFFF"/>
              </w:rPr>
              <w:t>NPM</w:t>
            </w:r>
            <w:r>
              <w:rPr>
                <w:rFonts w:ascii="Times" w:eastAsia="宋体" w:hAnsi="Times" w:cs="Arial"/>
                <w:szCs w:val="21"/>
                <w:shd w:val="clear" w:color="auto" w:fill="FFFFFF"/>
              </w:rPr>
              <w:t>是随同</w:t>
            </w:r>
            <w:r>
              <w:rPr>
                <w:rFonts w:ascii="Times" w:eastAsia="宋体" w:hAnsi="Times" w:cs="Arial"/>
                <w:szCs w:val="21"/>
                <w:shd w:val="clear" w:color="auto" w:fill="FFFFFF"/>
              </w:rPr>
              <w:t>Node</w:t>
            </w:r>
            <w:r>
              <w:rPr>
                <w:rFonts w:ascii="Times" w:eastAsia="宋体" w:hAnsi="Times" w:cs="Arial" w:hint="eastAsia"/>
                <w:szCs w:val="21"/>
                <w:shd w:val="clear" w:color="auto" w:fill="FFFFFF"/>
              </w:rPr>
              <w:t>.</w:t>
            </w:r>
            <w:r>
              <w:rPr>
                <w:rFonts w:ascii="Times" w:eastAsia="宋体" w:hAnsi="Times" w:cs="Arial"/>
                <w:szCs w:val="21"/>
                <w:shd w:val="clear" w:color="auto" w:fill="FFFFFF"/>
              </w:rPr>
              <w:t>JS</w:t>
            </w:r>
            <w:r>
              <w:rPr>
                <w:rFonts w:ascii="Times" w:eastAsia="宋体" w:hAnsi="Times" w:cs="Arial"/>
                <w:szCs w:val="21"/>
                <w:shd w:val="clear" w:color="auto" w:fill="FFFFFF"/>
              </w:rPr>
              <w:t>一起安装的包管理工具</w:t>
            </w:r>
          </w:p>
        </w:tc>
      </w:tr>
      <w:tr w:rsidR="0073245C" w14:paraId="49A0AA7A" w14:textId="77777777">
        <w:tc>
          <w:tcPr>
            <w:tcW w:w="2061" w:type="dxa"/>
          </w:tcPr>
          <w:p w14:paraId="4C1FB49B" w14:textId="77777777" w:rsidR="0073245C" w:rsidRDefault="00A33A88">
            <w:pPr>
              <w:rPr>
                <w:rFonts w:ascii="Times" w:eastAsia="宋体" w:hAnsi="Times"/>
                <w:szCs w:val="21"/>
              </w:rPr>
            </w:pPr>
            <w:r>
              <w:rPr>
                <w:rFonts w:ascii="Times" w:eastAsia="宋体" w:hAnsi="Times" w:hint="eastAsia"/>
                <w:szCs w:val="21"/>
              </w:rPr>
              <w:t>HTTP</w:t>
            </w:r>
            <w:r>
              <w:rPr>
                <w:rFonts w:ascii="Times" w:eastAsia="宋体" w:hAnsi="Times"/>
                <w:szCs w:val="21"/>
              </w:rPr>
              <w:t>s</w:t>
            </w:r>
          </w:p>
        </w:tc>
        <w:tc>
          <w:tcPr>
            <w:tcW w:w="6235" w:type="dxa"/>
          </w:tcPr>
          <w:p w14:paraId="77606F74"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HTTPS</w:t>
            </w:r>
            <w:r>
              <w:rPr>
                <w:rFonts w:ascii="Times" w:eastAsia="宋体" w:hAnsi="Times" w:cs="Arial" w:hint="eastAsia"/>
                <w:szCs w:val="21"/>
                <w:shd w:val="clear" w:color="auto" w:fill="FFFFFF"/>
              </w:rPr>
              <w:t>（全称：</w:t>
            </w:r>
            <w:r>
              <w:rPr>
                <w:rFonts w:ascii="Times" w:eastAsia="宋体" w:hAnsi="Times" w:cs="Arial" w:hint="eastAsia"/>
                <w:szCs w:val="21"/>
                <w:shd w:val="clear" w:color="auto" w:fill="FFFFFF"/>
              </w:rPr>
              <w:t>Hyper Text Transfer Protocol over Secure Socket Layer</w:t>
            </w:r>
            <w:r>
              <w:rPr>
                <w:rFonts w:ascii="Times" w:eastAsia="宋体" w:hAnsi="Times" w:cs="Arial" w:hint="eastAsia"/>
                <w:szCs w:val="21"/>
                <w:shd w:val="clear" w:color="auto" w:fill="FFFFFF"/>
              </w:rPr>
              <w:t>），是以安全为目标的</w:t>
            </w:r>
            <w:r>
              <w:rPr>
                <w:rFonts w:ascii="Times" w:eastAsia="宋体" w:hAnsi="Times" w:cs="Arial" w:hint="eastAsia"/>
                <w:szCs w:val="21"/>
                <w:shd w:val="clear" w:color="auto" w:fill="FFFFFF"/>
              </w:rPr>
              <w:t>HTTP</w:t>
            </w:r>
            <w:r>
              <w:rPr>
                <w:rFonts w:ascii="Times" w:eastAsia="宋体" w:hAnsi="Times" w:cs="Arial" w:hint="eastAsia"/>
                <w:szCs w:val="21"/>
                <w:shd w:val="clear" w:color="auto" w:fill="FFFFFF"/>
              </w:rPr>
              <w:t>通道，简单讲是</w:t>
            </w:r>
            <w:r>
              <w:rPr>
                <w:rFonts w:ascii="Times" w:eastAsia="宋体" w:hAnsi="Times" w:cs="Arial" w:hint="eastAsia"/>
                <w:szCs w:val="21"/>
                <w:shd w:val="clear" w:color="auto" w:fill="FFFFFF"/>
              </w:rPr>
              <w:t>HTTP</w:t>
            </w:r>
            <w:r>
              <w:rPr>
                <w:rFonts w:ascii="Times" w:eastAsia="宋体" w:hAnsi="Times" w:cs="Arial" w:hint="eastAsia"/>
                <w:szCs w:val="21"/>
                <w:shd w:val="clear" w:color="auto" w:fill="FFFFFF"/>
              </w:rPr>
              <w:t>的安全版。</w:t>
            </w:r>
          </w:p>
        </w:tc>
      </w:tr>
      <w:tr w:rsidR="0073245C" w14:paraId="69D8ECB2" w14:textId="77777777">
        <w:tc>
          <w:tcPr>
            <w:tcW w:w="2061" w:type="dxa"/>
          </w:tcPr>
          <w:p w14:paraId="33B8F58B" w14:textId="77777777" w:rsidR="0073245C" w:rsidRDefault="00A33A88">
            <w:pPr>
              <w:rPr>
                <w:rFonts w:ascii="Times" w:eastAsia="宋体" w:hAnsi="Times"/>
                <w:szCs w:val="21"/>
              </w:rPr>
            </w:pPr>
            <w:r>
              <w:rPr>
                <w:rFonts w:ascii="Times" w:eastAsia="宋体" w:hAnsi="Times" w:hint="eastAsia"/>
                <w:szCs w:val="21"/>
              </w:rPr>
              <w:t>UDP</w:t>
            </w:r>
          </w:p>
        </w:tc>
        <w:tc>
          <w:tcPr>
            <w:tcW w:w="6235" w:type="dxa"/>
          </w:tcPr>
          <w:p w14:paraId="59B0AC90"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 xml:space="preserve">UDP </w:t>
            </w:r>
            <w:r>
              <w:rPr>
                <w:rFonts w:ascii="Times" w:eastAsia="宋体" w:hAnsi="Times" w:cs="Arial" w:hint="eastAsia"/>
                <w:szCs w:val="21"/>
                <w:shd w:val="clear" w:color="auto" w:fill="FFFFFF"/>
              </w:rPr>
              <w:t>是</w:t>
            </w:r>
            <w:r>
              <w:rPr>
                <w:rFonts w:ascii="Times" w:eastAsia="宋体" w:hAnsi="Times" w:cs="Arial" w:hint="eastAsia"/>
                <w:szCs w:val="21"/>
                <w:shd w:val="clear" w:color="auto" w:fill="FFFFFF"/>
              </w:rPr>
              <w:t>User Datagram Protocol</w:t>
            </w:r>
            <w:r>
              <w:rPr>
                <w:rFonts w:ascii="Times" w:eastAsia="宋体" w:hAnsi="Times" w:cs="Arial" w:hint="eastAsia"/>
                <w:szCs w:val="21"/>
                <w:shd w:val="clear" w:color="auto" w:fill="FFFFFF"/>
              </w:rPr>
              <w:t>的简称，</w:t>
            </w:r>
            <w:r>
              <w:rPr>
                <w:rFonts w:ascii="Times" w:eastAsia="宋体" w:hAnsi="Times" w:cs="Arial" w:hint="eastAsia"/>
                <w:szCs w:val="21"/>
                <w:shd w:val="clear" w:color="auto" w:fill="FFFFFF"/>
              </w:rPr>
              <w:t xml:space="preserve"> </w:t>
            </w:r>
            <w:r>
              <w:rPr>
                <w:rFonts w:ascii="Times" w:eastAsia="宋体" w:hAnsi="Times" w:cs="Arial" w:hint="eastAsia"/>
                <w:szCs w:val="21"/>
                <w:shd w:val="clear" w:color="auto" w:fill="FFFFFF"/>
              </w:rPr>
              <w:t>中文名是用户数据报协议，是</w:t>
            </w:r>
            <w:r>
              <w:rPr>
                <w:rFonts w:ascii="Times" w:eastAsia="宋体" w:hAnsi="Times" w:cs="Arial" w:hint="eastAsia"/>
                <w:szCs w:val="21"/>
                <w:shd w:val="clear" w:color="auto" w:fill="FFFFFF"/>
              </w:rPr>
              <w:t>OSI</w:t>
            </w:r>
            <w:r>
              <w:rPr>
                <w:rFonts w:ascii="Times" w:eastAsia="宋体" w:hAnsi="Times" w:cs="Arial" w:hint="eastAsia"/>
                <w:szCs w:val="21"/>
                <w:shd w:val="clear" w:color="auto" w:fill="FFFFFF"/>
              </w:rPr>
              <w:t>（</w:t>
            </w:r>
            <w:r>
              <w:rPr>
                <w:rFonts w:ascii="Times" w:eastAsia="宋体" w:hAnsi="Times" w:cs="Arial" w:hint="eastAsia"/>
                <w:szCs w:val="21"/>
                <w:shd w:val="clear" w:color="auto" w:fill="FFFFFF"/>
              </w:rPr>
              <w:t>Open System Interconnection</w:t>
            </w:r>
            <w:r>
              <w:rPr>
                <w:rFonts w:ascii="Times" w:eastAsia="宋体" w:hAnsi="Times" w:cs="Arial" w:hint="eastAsia"/>
                <w:szCs w:val="21"/>
                <w:shd w:val="clear" w:color="auto" w:fill="FFFFFF"/>
              </w:rPr>
              <w:t>，开放式系统互联）</w:t>
            </w:r>
            <w:r>
              <w:rPr>
                <w:rFonts w:ascii="Times" w:eastAsia="宋体" w:hAnsi="Times" w:cs="Arial" w:hint="eastAsia"/>
                <w:szCs w:val="21"/>
                <w:shd w:val="clear" w:color="auto" w:fill="FFFFFF"/>
              </w:rPr>
              <w:t xml:space="preserve"> </w:t>
            </w:r>
            <w:r>
              <w:rPr>
                <w:rFonts w:ascii="Times" w:eastAsia="宋体" w:hAnsi="Times" w:cs="Arial" w:hint="eastAsia"/>
                <w:szCs w:val="21"/>
                <w:shd w:val="clear" w:color="auto" w:fill="FFFFFF"/>
              </w:rPr>
              <w:t>参考模型中一种无连接的传输层协议。</w:t>
            </w:r>
          </w:p>
        </w:tc>
      </w:tr>
      <w:tr w:rsidR="0073245C" w14:paraId="209FED42" w14:textId="77777777">
        <w:tc>
          <w:tcPr>
            <w:tcW w:w="2061" w:type="dxa"/>
          </w:tcPr>
          <w:p w14:paraId="41FD6771" w14:textId="77777777" w:rsidR="0073245C" w:rsidRDefault="00A33A88">
            <w:pPr>
              <w:rPr>
                <w:rFonts w:ascii="Times" w:eastAsia="宋体" w:hAnsi="Times"/>
                <w:szCs w:val="21"/>
              </w:rPr>
            </w:pPr>
            <w:r>
              <w:rPr>
                <w:rFonts w:ascii="Times" w:eastAsia="宋体" w:hAnsi="Times" w:hint="eastAsia"/>
                <w:szCs w:val="21"/>
              </w:rPr>
              <w:t>ASP</w:t>
            </w:r>
          </w:p>
        </w:tc>
        <w:tc>
          <w:tcPr>
            <w:tcW w:w="6235" w:type="dxa"/>
          </w:tcPr>
          <w:p w14:paraId="317640C7"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ASP</w:t>
            </w:r>
            <w:r>
              <w:rPr>
                <w:rFonts w:ascii="Times" w:eastAsia="宋体" w:hAnsi="Times" w:cs="Arial" w:hint="eastAsia"/>
                <w:szCs w:val="21"/>
                <w:shd w:val="clear" w:color="auto" w:fill="FFFFFF"/>
              </w:rPr>
              <w:t>即</w:t>
            </w:r>
            <w:r>
              <w:rPr>
                <w:rFonts w:ascii="Times" w:eastAsia="宋体" w:hAnsi="Times" w:cs="Arial" w:hint="eastAsia"/>
                <w:szCs w:val="21"/>
                <w:shd w:val="clear" w:color="auto" w:fill="FFFFFF"/>
              </w:rPr>
              <w:t>Active Server Pages</w:t>
            </w:r>
            <w:r>
              <w:rPr>
                <w:rFonts w:ascii="Times" w:eastAsia="宋体" w:hAnsi="Times" w:cs="Arial" w:hint="eastAsia"/>
                <w:szCs w:val="21"/>
                <w:shd w:val="clear" w:color="auto" w:fill="FFFFFF"/>
              </w:rPr>
              <w:t>，是</w:t>
            </w:r>
            <w:r>
              <w:rPr>
                <w:rFonts w:ascii="Times" w:eastAsia="宋体" w:hAnsi="Times" w:cs="Arial" w:hint="eastAsia"/>
                <w:szCs w:val="21"/>
                <w:shd w:val="clear" w:color="auto" w:fill="FFFFFF"/>
              </w:rPr>
              <w:t>MicroSOft</w:t>
            </w:r>
            <w:r>
              <w:rPr>
                <w:rFonts w:ascii="Times" w:eastAsia="宋体" w:hAnsi="Times" w:cs="Arial" w:hint="eastAsia"/>
                <w:szCs w:val="21"/>
                <w:shd w:val="clear" w:color="auto" w:fill="FFFFFF"/>
              </w:rPr>
              <w:t>公司开发的服务器端脚本环境，可用来创建动态交互式网页并建立强大的</w:t>
            </w:r>
            <w:r>
              <w:rPr>
                <w:rFonts w:ascii="Times" w:eastAsia="宋体" w:hAnsi="Times" w:cs="Arial" w:hint="eastAsia"/>
                <w:szCs w:val="21"/>
                <w:shd w:val="clear" w:color="auto" w:fill="FFFFFF"/>
              </w:rPr>
              <w:t>web</w:t>
            </w:r>
            <w:r>
              <w:rPr>
                <w:rFonts w:ascii="Times" w:eastAsia="宋体" w:hAnsi="Times" w:cs="Arial" w:hint="eastAsia"/>
                <w:szCs w:val="21"/>
                <w:shd w:val="clear" w:color="auto" w:fill="FFFFFF"/>
              </w:rPr>
              <w:t>应用程序。当服务器收到对</w:t>
            </w:r>
            <w:r>
              <w:rPr>
                <w:rFonts w:ascii="Times" w:eastAsia="宋体" w:hAnsi="Times" w:cs="Arial" w:hint="eastAsia"/>
                <w:szCs w:val="21"/>
                <w:shd w:val="clear" w:color="auto" w:fill="FFFFFF"/>
              </w:rPr>
              <w:t>ASP</w:t>
            </w:r>
            <w:r>
              <w:rPr>
                <w:rFonts w:ascii="Times" w:eastAsia="宋体" w:hAnsi="Times" w:cs="Arial" w:hint="eastAsia"/>
                <w:szCs w:val="21"/>
                <w:shd w:val="clear" w:color="auto" w:fill="FFFFFF"/>
              </w:rPr>
              <w:t>文件的请求时，它会处理包含在用于构建发送给浏览器的</w:t>
            </w:r>
            <w:r>
              <w:rPr>
                <w:rFonts w:ascii="Times" w:eastAsia="宋体" w:hAnsi="Times" w:cs="Arial" w:hint="eastAsia"/>
                <w:szCs w:val="21"/>
                <w:shd w:val="clear" w:color="auto" w:fill="FFFFFF"/>
              </w:rPr>
              <w:t>HTML</w:t>
            </w:r>
            <w:r>
              <w:rPr>
                <w:rFonts w:ascii="Times" w:eastAsia="宋体" w:hAnsi="Times" w:cs="Arial" w:hint="eastAsia"/>
                <w:szCs w:val="21"/>
                <w:shd w:val="clear" w:color="auto" w:fill="FFFFFF"/>
              </w:rPr>
              <w:t>（</w:t>
            </w:r>
            <w:r>
              <w:rPr>
                <w:rFonts w:ascii="Times" w:eastAsia="宋体" w:hAnsi="Times" w:cs="Arial"/>
                <w:szCs w:val="21"/>
                <w:shd w:val="clear" w:color="auto" w:fill="FFFFFF"/>
              </w:rPr>
              <w:t>Hyper Text Markup Language</w:t>
            </w:r>
            <w:r>
              <w:rPr>
                <w:rFonts w:ascii="Times" w:eastAsia="宋体" w:hAnsi="Times" w:cs="Arial"/>
                <w:szCs w:val="21"/>
                <w:shd w:val="clear" w:color="auto" w:fill="FFFFFF"/>
              </w:rPr>
              <w:t>，超文本置标语言）网页文件中的服务器端脚本代码。除服务器端脚本代码外，</w:t>
            </w:r>
            <w:r>
              <w:rPr>
                <w:rFonts w:ascii="Times" w:eastAsia="宋体" w:hAnsi="Times" w:cs="Arial"/>
                <w:szCs w:val="21"/>
                <w:shd w:val="clear" w:color="auto" w:fill="FFFFFF"/>
              </w:rPr>
              <w:t>ASP</w:t>
            </w:r>
            <w:r>
              <w:rPr>
                <w:rFonts w:ascii="Times" w:eastAsia="宋体" w:hAnsi="Times" w:cs="Arial"/>
                <w:szCs w:val="21"/>
                <w:shd w:val="clear" w:color="auto" w:fill="FFFFFF"/>
              </w:rPr>
              <w:t>文件也可以包含文本、</w:t>
            </w:r>
            <w:r>
              <w:rPr>
                <w:rFonts w:ascii="Times" w:eastAsia="宋体" w:hAnsi="Times" w:cs="Arial"/>
                <w:szCs w:val="21"/>
                <w:shd w:val="clear" w:color="auto" w:fill="FFFFFF"/>
              </w:rPr>
              <w:t>HTML</w:t>
            </w:r>
            <w:r>
              <w:rPr>
                <w:rFonts w:ascii="Times" w:eastAsia="宋体" w:hAnsi="Times" w:cs="Arial"/>
                <w:szCs w:val="21"/>
                <w:shd w:val="clear" w:color="auto" w:fill="FFFFFF"/>
              </w:rPr>
              <w:t>（包括相关的客户端脚本）和</w:t>
            </w:r>
            <w:r>
              <w:rPr>
                <w:rFonts w:ascii="Times" w:eastAsia="宋体" w:hAnsi="Times" w:cs="Arial"/>
                <w:szCs w:val="21"/>
                <w:shd w:val="clear" w:color="auto" w:fill="FFFFFF"/>
              </w:rPr>
              <w:t>com</w:t>
            </w:r>
            <w:r>
              <w:rPr>
                <w:rFonts w:ascii="Times" w:eastAsia="宋体" w:hAnsi="Times" w:cs="Arial"/>
                <w:szCs w:val="21"/>
                <w:shd w:val="clear" w:color="auto" w:fill="FFFFFF"/>
              </w:rPr>
              <w:t>组件调用。</w:t>
            </w:r>
          </w:p>
        </w:tc>
      </w:tr>
      <w:tr w:rsidR="0073245C" w14:paraId="53461B4E" w14:textId="77777777">
        <w:tc>
          <w:tcPr>
            <w:tcW w:w="2061" w:type="dxa"/>
          </w:tcPr>
          <w:p w14:paraId="325DC416" w14:textId="77777777" w:rsidR="0073245C" w:rsidRDefault="00A33A88">
            <w:pPr>
              <w:rPr>
                <w:rFonts w:ascii="Times" w:eastAsia="宋体" w:hAnsi="Times"/>
                <w:szCs w:val="21"/>
              </w:rPr>
            </w:pPr>
            <w:r>
              <w:rPr>
                <w:rFonts w:ascii="Times" w:eastAsia="宋体" w:hAnsi="Times" w:hint="eastAsia"/>
                <w:szCs w:val="21"/>
              </w:rPr>
              <w:t>IIS</w:t>
            </w:r>
          </w:p>
        </w:tc>
        <w:tc>
          <w:tcPr>
            <w:tcW w:w="6235" w:type="dxa"/>
          </w:tcPr>
          <w:p w14:paraId="523841EE"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iis</w:t>
            </w:r>
            <w:r>
              <w:rPr>
                <w:rFonts w:ascii="Times" w:eastAsia="宋体" w:hAnsi="Times" w:cs="Arial" w:hint="eastAsia"/>
                <w:szCs w:val="21"/>
                <w:shd w:val="clear" w:color="auto" w:fill="FFFFFF"/>
              </w:rPr>
              <w:t>是</w:t>
            </w:r>
            <w:r>
              <w:rPr>
                <w:rFonts w:ascii="Times" w:eastAsia="宋体" w:hAnsi="Times" w:cs="Arial" w:hint="eastAsia"/>
                <w:szCs w:val="21"/>
                <w:shd w:val="clear" w:color="auto" w:fill="FFFFFF"/>
              </w:rPr>
              <w:t>Internet Information Services</w:t>
            </w:r>
            <w:r>
              <w:rPr>
                <w:rFonts w:ascii="Times" w:eastAsia="宋体" w:hAnsi="Times" w:cs="Arial" w:hint="eastAsia"/>
                <w:szCs w:val="21"/>
                <w:shd w:val="clear" w:color="auto" w:fill="FFFFFF"/>
              </w:rPr>
              <w:t>的</w:t>
            </w:r>
            <w:hyperlink r:id="rId16" w:tgtFrame="http://baike.baidu.com/item/iis/_blank" w:history="1">
              <w:r>
                <w:rPr>
                  <w:rFonts w:ascii="Times" w:eastAsia="宋体" w:hAnsi="Times" w:cs="Arial" w:hint="eastAsia"/>
                  <w:szCs w:val="21"/>
                  <w:shd w:val="clear" w:color="auto" w:fill="FFFFFF"/>
                </w:rPr>
                <w:t>缩写</w:t>
              </w:r>
            </w:hyperlink>
            <w:r>
              <w:rPr>
                <w:rFonts w:ascii="Times" w:eastAsia="宋体" w:hAnsi="Times" w:cs="Arial" w:hint="eastAsia"/>
                <w:szCs w:val="21"/>
                <w:shd w:val="clear" w:color="auto" w:fill="FFFFFF"/>
              </w:rPr>
              <w:t>，意为</w:t>
            </w:r>
            <w:hyperlink r:id="rId17" w:tgtFrame="http://baike.baidu.com/item/iis/_blank" w:history="1">
              <w:r>
                <w:rPr>
                  <w:rFonts w:ascii="Times" w:eastAsia="宋体" w:hAnsi="Times" w:cs="Arial" w:hint="eastAsia"/>
                  <w:szCs w:val="21"/>
                  <w:shd w:val="clear" w:color="auto" w:fill="FFFFFF"/>
                </w:rPr>
                <w:t>互联网</w:t>
              </w:r>
            </w:hyperlink>
            <w:r>
              <w:rPr>
                <w:rFonts w:ascii="Times" w:eastAsia="宋体" w:hAnsi="Times" w:cs="Arial" w:hint="eastAsia"/>
                <w:szCs w:val="21"/>
                <w:shd w:val="clear" w:color="auto" w:fill="FFFFFF"/>
              </w:rPr>
              <w:t>信息服务，是由微软公司提供的基于运行</w:t>
            </w:r>
            <w:r>
              <w:rPr>
                <w:rFonts w:ascii="Times" w:eastAsia="宋体" w:hAnsi="Times" w:cs="Arial" w:hint="eastAsia"/>
                <w:szCs w:val="21"/>
                <w:shd w:val="clear" w:color="auto" w:fill="FFFFFF"/>
              </w:rPr>
              <w:t>Microsoft Windows</w:t>
            </w:r>
            <w:r>
              <w:rPr>
                <w:rFonts w:ascii="Times" w:eastAsia="宋体" w:hAnsi="Times" w:cs="Arial" w:hint="eastAsia"/>
                <w:szCs w:val="21"/>
                <w:shd w:val="clear" w:color="auto" w:fill="FFFFFF"/>
              </w:rPr>
              <w:t>的互联网基本服务。</w:t>
            </w:r>
          </w:p>
        </w:tc>
      </w:tr>
      <w:tr w:rsidR="0073245C" w14:paraId="472DF9E2" w14:textId="77777777">
        <w:tc>
          <w:tcPr>
            <w:tcW w:w="2061" w:type="dxa"/>
          </w:tcPr>
          <w:p w14:paraId="439262FE" w14:textId="77777777" w:rsidR="0073245C" w:rsidRDefault="00A33A88">
            <w:pPr>
              <w:rPr>
                <w:rFonts w:ascii="Times" w:eastAsia="宋体" w:hAnsi="Times"/>
                <w:szCs w:val="21"/>
              </w:rPr>
            </w:pPr>
            <w:r>
              <w:rPr>
                <w:rFonts w:ascii="Times" w:eastAsia="宋体" w:hAnsi="Times" w:hint="eastAsia"/>
                <w:szCs w:val="21"/>
              </w:rPr>
              <w:t>WebSocket</w:t>
            </w:r>
          </w:p>
        </w:tc>
        <w:tc>
          <w:tcPr>
            <w:tcW w:w="6235" w:type="dxa"/>
          </w:tcPr>
          <w:p w14:paraId="61EC7413"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WebSocket</w:t>
            </w:r>
            <w:r>
              <w:rPr>
                <w:rFonts w:ascii="Times" w:eastAsia="宋体" w:hAnsi="Times" w:cs="Arial" w:hint="eastAsia"/>
                <w:szCs w:val="21"/>
                <w:shd w:val="clear" w:color="auto" w:fill="FFFFFF"/>
              </w:rPr>
              <w:t>协议是基于</w:t>
            </w:r>
            <w:r>
              <w:rPr>
                <w:rFonts w:ascii="Times" w:eastAsia="宋体" w:hAnsi="Times" w:cs="Arial" w:hint="eastAsia"/>
                <w:szCs w:val="21"/>
                <w:shd w:val="clear" w:color="auto" w:fill="FFFFFF"/>
              </w:rPr>
              <w:t>TCP</w:t>
            </w:r>
            <w:r>
              <w:rPr>
                <w:rFonts w:ascii="Times" w:eastAsia="宋体" w:hAnsi="Times" w:cs="Arial" w:hint="eastAsia"/>
                <w:szCs w:val="21"/>
                <w:shd w:val="clear" w:color="auto" w:fill="FFFFFF"/>
              </w:rPr>
              <w:t>的一种新的网络协议。它实现了浏览器与服务器全双工</w:t>
            </w:r>
            <w:r>
              <w:rPr>
                <w:rFonts w:ascii="Times" w:eastAsia="宋体" w:hAnsi="Times" w:cs="Arial" w:hint="eastAsia"/>
                <w:szCs w:val="21"/>
                <w:shd w:val="clear" w:color="auto" w:fill="FFFFFF"/>
              </w:rPr>
              <w:t>(full-duplex)</w:t>
            </w:r>
            <w:r>
              <w:rPr>
                <w:rFonts w:ascii="Times" w:eastAsia="宋体" w:hAnsi="Times" w:cs="Arial" w:hint="eastAsia"/>
                <w:szCs w:val="21"/>
                <w:shd w:val="clear" w:color="auto" w:fill="FFFFFF"/>
              </w:rPr>
              <w:t>通信——可以通俗的解释为服务器主动发送信息给客户端。</w:t>
            </w:r>
          </w:p>
        </w:tc>
      </w:tr>
      <w:tr w:rsidR="0073245C" w14:paraId="7B3FCC68" w14:textId="77777777">
        <w:tc>
          <w:tcPr>
            <w:tcW w:w="2061" w:type="dxa"/>
          </w:tcPr>
          <w:p w14:paraId="49D82C0B" w14:textId="77777777" w:rsidR="0073245C" w:rsidRDefault="00A33A88">
            <w:pPr>
              <w:rPr>
                <w:rFonts w:ascii="Times" w:eastAsia="宋体" w:hAnsi="Times"/>
                <w:szCs w:val="21"/>
              </w:rPr>
            </w:pPr>
            <w:r>
              <w:rPr>
                <w:rFonts w:ascii="Times" w:eastAsia="宋体" w:hAnsi="Times" w:hint="eastAsia"/>
                <w:szCs w:val="21"/>
              </w:rPr>
              <w:t>Buffer</w:t>
            </w:r>
          </w:p>
        </w:tc>
        <w:tc>
          <w:tcPr>
            <w:tcW w:w="6235" w:type="dxa"/>
          </w:tcPr>
          <w:p w14:paraId="051E6CC7"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Buffer-</w:t>
            </w:r>
            <w:r>
              <w:rPr>
                <w:rFonts w:ascii="Times" w:eastAsia="宋体" w:hAnsi="Times" w:cs="Arial" w:hint="eastAsia"/>
                <w:szCs w:val="21"/>
                <w:shd w:val="clear" w:color="auto" w:fill="FFFFFF"/>
              </w:rPr>
              <w:t>缓冲器；在计算机领域，缓冲器指的是缓冲寄存器，它分输入缓冲器和输出缓冲器两种。前者的作用是将外设送来的数据暂时存放，以便处理器将它取走；后者的作用是用来暂时存放处理器送往外设的数据。</w:t>
            </w:r>
          </w:p>
        </w:tc>
      </w:tr>
    </w:tbl>
    <w:p w14:paraId="5991A1DF"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1128" w:name="_Toc480713699"/>
      <w:bookmarkStart w:id="1129" w:name="_Toc484358821"/>
      <w:r>
        <w:rPr>
          <w:rFonts w:ascii="Times" w:eastAsia="宋体" w:hAnsi="Times" w:hint="eastAsia"/>
          <w:b/>
          <w:sz w:val="44"/>
          <w:szCs w:val="44"/>
        </w:rPr>
        <w:t>业务需求</w:t>
      </w:r>
      <w:bookmarkEnd w:id="1128"/>
      <w:bookmarkEnd w:id="1129"/>
    </w:p>
    <w:p w14:paraId="42FBDE06" w14:textId="77777777" w:rsidR="0073245C" w:rsidRDefault="00A33A88">
      <w:pPr>
        <w:widowControl/>
        <w:jc w:val="left"/>
        <w:outlineLvl w:val="1"/>
        <w:rPr>
          <w:rFonts w:ascii="Times" w:eastAsia="宋体" w:hAnsi="Times"/>
          <w:b/>
          <w:sz w:val="32"/>
          <w:szCs w:val="32"/>
        </w:rPr>
      </w:pPr>
      <w:bookmarkStart w:id="1130" w:name="_Toc480713700"/>
      <w:bookmarkStart w:id="1131" w:name="_Toc484358822"/>
      <w:r>
        <w:rPr>
          <w:rFonts w:ascii="Times" w:eastAsia="宋体" w:hAnsi="Times" w:hint="eastAsia"/>
          <w:b/>
          <w:sz w:val="32"/>
          <w:szCs w:val="32"/>
        </w:rPr>
        <w:t>2.1</w:t>
      </w:r>
      <w:r>
        <w:rPr>
          <w:rFonts w:ascii="Times" w:eastAsia="宋体" w:hAnsi="Times"/>
          <w:b/>
          <w:sz w:val="32"/>
          <w:szCs w:val="32"/>
        </w:rPr>
        <w:t xml:space="preserve">   </w:t>
      </w:r>
      <w:r>
        <w:rPr>
          <w:rFonts w:ascii="Times" w:eastAsia="宋体" w:hAnsi="Times" w:hint="eastAsia"/>
          <w:b/>
          <w:sz w:val="32"/>
          <w:szCs w:val="32"/>
        </w:rPr>
        <w:t>构建高性能</w:t>
      </w:r>
      <w:r>
        <w:rPr>
          <w:rFonts w:ascii="Times" w:eastAsia="宋体" w:hAnsi="Times" w:hint="eastAsia"/>
          <w:b/>
          <w:sz w:val="32"/>
          <w:szCs w:val="32"/>
        </w:rPr>
        <w:t>Web</w:t>
      </w:r>
      <w:r>
        <w:rPr>
          <w:rFonts w:ascii="Times" w:eastAsia="宋体" w:hAnsi="Times" w:hint="eastAsia"/>
          <w:b/>
          <w:sz w:val="32"/>
          <w:szCs w:val="32"/>
        </w:rPr>
        <w:t>服务器</w:t>
      </w:r>
      <w:bookmarkEnd w:id="1130"/>
      <w:bookmarkEnd w:id="1131"/>
    </w:p>
    <w:p w14:paraId="5381693D"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在</w:t>
      </w:r>
      <w:r>
        <w:rPr>
          <w:rFonts w:ascii="Times" w:eastAsia="宋体" w:hAnsi="Times" w:hint="eastAsia"/>
        </w:rPr>
        <w:t>Web</w:t>
      </w:r>
      <w:r>
        <w:rPr>
          <w:rFonts w:ascii="Times" w:eastAsia="宋体" w:hAnsi="Times" w:hint="eastAsia"/>
        </w:rPr>
        <w:t>领域，大多数的编程语言需要专门的</w:t>
      </w:r>
      <w:r>
        <w:rPr>
          <w:rFonts w:ascii="Times" w:eastAsia="宋体" w:hAnsi="Times" w:hint="eastAsia"/>
        </w:rPr>
        <w:t>Web</w:t>
      </w:r>
      <w:r>
        <w:rPr>
          <w:rFonts w:ascii="Times" w:eastAsia="宋体" w:hAnsi="Times" w:hint="eastAsia"/>
        </w:rPr>
        <w:t>服务器作为容器，如</w:t>
      </w:r>
      <w:r>
        <w:rPr>
          <w:rFonts w:ascii="Times" w:eastAsia="宋体" w:hAnsi="Times" w:hint="eastAsia"/>
        </w:rPr>
        <w:t>ASP</w:t>
      </w:r>
      <w:r>
        <w:rPr>
          <w:rFonts w:ascii="Times" w:eastAsia="宋体" w:hAnsi="Times" w:hint="eastAsia"/>
        </w:rPr>
        <w:t>需要</w:t>
      </w:r>
      <w:r>
        <w:rPr>
          <w:rFonts w:ascii="Times" w:eastAsia="宋体" w:hAnsi="Times" w:hint="eastAsia"/>
        </w:rPr>
        <w:t>IIS</w:t>
      </w:r>
      <w:r>
        <w:rPr>
          <w:rFonts w:ascii="Times" w:eastAsia="宋体" w:hAnsi="Times" w:hint="eastAsia"/>
        </w:rPr>
        <w:t>作为服务器，</w:t>
      </w:r>
      <w:r>
        <w:rPr>
          <w:rFonts w:ascii="Times" w:eastAsia="宋体" w:hAnsi="Times" w:hint="eastAsia"/>
        </w:rPr>
        <w:t>PHP</w:t>
      </w:r>
      <w:r>
        <w:rPr>
          <w:rFonts w:ascii="Times" w:eastAsia="宋体" w:hAnsi="Times" w:hint="eastAsia"/>
        </w:rPr>
        <w:t>需要搭载</w:t>
      </w:r>
      <w:r>
        <w:rPr>
          <w:rFonts w:ascii="Times" w:eastAsia="宋体" w:hAnsi="Times" w:hint="eastAsia"/>
        </w:rPr>
        <w:t>Apa</w:t>
      </w:r>
      <w:r>
        <w:rPr>
          <w:rFonts w:ascii="Times" w:eastAsia="宋体" w:hAnsi="Times"/>
        </w:rPr>
        <w:t>che</w:t>
      </w:r>
      <w:r>
        <w:rPr>
          <w:rFonts w:ascii="Times" w:eastAsia="宋体" w:hAnsi="Times" w:hint="eastAsia"/>
        </w:rPr>
        <w:t>，</w:t>
      </w:r>
      <w:r>
        <w:rPr>
          <w:rFonts w:ascii="Times" w:eastAsia="宋体" w:hAnsi="Times" w:hint="eastAsia"/>
        </w:rPr>
        <w:t>JSP</w:t>
      </w:r>
      <w:r>
        <w:rPr>
          <w:rFonts w:ascii="Times" w:eastAsia="宋体" w:hAnsi="Times" w:hint="eastAsia"/>
        </w:rPr>
        <w:t>需要</w:t>
      </w:r>
      <w:r>
        <w:rPr>
          <w:rFonts w:ascii="Times" w:eastAsia="宋体" w:hAnsi="Times" w:hint="eastAsia"/>
        </w:rPr>
        <w:t>tomcat</w:t>
      </w:r>
      <w:r>
        <w:rPr>
          <w:rFonts w:ascii="Times" w:eastAsia="宋体" w:hAnsi="Times" w:hint="eastAsia"/>
        </w:rPr>
        <w:t>服务器。</w:t>
      </w:r>
      <w:r>
        <w:rPr>
          <w:rFonts w:ascii="Times" w:eastAsia="宋体" w:hAnsi="Times" w:hint="eastAsia"/>
        </w:rPr>
        <w:t>Node</w:t>
      </w:r>
      <w:r>
        <w:rPr>
          <w:rFonts w:ascii="Times" w:eastAsia="宋体" w:hAnsi="Times" w:hint="eastAsia"/>
        </w:rPr>
        <w:t>需要做的是构建一个高性能的</w:t>
      </w:r>
      <w:del w:id="1132" w:author="liuchao" w:date="2017-04-28T16:26:00Z">
        <w:r w:rsidDel="00017163">
          <w:rPr>
            <w:rFonts w:ascii="Times" w:eastAsia="宋体" w:hAnsi="Times" w:hint="eastAsia"/>
          </w:rPr>
          <w:delText>，</w:delText>
        </w:r>
      </w:del>
      <w:ins w:id="1133" w:author="liuchao" w:date="2017-04-28T16:26:00Z">
        <w:r w:rsidR="00017163">
          <w:rPr>
            <w:rFonts w:ascii="Times" w:eastAsia="宋体" w:hAnsi="Times" w:hint="eastAsia"/>
          </w:rPr>
          <w:t>、</w:t>
        </w:r>
      </w:ins>
      <w:r>
        <w:rPr>
          <w:rFonts w:ascii="Times" w:eastAsia="宋体" w:hAnsi="Times" w:hint="eastAsia"/>
        </w:rPr>
        <w:t>事件驱动</w:t>
      </w:r>
      <w:del w:id="1134" w:author="liuchao" w:date="2017-04-28T16:26:00Z">
        <w:r w:rsidDel="00017163">
          <w:rPr>
            <w:rFonts w:ascii="Times" w:eastAsia="宋体" w:hAnsi="Times" w:hint="eastAsia"/>
          </w:rPr>
          <w:delText>，</w:delText>
        </w:r>
      </w:del>
      <w:ins w:id="1135" w:author="liuchao" w:date="2017-04-28T16:26:00Z">
        <w:r w:rsidR="00017163">
          <w:rPr>
            <w:rFonts w:ascii="Times" w:eastAsia="宋体" w:hAnsi="Times" w:hint="eastAsia"/>
          </w:rPr>
          <w:t>、</w:t>
        </w:r>
      </w:ins>
      <w:r>
        <w:rPr>
          <w:rFonts w:ascii="Times" w:eastAsia="宋体" w:hAnsi="Times" w:hint="eastAsia"/>
        </w:rPr>
        <w:t>非阻塞</w:t>
      </w:r>
      <w:r>
        <w:rPr>
          <w:rFonts w:ascii="Times" w:eastAsia="宋体" w:hAnsi="Times" w:hint="eastAsia"/>
        </w:rPr>
        <w:t>I/O</w:t>
      </w:r>
      <w:r>
        <w:rPr>
          <w:rFonts w:ascii="Times" w:eastAsia="宋体" w:hAnsi="Times" w:hint="eastAsia"/>
        </w:rPr>
        <w:t>的</w:t>
      </w:r>
      <w:r>
        <w:rPr>
          <w:rFonts w:ascii="Times" w:eastAsia="宋体" w:hAnsi="Times" w:hint="eastAsia"/>
        </w:rPr>
        <w:t>Web</w:t>
      </w:r>
      <w:r>
        <w:rPr>
          <w:rFonts w:ascii="Times" w:eastAsia="宋体" w:hAnsi="Times" w:hint="eastAsia"/>
        </w:rPr>
        <w:t>服务器</w:t>
      </w:r>
      <w:r>
        <w:rPr>
          <w:rFonts w:ascii="Times" w:eastAsia="宋体" w:hAnsi="Times" w:hint="eastAsia"/>
          <w:vertAlign w:val="superscript"/>
        </w:rPr>
        <w:t>[2]</w:t>
      </w:r>
      <w:r>
        <w:rPr>
          <w:rFonts w:ascii="Times" w:eastAsia="宋体" w:hAnsi="Times" w:hint="eastAsia"/>
        </w:rPr>
        <w:t>。</w:t>
      </w:r>
    </w:p>
    <w:p w14:paraId="26AF39EE" w14:textId="77777777" w:rsidR="0073245C" w:rsidRDefault="00A33A88">
      <w:pPr>
        <w:widowControl/>
        <w:jc w:val="left"/>
        <w:outlineLvl w:val="1"/>
        <w:rPr>
          <w:rFonts w:ascii="Times" w:eastAsia="宋体" w:hAnsi="Times"/>
          <w:b/>
          <w:sz w:val="32"/>
          <w:szCs w:val="32"/>
        </w:rPr>
      </w:pPr>
      <w:bookmarkStart w:id="1136" w:name="_Toc480713701"/>
      <w:bookmarkStart w:id="1137" w:name="_Toc484358823"/>
      <w:r>
        <w:rPr>
          <w:rFonts w:ascii="Times" w:eastAsia="宋体" w:hAnsi="Times" w:hint="eastAsia"/>
          <w:b/>
          <w:sz w:val="32"/>
          <w:szCs w:val="32"/>
        </w:rPr>
        <w:lastRenderedPageBreak/>
        <w:t>2.2</w:t>
      </w:r>
      <w:r>
        <w:rPr>
          <w:rFonts w:ascii="Times" w:eastAsia="宋体" w:hAnsi="Times"/>
          <w:b/>
          <w:sz w:val="32"/>
          <w:szCs w:val="32"/>
        </w:rPr>
        <w:t xml:space="preserve">   </w:t>
      </w:r>
      <w:r>
        <w:rPr>
          <w:rFonts w:ascii="Times" w:eastAsia="宋体" w:hAnsi="Times" w:hint="eastAsia"/>
          <w:b/>
          <w:sz w:val="32"/>
          <w:szCs w:val="32"/>
        </w:rPr>
        <w:t>使用一门门槛低，符合事件驱动的语言来开发</w:t>
      </w:r>
      <w:bookmarkEnd w:id="1136"/>
      <w:bookmarkEnd w:id="1137"/>
    </w:p>
    <w:p w14:paraId="2B4E211A" w14:textId="77777777" w:rsidR="0073245C" w:rsidRDefault="00A33A88">
      <w:pPr>
        <w:widowControl/>
        <w:spacing w:line="360" w:lineRule="auto"/>
        <w:ind w:firstLineChars="200" w:firstLine="420"/>
        <w:rPr>
          <w:rFonts w:ascii="Times" w:eastAsia="宋体" w:hAnsi="Times"/>
        </w:rPr>
      </w:pPr>
      <w:r>
        <w:rPr>
          <w:rFonts w:ascii="Times" w:eastAsia="宋体" w:hAnsi="Times"/>
        </w:rPr>
        <w:t>Javascript</w:t>
      </w:r>
      <w:r>
        <w:rPr>
          <w:rFonts w:ascii="Times" w:eastAsia="宋体" w:hAnsi="Times" w:hint="eastAsia"/>
        </w:rPr>
        <w:t>开发门槛低，在后端部分一直没有市场，可以说历史包袱为零，为其导入非阻塞</w:t>
      </w:r>
      <w:r>
        <w:rPr>
          <w:rFonts w:ascii="Times" w:eastAsia="宋体" w:hAnsi="Times" w:hint="eastAsia"/>
        </w:rPr>
        <w:t>I/O</w:t>
      </w:r>
      <w:r>
        <w:rPr>
          <w:rFonts w:ascii="Times" w:eastAsia="宋体" w:hAnsi="Times" w:hint="eastAsia"/>
        </w:rPr>
        <w:t>库没有额外阻力，另外，</w:t>
      </w:r>
      <w:r>
        <w:rPr>
          <w:rFonts w:ascii="Times" w:eastAsia="宋体" w:hAnsi="Times" w:hint="eastAsia"/>
        </w:rPr>
        <w:t>Java</w:t>
      </w:r>
      <w:r>
        <w:rPr>
          <w:rFonts w:ascii="Times" w:eastAsia="宋体" w:hAnsi="Times"/>
        </w:rPr>
        <w:t>script</w:t>
      </w:r>
      <w:r>
        <w:rPr>
          <w:rFonts w:ascii="Times" w:eastAsia="宋体" w:hAnsi="Times" w:hint="eastAsia"/>
        </w:rPr>
        <w:t>在浏览器中有广泛的事件驱动方面的应用，暗合</w:t>
      </w:r>
      <w:r>
        <w:rPr>
          <w:rFonts w:ascii="Times" w:eastAsia="宋体" w:hAnsi="Times" w:hint="eastAsia"/>
        </w:rPr>
        <w:t>N</w:t>
      </w:r>
      <w:r>
        <w:rPr>
          <w:rFonts w:ascii="Times" w:eastAsia="宋体" w:hAnsi="Times"/>
        </w:rPr>
        <w:t>ode</w:t>
      </w:r>
      <w:r>
        <w:rPr>
          <w:rFonts w:ascii="Times" w:eastAsia="宋体" w:hAnsi="Times" w:hint="eastAsia"/>
        </w:rPr>
        <w:t>基于事件驱动的需求。</w:t>
      </w:r>
    </w:p>
    <w:p w14:paraId="6F589A6A" w14:textId="070463CB" w:rsidR="0073245C" w:rsidRDefault="00A33A88">
      <w:pPr>
        <w:pStyle w:val="13"/>
        <w:widowControl/>
        <w:numPr>
          <w:ilvl w:val="0"/>
          <w:numId w:val="1"/>
        </w:numPr>
        <w:spacing w:line="360" w:lineRule="auto"/>
        <w:ind w:firstLineChars="0"/>
        <w:jc w:val="left"/>
        <w:outlineLvl w:val="0"/>
        <w:rPr>
          <w:ins w:id="1138" w:author="relly li" w:date="2017-05-17T21:51:00Z"/>
          <w:rFonts w:ascii="Times" w:eastAsia="宋体" w:hAnsi="Times"/>
          <w:b/>
          <w:sz w:val="44"/>
          <w:szCs w:val="44"/>
        </w:rPr>
      </w:pPr>
      <w:bookmarkStart w:id="1139" w:name="_Toc480713702"/>
      <w:bookmarkStart w:id="1140" w:name="_Toc484358824"/>
      <w:r>
        <w:rPr>
          <w:rFonts w:ascii="Times" w:eastAsia="宋体" w:hAnsi="Times" w:hint="eastAsia"/>
          <w:b/>
          <w:sz w:val="44"/>
          <w:szCs w:val="44"/>
        </w:rPr>
        <w:t>工作重点</w:t>
      </w:r>
      <w:bookmarkEnd w:id="1139"/>
      <w:bookmarkEnd w:id="1140"/>
    </w:p>
    <w:p w14:paraId="1F1E7D52" w14:textId="00493EEB" w:rsidR="00E10262" w:rsidRDefault="004A74D6">
      <w:pPr>
        <w:ind w:firstLine="420"/>
        <w:rPr>
          <w:ins w:id="1141" w:author="relly li" w:date="2017-05-17T22:02:00Z"/>
        </w:rPr>
        <w:pPrChange w:id="1142" w:author="relly li" w:date="2017-05-17T22:02:00Z">
          <w:pPr>
            <w:pStyle w:val="13"/>
            <w:widowControl/>
            <w:numPr>
              <w:numId w:val="1"/>
            </w:numPr>
            <w:spacing w:line="360" w:lineRule="auto"/>
            <w:ind w:left="720" w:firstLineChars="0" w:hanging="720"/>
            <w:jc w:val="left"/>
            <w:outlineLvl w:val="0"/>
          </w:pPr>
        </w:pPrChange>
      </w:pPr>
      <w:ins w:id="1143" w:author="relly li" w:date="2017-05-17T21:51:00Z">
        <w:r>
          <w:rPr>
            <w:rFonts w:hint="eastAsia"/>
          </w:rPr>
          <w:t>基于异步过载保护的</w:t>
        </w:r>
        <w:r>
          <w:rPr>
            <w:rFonts w:hint="eastAsia"/>
          </w:rPr>
          <w:t>DNS</w:t>
        </w:r>
        <w:r>
          <w:rPr>
            <w:rFonts w:hint="eastAsia"/>
          </w:rPr>
          <w:t>查询</w:t>
        </w:r>
      </w:ins>
      <w:ins w:id="1144" w:author="relly li" w:date="2017-05-17T21:52:00Z">
        <w:r>
          <w:rPr>
            <w:rFonts w:hint="eastAsia"/>
          </w:rPr>
          <w:t>系统，核心</w:t>
        </w:r>
      </w:ins>
      <w:ins w:id="1145" w:author="relly li" w:date="2017-05-17T22:00:00Z">
        <w:r w:rsidR="00E10262">
          <w:rPr>
            <w:rFonts w:hint="eastAsia"/>
          </w:rPr>
          <w:t>使用自己编写的</w:t>
        </w:r>
        <w:r w:rsidR="00E10262">
          <w:rPr>
            <w:rFonts w:hint="eastAsia"/>
          </w:rPr>
          <w:t>a</w:t>
        </w:r>
        <w:r w:rsidR="00E10262">
          <w:t>syncLimit</w:t>
        </w:r>
        <w:r w:rsidR="00E10262">
          <w:rPr>
            <w:rFonts w:hint="eastAsia"/>
          </w:rPr>
          <w:t>核心模块。</w:t>
        </w:r>
      </w:ins>
    </w:p>
    <w:p w14:paraId="14FF5CD8" w14:textId="016914F9" w:rsidR="00E10262" w:rsidRDefault="00E10262">
      <w:pPr>
        <w:pStyle w:val="2"/>
        <w:pPrChange w:id="1146" w:author="relly li" w:date="2017-05-17T22:02:00Z">
          <w:pPr>
            <w:pStyle w:val="13"/>
            <w:widowControl/>
            <w:numPr>
              <w:numId w:val="1"/>
            </w:numPr>
            <w:spacing w:line="360" w:lineRule="auto"/>
            <w:ind w:left="720" w:firstLineChars="0" w:hanging="720"/>
            <w:jc w:val="left"/>
            <w:outlineLvl w:val="0"/>
          </w:pPr>
        </w:pPrChange>
      </w:pPr>
      <w:bookmarkStart w:id="1147" w:name="_Toc484358825"/>
      <w:ins w:id="1148" w:author="relly li" w:date="2017-05-17T22:02:00Z">
        <w:r>
          <w:rPr>
            <w:rFonts w:hint="eastAsia"/>
          </w:rPr>
          <w:t xml:space="preserve">3.1 </w:t>
        </w:r>
        <w:r>
          <w:rPr>
            <w:rFonts w:hint="eastAsia"/>
          </w:rPr>
          <w:t>异步过载保护模块</w:t>
        </w:r>
      </w:ins>
      <w:bookmarkEnd w:id="1147"/>
    </w:p>
    <w:p w14:paraId="3528C8A6" w14:textId="77777777" w:rsidR="0073245C" w:rsidRDefault="00A33A88">
      <w:pPr>
        <w:pStyle w:val="3"/>
        <w:pPrChange w:id="1149" w:author="relly li" w:date="2017-05-17T22:03:00Z">
          <w:pPr>
            <w:widowControl/>
            <w:jc w:val="left"/>
            <w:outlineLvl w:val="1"/>
          </w:pPr>
        </w:pPrChange>
      </w:pPr>
      <w:bookmarkStart w:id="1150" w:name="_Toc480713703"/>
      <w:bookmarkStart w:id="1151" w:name="_Toc484358826"/>
      <w:r>
        <w:rPr>
          <w:rFonts w:hint="eastAsia"/>
        </w:rPr>
        <w:t>3</w:t>
      </w:r>
      <w:r>
        <w:t xml:space="preserve">.1   </w:t>
      </w:r>
      <w:r>
        <w:rPr>
          <w:rFonts w:hint="eastAsia"/>
        </w:rPr>
        <w:t>异步</w:t>
      </w:r>
      <w:bookmarkEnd w:id="1150"/>
      <w:r>
        <w:rPr>
          <w:rFonts w:hint="eastAsia"/>
        </w:rPr>
        <w:t>过载保护</w:t>
      </w:r>
      <w:bookmarkEnd w:id="1151"/>
    </w:p>
    <w:p w14:paraId="78A650C2"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异步编程解决的问题无外乎是保持异步的性能优势，提升编程体验，但仍然会有别的问题，那就是并发量太大导致下层服务器崩溃，所以需要过载保护。</w:t>
      </w:r>
    </w:p>
    <w:p w14:paraId="1F75151F" w14:textId="77777777" w:rsidR="0073245C" w:rsidRDefault="00A33A88">
      <w:pPr>
        <w:pStyle w:val="3"/>
        <w:pPrChange w:id="1152" w:author="relly li" w:date="2017-05-17T22:03:00Z">
          <w:pPr>
            <w:widowControl/>
            <w:jc w:val="left"/>
            <w:outlineLvl w:val="1"/>
          </w:pPr>
        </w:pPrChange>
      </w:pPr>
      <w:bookmarkStart w:id="1153" w:name="_Toc480713704"/>
      <w:bookmarkStart w:id="1154" w:name="_Toc484358827"/>
      <w:r>
        <w:rPr>
          <w:rFonts w:hint="eastAsia"/>
        </w:rPr>
        <w:t xml:space="preserve">3.2 </w:t>
      </w:r>
      <w:r>
        <w:t xml:space="preserve">  </w:t>
      </w:r>
      <w:r>
        <w:rPr>
          <w:rFonts w:hint="eastAsia"/>
        </w:rPr>
        <w:t>解决方案初步</w:t>
      </w:r>
      <w:bookmarkEnd w:id="1153"/>
      <w:bookmarkEnd w:id="1154"/>
      <w:r>
        <w:rPr>
          <w:rFonts w:hint="eastAsia"/>
        </w:rPr>
        <w:t xml:space="preserve"> </w:t>
      </w:r>
    </w:p>
    <w:p w14:paraId="69B7F670"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1.</w:t>
      </w:r>
      <w:r>
        <w:rPr>
          <w:rFonts w:ascii="Times" w:eastAsia="宋体" w:hAnsi="Times" w:hint="eastAsia"/>
        </w:rPr>
        <w:t>通过一个队列来控制并发量</w:t>
      </w:r>
    </w:p>
    <w:p w14:paraId="51761F06"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2.</w:t>
      </w:r>
      <w:r>
        <w:rPr>
          <w:rFonts w:ascii="Times" w:eastAsia="宋体" w:hAnsi="Times" w:hint="eastAsia"/>
        </w:rPr>
        <w:t>如果当前的异步调用不超过规定的最大值，就从队列中取出执行，</w:t>
      </w:r>
    </w:p>
    <w:p w14:paraId="3B90F814"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3</w:t>
      </w:r>
      <w:r>
        <w:rPr>
          <w:rFonts w:ascii="Times" w:eastAsia="宋体" w:hAnsi="Times" w:hint="eastAsia"/>
        </w:rPr>
        <w:t>．如果达到最大值，就</w:t>
      </w:r>
      <w:ins w:id="1155" w:author="liuchao" w:date="2017-04-28T16:29:00Z">
        <w:r>
          <w:rPr>
            <w:rFonts w:ascii="Times" w:eastAsia="宋体" w:hAnsi="Times" w:hint="eastAsia"/>
          </w:rPr>
          <w:t>将</w:t>
        </w:r>
      </w:ins>
      <w:del w:id="1156" w:author="liuchao" w:date="2017-04-28T16:29:00Z">
        <w:r w:rsidDel="00A33A88">
          <w:rPr>
            <w:rFonts w:ascii="Times" w:eastAsia="宋体" w:hAnsi="Times" w:hint="eastAsia"/>
          </w:rPr>
          <w:delText>讲</w:delText>
        </w:r>
      </w:del>
      <w:r>
        <w:rPr>
          <w:rFonts w:ascii="Times" w:eastAsia="宋体" w:hAnsi="Times" w:hint="eastAsia"/>
        </w:rPr>
        <w:t>异步调用暂时放在队列中。</w:t>
      </w:r>
    </w:p>
    <w:p w14:paraId="4389FB5F"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4.</w:t>
      </w:r>
      <w:r>
        <w:rPr>
          <w:rFonts w:ascii="Times" w:eastAsia="宋体" w:hAnsi="Times" w:hint="eastAsia"/>
        </w:rPr>
        <w:t>一旦有异步调用结束，就从队列中取一个新的异步调用。</w:t>
      </w:r>
    </w:p>
    <w:p w14:paraId="1F7D38C4" w14:textId="799642EA" w:rsidR="0073245C" w:rsidRDefault="00A33A88">
      <w:pPr>
        <w:pStyle w:val="3"/>
        <w:pPrChange w:id="1157" w:author="relly li" w:date="2017-05-17T22:03:00Z">
          <w:pPr>
            <w:widowControl/>
            <w:jc w:val="left"/>
            <w:outlineLvl w:val="1"/>
          </w:pPr>
        </w:pPrChange>
      </w:pPr>
      <w:bookmarkStart w:id="1158" w:name="_Toc484358828"/>
      <w:r>
        <w:rPr>
          <w:rFonts w:hint="eastAsia"/>
        </w:rPr>
        <w:t xml:space="preserve">3.3 </w:t>
      </w:r>
      <w:r>
        <w:t xml:space="preserve"> </w:t>
      </w:r>
      <w:ins w:id="1159" w:author="chunliu wang" w:date="2017-05-04T00:16:00Z">
        <w:r w:rsidR="00FE5FD0">
          <w:t xml:space="preserve"> </w:t>
        </w:r>
      </w:ins>
      <w:r>
        <w:rPr>
          <w:rFonts w:hint="eastAsia"/>
        </w:rPr>
        <w:t>具体设计</w:t>
      </w:r>
      <w:bookmarkEnd w:id="1158"/>
    </w:p>
    <w:p w14:paraId="21F77519" w14:textId="4FDA5226" w:rsidR="0073245C" w:rsidDel="00E10262" w:rsidRDefault="00A33A88">
      <w:pPr>
        <w:widowControl/>
        <w:spacing w:line="360" w:lineRule="auto"/>
        <w:ind w:firstLineChars="200" w:firstLine="420"/>
        <w:rPr>
          <w:del w:id="1160" w:author="chunliu wang" w:date="2017-05-04T00:11:00Z"/>
          <w:rFonts w:ascii="Times" w:eastAsia="宋体" w:hAnsi="Times"/>
        </w:rPr>
      </w:pPr>
      <w:del w:id="1161" w:author="relly li" w:date="2017-05-03T21:03:00Z">
        <w:r w:rsidDel="00E60C07">
          <w:rPr>
            <w:rFonts w:ascii="Times" w:eastAsia="宋体" w:hAnsi="Times" w:hint="eastAsia"/>
          </w:rPr>
          <w:delText>如图</w:delText>
        </w:r>
        <w:r w:rsidDel="00E60C07">
          <w:rPr>
            <w:rFonts w:ascii="Times" w:eastAsia="宋体" w:hAnsi="Times" w:hint="eastAsia"/>
          </w:rPr>
          <w:delText>3.1</w:delText>
        </w:r>
        <w:r w:rsidDel="00E60C07">
          <w:rPr>
            <w:rFonts w:ascii="Times" w:eastAsia="宋体" w:hAnsi="Times" w:hint="eastAsia"/>
          </w:rPr>
          <w:delText>所示，</w:delText>
        </w:r>
      </w:del>
      <w:r>
        <w:rPr>
          <w:rFonts w:ascii="Times" w:eastAsia="宋体" w:hAnsi="Times" w:hint="eastAsia"/>
        </w:rPr>
        <w:t>每当有新的异步调用就进行</w:t>
      </w:r>
      <w:r>
        <w:rPr>
          <w:rFonts w:ascii="Times" w:eastAsia="宋体" w:hAnsi="Times" w:hint="eastAsia"/>
        </w:rPr>
        <w:t>push</w:t>
      </w:r>
      <w:r>
        <w:rPr>
          <w:rFonts w:ascii="Times" w:eastAsia="宋体" w:hAnsi="Times" w:hint="eastAsia"/>
        </w:rPr>
        <w:t>操作，</w:t>
      </w:r>
      <w:ins w:id="1162" w:author="relly li" w:date="2017-05-03T21:06:00Z">
        <w:r w:rsidR="00E60C07">
          <w:rPr>
            <w:rFonts w:ascii="Times" w:eastAsia="宋体" w:hAnsi="Times" w:hint="eastAsia"/>
          </w:rPr>
          <w:t>判断</w:t>
        </w:r>
      </w:ins>
      <w:ins w:id="1163" w:author="relly li" w:date="2017-05-03T21:07:00Z">
        <w:r w:rsidR="00E60C07">
          <w:rPr>
            <w:rFonts w:ascii="Times" w:eastAsia="宋体" w:hAnsi="Times" w:hint="eastAsia"/>
          </w:rPr>
          <w:t>队列是否满，若没满就加入队列，若满则给出</w:t>
        </w:r>
      </w:ins>
      <w:ins w:id="1164" w:author="relly li" w:date="2017-05-03T21:08:00Z">
        <w:r w:rsidR="00E60C07">
          <w:rPr>
            <w:rFonts w:ascii="Times" w:eastAsia="宋体" w:hAnsi="Times" w:hint="eastAsia"/>
          </w:rPr>
          <w:t>队列已满的</w:t>
        </w:r>
      </w:ins>
      <w:ins w:id="1165" w:author="relly li" w:date="2017-05-03T21:07:00Z">
        <w:r w:rsidR="00E60C07">
          <w:rPr>
            <w:rFonts w:ascii="Times" w:eastAsia="宋体" w:hAnsi="Times" w:hint="eastAsia"/>
          </w:rPr>
          <w:t>error</w:t>
        </w:r>
      </w:ins>
      <w:ins w:id="1166" w:author="relly li" w:date="2017-05-03T21:08:00Z">
        <w:r w:rsidR="00E60C07">
          <w:rPr>
            <w:rFonts w:ascii="Times" w:eastAsia="宋体" w:hAnsi="Times" w:hint="eastAsia"/>
          </w:rPr>
          <w:t>信息</w:t>
        </w:r>
      </w:ins>
      <w:ins w:id="1167" w:author="relly li" w:date="2017-05-03T21:07:00Z">
        <w:r w:rsidR="00E60C07">
          <w:rPr>
            <w:rFonts w:ascii="Times" w:eastAsia="宋体" w:hAnsi="Times" w:hint="eastAsia"/>
          </w:rPr>
          <w:t>。</w:t>
        </w:r>
      </w:ins>
      <w:ins w:id="1168" w:author="relly li" w:date="2017-05-03T21:09:00Z">
        <w:r w:rsidR="00E60C07">
          <w:rPr>
            <w:rFonts w:ascii="Times" w:eastAsia="宋体" w:hAnsi="Times" w:hint="eastAsia"/>
          </w:rPr>
          <w:t>然后</w:t>
        </w:r>
      </w:ins>
      <w:r>
        <w:rPr>
          <w:rFonts w:ascii="Times" w:eastAsia="宋体" w:hAnsi="Times" w:hint="eastAsia"/>
        </w:rPr>
        <w:t>判断当前并发数是否大于最大并发数，若大于最大并发数则</w:t>
      </w:r>
      <w:del w:id="1169" w:author="relly li" w:date="2017-05-03T21:06:00Z">
        <w:r w:rsidDel="00E60C07">
          <w:rPr>
            <w:rFonts w:ascii="Times" w:eastAsia="宋体" w:hAnsi="Times" w:hint="eastAsia"/>
          </w:rPr>
          <w:delText>加入队列等待</w:delText>
        </w:r>
      </w:del>
      <w:ins w:id="1170" w:author="relly li" w:date="2017-05-03T21:06:00Z">
        <w:r w:rsidR="00E60C07">
          <w:rPr>
            <w:rFonts w:ascii="Times" w:eastAsia="宋体" w:hAnsi="Times" w:hint="eastAsia"/>
          </w:rPr>
          <w:t>触发并发数已满的事件</w:t>
        </w:r>
      </w:ins>
      <w:r>
        <w:rPr>
          <w:rFonts w:ascii="Times" w:eastAsia="宋体" w:hAnsi="Times" w:hint="eastAsia"/>
        </w:rPr>
        <w:t>。若小于最大并发数，则从队列中取出一个异步调用执行，取出时为异步调用的回调函数插入计数器自减和超时控制</w:t>
      </w:r>
      <w:ins w:id="1171" w:author="relly li" w:date="2017-05-03T21:11:00Z">
        <w:r w:rsidR="00264AB8">
          <w:rPr>
            <w:rFonts w:ascii="Times" w:eastAsia="宋体" w:hAnsi="Times" w:hint="eastAsia"/>
          </w:rPr>
          <w:t>以及重新开始判断并发数</w:t>
        </w:r>
      </w:ins>
      <w:r>
        <w:rPr>
          <w:rFonts w:ascii="Times" w:eastAsia="宋体" w:hAnsi="Times" w:hint="eastAsia"/>
        </w:rPr>
        <w:t>的代码。</w:t>
      </w:r>
    </w:p>
    <w:p w14:paraId="058E660F" w14:textId="770FD355" w:rsidR="00E10262" w:rsidRDefault="00E10262">
      <w:pPr>
        <w:widowControl/>
        <w:spacing w:line="360" w:lineRule="auto"/>
        <w:ind w:firstLineChars="200" w:firstLine="420"/>
        <w:rPr>
          <w:ins w:id="1172" w:author="relly li" w:date="2017-05-17T22:03:00Z"/>
          <w:rFonts w:ascii="Times" w:eastAsia="宋体" w:hAnsi="Times"/>
        </w:rPr>
      </w:pPr>
    </w:p>
    <w:p w14:paraId="352B4B6E" w14:textId="3B09B602" w:rsidR="00E10262" w:rsidRDefault="00E10262">
      <w:pPr>
        <w:pStyle w:val="2"/>
        <w:rPr>
          <w:ins w:id="1173" w:author="relly li" w:date="2017-05-17T22:03:00Z"/>
        </w:rPr>
        <w:pPrChange w:id="1174" w:author="relly li" w:date="2017-05-17T22:03:00Z">
          <w:pPr>
            <w:widowControl/>
            <w:spacing w:line="360" w:lineRule="auto"/>
            <w:ind w:firstLineChars="200" w:firstLine="420"/>
          </w:pPr>
        </w:pPrChange>
      </w:pPr>
      <w:bookmarkStart w:id="1175" w:name="_Toc484358829"/>
      <w:ins w:id="1176" w:author="relly li" w:date="2017-05-17T22:03:00Z">
        <w:r>
          <w:t xml:space="preserve">3.2 </w:t>
        </w:r>
        <w:r>
          <w:rPr>
            <w:rFonts w:hint="eastAsia"/>
          </w:rPr>
          <w:t>DNS</w:t>
        </w:r>
        <w:r>
          <w:rPr>
            <w:rFonts w:hint="eastAsia"/>
          </w:rPr>
          <w:t>查询系统设计</w:t>
        </w:r>
        <w:bookmarkEnd w:id="1175"/>
      </w:ins>
    </w:p>
    <w:p w14:paraId="6E3366C8" w14:textId="77777777" w:rsidR="002814DC" w:rsidRDefault="00E10262">
      <w:pPr>
        <w:rPr>
          <w:ins w:id="1177" w:author="relly li" w:date="2017-05-17T22:10:00Z"/>
        </w:rPr>
        <w:pPrChange w:id="1178" w:author="relly li" w:date="2017-05-17T22:03:00Z">
          <w:pPr>
            <w:widowControl/>
            <w:spacing w:line="360" w:lineRule="auto"/>
            <w:ind w:firstLineChars="200" w:firstLine="420"/>
          </w:pPr>
        </w:pPrChange>
      </w:pPr>
      <w:ins w:id="1179" w:author="relly li" w:date="2017-05-17T22:03:00Z">
        <w:r>
          <w:rPr>
            <w:rFonts w:hint="eastAsia"/>
          </w:rPr>
          <w:t>DNS</w:t>
        </w:r>
      </w:ins>
      <w:ins w:id="1180" w:author="relly li" w:date="2017-05-17T22:04:00Z">
        <w:r>
          <w:rPr>
            <w:rFonts w:hint="eastAsia"/>
          </w:rPr>
          <w:t>查询系统基于</w:t>
        </w:r>
      </w:ins>
      <w:ins w:id="1181" w:author="relly li" w:date="2017-05-17T22:05:00Z">
        <w:r>
          <w:rPr>
            <w:rFonts w:hint="eastAsia"/>
          </w:rPr>
          <w:t>异步过载保护模块实现。</w:t>
        </w:r>
      </w:ins>
      <w:ins w:id="1182" w:author="relly li" w:date="2017-05-17T22:06:00Z">
        <w:r>
          <w:rPr>
            <w:rFonts w:hint="eastAsia"/>
          </w:rPr>
          <w:t>由于</w:t>
        </w:r>
        <w:r>
          <w:rPr>
            <w:rFonts w:hint="eastAsia"/>
          </w:rPr>
          <w:t>DNS</w:t>
        </w:r>
        <w:r>
          <w:rPr>
            <w:rFonts w:hint="eastAsia"/>
          </w:rPr>
          <w:t>查询必然</w:t>
        </w:r>
      </w:ins>
      <w:ins w:id="1183" w:author="relly li" w:date="2017-05-17T22:07:00Z">
        <w:r>
          <w:rPr>
            <w:rFonts w:hint="eastAsia"/>
          </w:rPr>
          <w:t>会面临并发数量大的问题，所以最适合异步过载保护模块。</w:t>
        </w:r>
      </w:ins>
    </w:p>
    <w:p w14:paraId="02D5F6E6" w14:textId="77777777" w:rsidR="002814DC" w:rsidRDefault="002814DC">
      <w:pPr>
        <w:rPr>
          <w:ins w:id="1184" w:author="relly li" w:date="2017-05-17T22:10:00Z"/>
        </w:rPr>
        <w:pPrChange w:id="1185" w:author="relly li" w:date="2017-05-17T22:03:00Z">
          <w:pPr>
            <w:widowControl/>
            <w:spacing w:line="360" w:lineRule="auto"/>
            <w:ind w:firstLineChars="200" w:firstLine="420"/>
          </w:pPr>
        </w:pPrChange>
      </w:pPr>
      <w:ins w:id="1186" w:author="relly li" w:date="2017-05-17T22:10:00Z">
        <w:r>
          <w:lastRenderedPageBreak/>
          <w:t xml:space="preserve">1. </w:t>
        </w:r>
      </w:ins>
      <w:ins w:id="1187" w:author="relly li" w:date="2017-05-17T22:07:00Z">
        <w:r w:rsidR="00E10262">
          <w:rPr>
            <w:rFonts w:hint="eastAsia"/>
          </w:rPr>
          <w:t>首先利用</w:t>
        </w:r>
        <w:r w:rsidR="00E10262">
          <w:rPr>
            <w:rFonts w:hint="eastAsia"/>
          </w:rPr>
          <w:t>http</w:t>
        </w:r>
        <w:r w:rsidR="00E10262">
          <w:rPr>
            <w:rFonts w:hint="eastAsia"/>
          </w:rPr>
          <w:t>模块</w:t>
        </w:r>
      </w:ins>
      <w:ins w:id="1188" w:author="relly li" w:date="2017-05-17T22:08:00Z">
        <w:r w:rsidR="00E10262">
          <w:rPr>
            <w:rFonts w:hint="eastAsia"/>
          </w:rPr>
          <w:t>来构建一个</w:t>
        </w:r>
        <w:r w:rsidR="00E10262">
          <w:rPr>
            <w:rFonts w:hint="eastAsia"/>
          </w:rPr>
          <w:t>http</w:t>
        </w:r>
        <w:r w:rsidR="00E10262">
          <w:rPr>
            <w:rFonts w:hint="eastAsia"/>
          </w:rPr>
          <w:t>服务器</w:t>
        </w:r>
      </w:ins>
    </w:p>
    <w:p w14:paraId="34A39D34" w14:textId="7E1B0773" w:rsidR="002814DC" w:rsidRDefault="002814DC">
      <w:pPr>
        <w:rPr>
          <w:ins w:id="1189" w:author="relly li" w:date="2017-05-17T22:10:00Z"/>
        </w:rPr>
        <w:pPrChange w:id="1190" w:author="relly li" w:date="2017-05-17T22:03:00Z">
          <w:pPr>
            <w:widowControl/>
            <w:spacing w:line="360" w:lineRule="auto"/>
            <w:ind w:firstLineChars="200" w:firstLine="420"/>
          </w:pPr>
        </w:pPrChange>
      </w:pPr>
      <w:ins w:id="1191" w:author="relly li" w:date="2017-05-17T22:08:00Z">
        <w:r>
          <w:rPr>
            <w:rFonts w:hint="eastAsia"/>
          </w:rPr>
          <w:t>2.</w:t>
        </w:r>
      </w:ins>
      <w:ins w:id="1192" w:author="relly li" w:date="2017-05-17T22:11:00Z">
        <w:r>
          <w:t xml:space="preserve"> </w:t>
        </w:r>
      </w:ins>
      <w:ins w:id="1193" w:author="relly li" w:date="2017-05-17T22:08:00Z">
        <w:r w:rsidR="00E10262">
          <w:rPr>
            <w:rFonts w:hint="eastAsia"/>
          </w:rPr>
          <w:t>然后通过路由将</w:t>
        </w:r>
        <w:r w:rsidR="00E10262">
          <w:rPr>
            <w:rFonts w:hint="eastAsia"/>
          </w:rPr>
          <w:t>IPV4</w:t>
        </w:r>
        <w:r w:rsidR="00E10262">
          <w:rPr>
            <w:rFonts w:hint="eastAsia"/>
          </w:rPr>
          <w:t>和</w:t>
        </w:r>
        <w:r w:rsidR="00E10262">
          <w:rPr>
            <w:rFonts w:hint="eastAsia"/>
          </w:rPr>
          <w:t>IPV6</w:t>
        </w:r>
        <w:r w:rsidR="00E10262">
          <w:rPr>
            <w:rFonts w:hint="eastAsia"/>
          </w:rPr>
          <w:t>的查询请求分到对应的处理模块</w:t>
        </w:r>
      </w:ins>
    </w:p>
    <w:p w14:paraId="032A6D18" w14:textId="7120C880" w:rsidR="002814DC" w:rsidRDefault="002814DC">
      <w:pPr>
        <w:rPr>
          <w:ins w:id="1194" w:author="relly li" w:date="2017-05-17T22:10:00Z"/>
        </w:rPr>
        <w:pPrChange w:id="1195" w:author="relly li" w:date="2017-05-17T22:03:00Z">
          <w:pPr>
            <w:widowControl/>
            <w:spacing w:line="360" w:lineRule="auto"/>
            <w:ind w:firstLineChars="200" w:firstLine="420"/>
          </w:pPr>
        </w:pPrChange>
      </w:pPr>
      <w:ins w:id="1196" w:author="relly li" w:date="2017-05-17T22:08:00Z">
        <w:r>
          <w:rPr>
            <w:rFonts w:hint="eastAsia"/>
          </w:rPr>
          <w:t>3.</w:t>
        </w:r>
      </w:ins>
      <w:ins w:id="1197" w:author="relly li" w:date="2017-05-17T22:11:00Z">
        <w:r>
          <w:t xml:space="preserve"> </w:t>
        </w:r>
      </w:ins>
      <w:ins w:id="1198" w:author="relly li" w:date="2017-05-17T22:08:00Z">
        <w:r w:rsidR="00E10262">
          <w:rPr>
            <w:rFonts w:hint="eastAsia"/>
          </w:rPr>
          <w:t>利用</w:t>
        </w:r>
      </w:ins>
      <w:ins w:id="1199" w:author="relly li" w:date="2017-05-17T22:09:00Z">
        <w:r w:rsidR="00E10262">
          <w:rPr>
            <w:rFonts w:hint="eastAsia"/>
          </w:rPr>
          <w:t>Node</w:t>
        </w:r>
        <w:r w:rsidR="00E10262">
          <w:rPr>
            <w:rFonts w:hint="eastAsia"/>
          </w:rPr>
          <w:t>的内置模块</w:t>
        </w:r>
        <w:r w:rsidR="00E10262">
          <w:rPr>
            <w:rFonts w:hint="eastAsia"/>
          </w:rPr>
          <w:t>DNS</w:t>
        </w:r>
        <w:r w:rsidR="00E10262">
          <w:rPr>
            <w:rFonts w:hint="eastAsia"/>
          </w:rPr>
          <w:t>模块</w:t>
        </w:r>
      </w:ins>
      <w:ins w:id="1200" w:author="relly li" w:date="2017-05-17T22:10:00Z">
        <w:r w:rsidR="00E10262">
          <w:rPr>
            <w:rFonts w:hint="eastAsia"/>
          </w:rPr>
          <w:t>返回对应的查询结果</w:t>
        </w:r>
      </w:ins>
    </w:p>
    <w:p w14:paraId="7E984576" w14:textId="54F21FB8" w:rsidR="00E10262" w:rsidRDefault="002814DC">
      <w:pPr>
        <w:rPr>
          <w:ins w:id="1201" w:author="relly li" w:date="2017-05-17T22:11:00Z"/>
        </w:rPr>
        <w:pPrChange w:id="1202" w:author="relly li" w:date="2017-05-17T22:03:00Z">
          <w:pPr>
            <w:widowControl/>
            <w:spacing w:line="360" w:lineRule="auto"/>
            <w:ind w:firstLineChars="200" w:firstLine="420"/>
          </w:pPr>
        </w:pPrChange>
      </w:pPr>
      <w:ins w:id="1203" w:author="relly li" w:date="2017-05-17T22:10:00Z">
        <w:r>
          <w:t>4.</w:t>
        </w:r>
      </w:ins>
      <w:ins w:id="1204" w:author="relly li" w:date="2017-05-17T22:11:00Z">
        <w:r>
          <w:t xml:space="preserve"> </w:t>
        </w:r>
        <w:r>
          <w:rPr>
            <w:rFonts w:hint="eastAsia"/>
          </w:rPr>
          <w:t>再</w:t>
        </w:r>
      </w:ins>
      <w:ins w:id="1205" w:author="relly li" w:date="2017-05-17T22:10:00Z">
        <w:r w:rsidR="00E10262">
          <w:rPr>
            <w:rFonts w:hint="eastAsia"/>
          </w:rPr>
          <w:t>利用</w:t>
        </w:r>
        <w:r w:rsidR="00E10262">
          <w:rPr>
            <w:rFonts w:hint="eastAsia"/>
          </w:rPr>
          <w:t>http</w:t>
        </w:r>
      </w:ins>
      <w:ins w:id="1206" w:author="relly li" w:date="2017-05-17T22:11:00Z">
        <w:r>
          <w:rPr>
            <w:rFonts w:hint="eastAsia"/>
          </w:rPr>
          <w:t>服务器将结果返回前端</w:t>
        </w:r>
      </w:ins>
      <w:ins w:id="1207" w:author="relly li" w:date="2017-05-17T22:10:00Z">
        <w:r>
          <w:rPr>
            <w:rFonts w:hint="eastAsia"/>
          </w:rPr>
          <w:t>。</w:t>
        </w:r>
      </w:ins>
    </w:p>
    <w:p w14:paraId="67B7C183" w14:textId="5F9D2BDD" w:rsidR="002814DC" w:rsidRPr="00E10262" w:rsidRDefault="002814DC">
      <w:pPr>
        <w:rPr>
          <w:ins w:id="1208" w:author="relly li" w:date="2017-05-17T22:03:00Z"/>
        </w:rPr>
        <w:pPrChange w:id="1209" w:author="relly li" w:date="2017-05-17T22:03:00Z">
          <w:pPr>
            <w:widowControl/>
            <w:spacing w:line="360" w:lineRule="auto"/>
            <w:ind w:firstLineChars="200" w:firstLine="420"/>
          </w:pPr>
        </w:pPrChange>
      </w:pPr>
      <w:ins w:id="1210" w:author="relly li" w:date="2017-05-17T22:11:00Z">
        <w:r>
          <w:rPr>
            <w:rFonts w:hint="eastAsia"/>
          </w:rPr>
          <w:t xml:space="preserve">5. </w:t>
        </w:r>
        <w:r>
          <w:rPr>
            <w:rFonts w:hint="eastAsia"/>
          </w:rPr>
          <w:t>前端进行数据解析，然后处理结果，给出正确的</w:t>
        </w:r>
        <w:r>
          <w:rPr>
            <w:rFonts w:hint="eastAsia"/>
          </w:rPr>
          <w:t>IP</w:t>
        </w:r>
        <w:r>
          <w:rPr>
            <w:rFonts w:hint="eastAsia"/>
          </w:rPr>
          <w:t>地址或者错误提示。</w:t>
        </w:r>
      </w:ins>
    </w:p>
    <w:p w14:paraId="2D53F4E8" w14:textId="31704638" w:rsidR="0073245C" w:rsidRDefault="00A33A88">
      <w:pPr>
        <w:widowControl/>
        <w:spacing w:line="360" w:lineRule="auto"/>
        <w:ind w:firstLineChars="200" w:firstLine="420"/>
        <w:rPr>
          <w:rFonts w:ascii="Times" w:eastAsia="宋体" w:hAnsi="Times"/>
        </w:rPr>
      </w:pPr>
      <w:del w:id="1211" w:author="relly li" w:date="2017-05-03T21:04:00Z">
        <w:r w:rsidDel="00E60C07">
          <w:rPr>
            <w:rFonts w:ascii="Times" w:eastAsia="宋体" w:hAnsi="Times" w:hint="eastAsia"/>
            <w:noProof/>
          </w:rPr>
          <w:drawing>
            <wp:inline distT="0" distB="0" distL="0" distR="0" wp14:anchorId="46C5674F" wp14:editId="3B4296E7">
              <wp:extent cx="527367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80612" cy="3327684"/>
                      </a:xfrm>
                      <a:prstGeom prst="rect">
                        <a:avLst/>
                      </a:prstGeom>
                    </pic:spPr>
                  </pic:pic>
                </a:graphicData>
              </a:graphic>
            </wp:inline>
          </w:drawing>
        </w:r>
      </w:del>
    </w:p>
    <w:p w14:paraId="08E7444C" w14:textId="18B3AD85" w:rsidR="0073245C" w:rsidDel="00E60C07" w:rsidRDefault="00A33A88">
      <w:pPr>
        <w:widowControl/>
        <w:ind w:firstLineChars="200" w:firstLine="420"/>
        <w:jc w:val="center"/>
        <w:rPr>
          <w:del w:id="1212" w:author="relly li" w:date="2017-05-03T21:04:00Z"/>
          <w:rFonts w:ascii="Times" w:eastAsia="宋体" w:hAnsi="Times"/>
          <w:szCs w:val="21"/>
        </w:rPr>
      </w:pPr>
      <w:commentRangeStart w:id="1213"/>
      <w:del w:id="1214" w:author="relly li" w:date="2017-05-03T21:04:00Z">
        <w:r w:rsidDel="00E60C07">
          <w:rPr>
            <w:rFonts w:ascii="Times" w:eastAsia="宋体" w:hAnsi="Times" w:hint="eastAsia"/>
            <w:szCs w:val="21"/>
          </w:rPr>
          <w:delText>图</w:delText>
        </w:r>
        <w:r w:rsidDel="00E60C07">
          <w:rPr>
            <w:rFonts w:ascii="Times" w:eastAsia="宋体" w:hAnsi="Times" w:hint="eastAsia"/>
            <w:szCs w:val="21"/>
          </w:rPr>
          <w:delText>3.1</w:delText>
        </w:r>
        <w:r w:rsidDel="00E60C07">
          <w:rPr>
            <w:rFonts w:ascii="Times" w:eastAsia="宋体" w:hAnsi="Times"/>
            <w:szCs w:val="21"/>
          </w:rPr>
          <w:delText xml:space="preserve"> </w:delText>
        </w:r>
        <w:r w:rsidDel="00E60C07">
          <w:rPr>
            <w:rFonts w:ascii="Times" w:eastAsia="宋体" w:hAnsi="Times" w:hint="eastAsia"/>
            <w:szCs w:val="21"/>
          </w:rPr>
          <w:delText>基本流程图</w:delText>
        </w:r>
        <w:commentRangeEnd w:id="1213"/>
        <w:r w:rsidDel="00E60C07">
          <w:rPr>
            <w:rStyle w:val="af"/>
          </w:rPr>
          <w:commentReference w:id="1213"/>
        </w:r>
        <w:bookmarkStart w:id="1215" w:name="_Toc481620329"/>
        <w:bookmarkStart w:id="1216" w:name="_Toc481620433"/>
        <w:bookmarkStart w:id="1217" w:name="_Toc484358830"/>
        <w:bookmarkEnd w:id="1215"/>
        <w:bookmarkEnd w:id="1216"/>
        <w:bookmarkEnd w:id="1217"/>
      </w:del>
    </w:p>
    <w:p w14:paraId="2B33CD2F"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1218" w:name="_Toc480713705"/>
      <w:bookmarkStart w:id="1219" w:name="_Toc484358831"/>
      <w:r>
        <w:rPr>
          <w:rFonts w:ascii="Times" w:eastAsia="宋体" w:hAnsi="Times" w:hint="eastAsia"/>
          <w:b/>
          <w:sz w:val="44"/>
          <w:szCs w:val="44"/>
        </w:rPr>
        <w:t>功能需求</w:t>
      </w:r>
      <w:bookmarkEnd w:id="1218"/>
      <w:bookmarkEnd w:id="1219"/>
    </w:p>
    <w:p w14:paraId="7D53590A"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1220" w:name="_Toc480713706"/>
      <w:bookmarkStart w:id="1221" w:name="_Toc484358832"/>
      <w:r>
        <w:rPr>
          <w:rFonts w:ascii="Times" w:eastAsia="宋体" w:hAnsi="Times" w:hint="eastAsia"/>
          <w:b/>
          <w:sz w:val="32"/>
          <w:szCs w:val="32"/>
        </w:rPr>
        <w:t>模块和包</w:t>
      </w:r>
      <w:bookmarkEnd w:id="1220"/>
      <w:bookmarkEnd w:id="1221"/>
    </w:p>
    <w:p w14:paraId="018BD417" w14:textId="748EAEAF" w:rsidR="0073245C" w:rsidRDefault="0051472F">
      <w:pPr>
        <w:widowControl/>
        <w:spacing w:line="360" w:lineRule="auto"/>
        <w:ind w:firstLineChars="200" w:firstLine="420"/>
        <w:rPr>
          <w:ins w:id="1222" w:author="chunliu wang" w:date="2017-05-04T00:08:00Z"/>
          <w:rFonts w:ascii="Times" w:eastAsia="宋体" w:hAnsi="Times"/>
          <w:szCs w:val="21"/>
        </w:rPr>
      </w:pPr>
      <w:hyperlink r:id="rId21" w:tgtFrame="_blank" w:tooltip="JavaScript知识库" w:history="1">
        <w:r w:rsidR="00A33A88">
          <w:rPr>
            <w:rFonts w:ascii="Times" w:eastAsia="宋体" w:hAnsi="Times"/>
          </w:rPr>
          <w:t>JavaScript</w:t>
        </w:r>
      </w:hyperlink>
      <w:r w:rsidR="00A33A88">
        <w:rPr>
          <w:rFonts w:ascii="Times" w:eastAsia="宋体" w:hAnsi="Times"/>
          <w:szCs w:val="21"/>
        </w:rPr>
        <w:t>原生态是一个全局的世界，所有如</w:t>
      </w:r>
      <w:r w:rsidR="00A33A88">
        <w:rPr>
          <w:rFonts w:ascii="Times" w:eastAsia="宋体" w:hAnsi="Times"/>
          <w:szCs w:val="21"/>
        </w:rPr>
        <w:t>setTimeout</w:t>
      </w:r>
      <w:r w:rsidR="00A33A88">
        <w:rPr>
          <w:rFonts w:ascii="Times" w:eastAsia="宋体" w:hAnsi="Times"/>
          <w:szCs w:val="21"/>
        </w:rPr>
        <w:t>，</w:t>
      </w:r>
      <w:r w:rsidR="00A33A88">
        <w:rPr>
          <w:rFonts w:ascii="Times" w:eastAsia="宋体" w:hAnsi="Times"/>
          <w:szCs w:val="21"/>
        </w:rPr>
        <w:t>document</w:t>
      </w:r>
      <w:r w:rsidR="00A33A88">
        <w:rPr>
          <w:rFonts w:ascii="Times" w:eastAsia="宋体" w:hAnsi="Times"/>
          <w:szCs w:val="21"/>
        </w:rPr>
        <w:t>等这样在浏览器中使用的</w:t>
      </w:r>
      <w:r w:rsidR="00A33A88">
        <w:rPr>
          <w:rFonts w:ascii="Times" w:eastAsia="宋体" w:hAnsi="Times"/>
          <w:szCs w:val="21"/>
        </w:rPr>
        <w:t>API</w:t>
      </w:r>
      <w:r w:rsidR="00A33A88">
        <w:rPr>
          <w:rFonts w:ascii="Times" w:eastAsia="宋体" w:hAnsi="Times"/>
          <w:szCs w:val="21"/>
        </w:rPr>
        <w:t>，都是全局定义的。</w:t>
      </w:r>
      <w:r w:rsidR="00A33A88">
        <w:rPr>
          <w:rFonts w:ascii="Times" w:eastAsia="宋体" w:hAnsi="Times" w:hint="eastAsia"/>
          <w:szCs w:val="21"/>
        </w:rPr>
        <w:t>然而</w:t>
      </w:r>
      <w:r w:rsidR="00A33A88">
        <w:rPr>
          <w:rFonts w:ascii="Times" w:eastAsia="宋体" w:hAnsi="Times" w:hint="eastAsia"/>
          <w:szCs w:val="21"/>
        </w:rPr>
        <w:t>js</w:t>
      </w:r>
      <w:r w:rsidR="00A33A88">
        <w:rPr>
          <w:rFonts w:ascii="Times" w:eastAsia="宋体" w:hAnsi="Times"/>
          <w:szCs w:val="21"/>
        </w:rPr>
        <w:t>没有命名空间，不像其他语言通过命名空间可以有效的避免重名问题，</w:t>
      </w:r>
      <w:r w:rsidR="00A33A88">
        <w:rPr>
          <w:rFonts w:ascii="Times" w:eastAsia="宋体" w:hAnsi="Times" w:hint="eastAsia"/>
          <w:szCs w:val="21"/>
        </w:rPr>
        <w:t>当文件之间</w:t>
      </w:r>
      <w:r w:rsidR="00A33A88">
        <w:rPr>
          <w:rFonts w:ascii="Times" w:eastAsia="宋体" w:hAnsi="Times"/>
          <w:szCs w:val="21"/>
        </w:rPr>
        <w:t>有复杂的依赖关系的时候就很容易出现一些变量的属性或方法被覆盖或改写，导致变量污染。</w:t>
      </w:r>
      <w:r w:rsidR="00A33A88">
        <w:rPr>
          <w:rFonts w:ascii="Times" w:eastAsia="宋体" w:hAnsi="Times" w:hint="eastAsia"/>
          <w:szCs w:val="21"/>
        </w:rPr>
        <w:t>CommonJS</w:t>
      </w:r>
      <w:r w:rsidR="00A33A88">
        <w:rPr>
          <w:rFonts w:ascii="Times" w:eastAsia="宋体" w:hAnsi="Times" w:hint="eastAsia"/>
          <w:szCs w:val="21"/>
        </w:rPr>
        <w:t>规范提出了模块规范，</w:t>
      </w:r>
      <w:r w:rsidR="00A33A88">
        <w:rPr>
          <w:rFonts w:ascii="Times" w:eastAsia="宋体" w:hAnsi="Times"/>
          <w:szCs w:val="21"/>
        </w:rPr>
        <w:t>将函数和方法包含在不同的模块中，</w:t>
      </w:r>
      <w:r w:rsidR="00A33A88">
        <w:rPr>
          <w:rFonts w:ascii="Times" w:eastAsia="宋体" w:hAnsi="Times" w:hint="eastAsia"/>
          <w:szCs w:val="21"/>
        </w:rPr>
        <w:t>避免了相互污染。</w:t>
      </w:r>
    </w:p>
    <w:p w14:paraId="13D55CC3" w14:textId="77777777" w:rsidR="00FE5FD0" w:rsidRDefault="00FE5FD0" w:rsidP="00FE5FD0">
      <w:pPr>
        <w:widowControl/>
        <w:spacing w:line="360" w:lineRule="auto"/>
        <w:ind w:firstLineChars="200" w:firstLine="420"/>
        <w:rPr>
          <w:moveTo w:id="1223" w:author="chunliu wang" w:date="2017-05-04T00:08:00Z"/>
          <w:rFonts w:ascii="Times" w:eastAsia="宋体" w:hAnsi="Times"/>
          <w:szCs w:val="21"/>
        </w:rPr>
      </w:pPr>
      <w:moveToRangeStart w:id="1224" w:author="chunliu wang" w:date="2017-05-04T00:08:00Z" w:name="move481619833"/>
    </w:p>
    <w:p w14:paraId="7B546C2B" w14:textId="77777777" w:rsidR="00FE5FD0" w:rsidRDefault="00FE5FD0" w:rsidP="00FE5FD0">
      <w:pPr>
        <w:widowControl/>
        <w:spacing w:line="360" w:lineRule="auto"/>
        <w:ind w:firstLineChars="200" w:firstLine="420"/>
        <w:rPr>
          <w:moveTo w:id="1225" w:author="chunliu wang" w:date="2017-05-04T00:08:00Z"/>
          <w:rFonts w:ascii="Times" w:eastAsia="宋体" w:hAnsi="Times"/>
          <w:szCs w:val="21"/>
        </w:rPr>
      </w:pPr>
      <w:moveTo w:id="1226" w:author="chunliu wang" w:date="2017-05-04T00:08:00Z">
        <w:r>
          <w:rPr>
            <w:rFonts w:ascii="Times" w:eastAsia="宋体" w:hAnsi="Times" w:hint="eastAsia"/>
            <w:szCs w:val="21"/>
          </w:rPr>
          <w:t>Node.js</w:t>
        </w:r>
        <w:r>
          <w:rPr>
            <w:rFonts w:ascii="Times" w:eastAsia="宋体" w:hAnsi="Times" w:hint="eastAsia"/>
            <w:szCs w:val="21"/>
          </w:rPr>
          <w:t>摒弃了</w:t>
        </w:r>
        <w:r>
          <w:rPr>
            <w:rFonts w:ascii="Times" w:eastAsia="宋体" w:hAnsi="Times" w:hint="eastAsia"/>
            <w:szCs w:val="21"/>
          </w:rPr>
          <w:t>js</w:t>
        </w:r>
        <w:r>
          <w:rPr>
            <w:rFonts w:ascii="Times" w:eastAsia="宋体" w:hAnsi="Times" w:hint="eastAsia"/>
            <w:szCs w:val="21"/>
          </w:rPr>
          <w:t>在全局定义上的缺点，引入了模块和包机制，使得用户完全不必考虑变量污染、命名空间等问题。</w:t>
        </w:r>
        <w:r>
          <w:rPr>
            <w:rFonts w:ascii="Times" w:eastAsia="宋体" w:hAnsi="Times" w:hint="eastAsia"/>
            <w:szCs w:val="21"/>
          </w:rPr>
          <w:t>Node.js</w:t>
        </w:r>
        <w:r>
          <w:rPr>
            <w:rFonts w:ascii="Times" w:eastAsia="宋体" w:hAnsi="Times" w:hint="eastAsia"/>
            <w:szCs w:val="21"/>
          </w:rPr>
          <w:t>中模块和包机制的用例图如图</w:t>
        </w:r>
        <w:r>
          <w:rPr>
            <w:rFonts w:ascii="Times" w:eastAsia="宋体" w:hAnsi="Times" w:hint="eastAsia"/>
            <w:szCs w:val="21"/>
          </w:rPr>
          <w:t>3.1</w:t>
        </w:r>
        <w:r>
          <w:rPr>
            <w:rFonts w:ascii="Times" w:eastAsia="宋体" w:hAnsi="Times" w:hint="eastAsia"/>
            <w:szCs w:val="21"/>
          </w:rPr>
          <w:t>所示。</w:t>
        </w:r>
      </w:moveTo>
    </w:p>
    <w:p w14:paraId="70C6AAD3" w14:textId="77777777" w:rsidR="00FE5FD0" w:rsidRDefault="00FE5FD0" w:rsidP="00FE5FD0">
      <w:pPr>
        <w:widowControl/>
        <w:ind w:firstLineChars="200" w:firstLine="420"/>
        <w:jc w:val="left"/>
        <w:rPr>
          <w:moveTo w:id="1227" w:author="chunliu wang" w:date="2017-05-04T00:08:00Z"/>
          <w:rFonts w:ascii="Times" w:eastAsia="宋体" w:hAnsi="Times"/>
          <w:b/>
          <w:szCs w:val="21"/>
        </w:rPr>
      </w:pPr>
      <w:moveTo w:id="1228" w:author="chunliu wang" w:date="2017-05-04T00:08:00Z">
        <w:r>
          <w:rPr>
            <w:noProof/>
          </w:rPr>
          <w:drawing>
            <wp:inline distT="0" distB="0" distL="0" distR="0" wp14:anchorId="55213A5F" wp14:editId="76C9304A">
              <wp:extent cx="5274310" cy="3948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48430"/>
                      </a:xfrm>
                      <a:prstGeom prst="rect">
                        <a:avLst/>
                      </a:prstGeom>
                    </pic:spPr>
                  </pic:pic>
                </a:graphicData>
              </a:graphic>
            </wp:inline>
          </w:drawing>
        </w:r>
      </w:moveTo>
    </w:p>
    <w:p w14:paraId="10944E93" w14:textId="77777777" w:rsidR="00FE5FD0" w:rsidRDefault="00FE5FD0" w:rsidP="00FE5FD0">
      <w:pPr>
        <w:widowControl/>
        <w:ind w:firstLineChars="200" w:firstLine="422"/>
        <w:jc w:val="left"/>
        <w:rPr>
          <w:moveTo w:id="1229" w:author="chunliu wang" w:date="2017-05-04T00:08:00Z"/>
          <w:rFonts w:ascii="Times" w:eastAsia="宋体" w:hAnsi="Times"/>
          <w:b/>
          <w:szCs w:val="21"/>
        </w:rPr>
      </w:pPr>
    </w:p>
    <w:p w14:paraId="249722DD" w14:textId="77777777" w:rsidR="00FE5FD0" w:rsidRDefault="00FE5FD0" w:rsidP="00FE5FD0">
      <w:pPr>
        <w:widowControl/>
        <w:ind w:firstLineChars="200" w:firstLine="420"/>
        <w:jc w:val="center"/>
        <w:rPr>
          <w:moveTo w:id="1230" w:author="chunliu wang" w:date="2017-05-04T00:08:00Z"/>
          <w:rFonts w:ascii="Times" w:eastAsia="宋体" w:hAnsi="Times"/>
          <w:szCs w:val="21"/>
        </w:rPr>
      </w:pPr>
      <w:moveTo w:id="1231" w:author="chunliu wang" w:date="2017-05-04T00:08:00Z">
        <w:r>
          <w:rPr>
            <w:rFonts w:ascii="Times" w:eastAsia="宋体" w:hAnsi="Times" w:hint="eastAsia"/>
            <w:szCs w:val="21"/>
          </w:rPr>
          <w:t>图</w:t>
        </w:r>
        <w:r>
          <w:rPr>
            <w:rFonts w:ascii="Times" w:eastAsia="宋体" w:hAnsi="Times" w:hint="eastAsia"/>
            <w:szCs w:val="21"/>
          </w:rPr>
          <w:t xml:space="preserve">4.1 </w:t>
        </w:r>
        <w:r>
          <w:rPr>
            <w:rFonts w:ascii="Times" w:eastAsia="宋体" w:hAnsi="Times" w:hint="eastAsia"/>
            <w:szCs w:val="21"/>
          </w:rPr>
          <w:t>模块和包机制用例图</w:t>
        </w:r>
      </w:moveTo>
    </w:p>
    <w:p w14:paraId="6D6697C3" w14:textId="77777777" w:rsidR="00FE5FD0" w:rsidRDefault="00FE5FD0" w:rsidP="00FE5FD0">
      <w:pPr>
        <w:pStyle w:val="13"/>
        <w:widowControl/>
        <w:numPr>
          <w:ilvl w:val="2"/>
          <w:numId w:val="1"/>
        </w:numPr>
        <w:ind w:firstLineChars="0"/>
        <w:outlineLvl w:val="2"/>
        <w:rPr>
          <w:moveTo w:id="1232" w:author="chunliu wang" w:date="2017-05-04T00:10:00Z"/>
          <w:rFonts w:ascii="Times" w:eastAsia="宋体" w:hAnsi="Times"/>
          <w:b/>
          <w:sz w:val="28"/>
          <w:szCs w:val="28"/>
        </w:rPr>
      </w:pPr>
      <w:bookmarkStart w:id="1233" w:name="_Toc484358833"/>
      <w:moveToRangeStart w:id="1234" w:author="chunliu wang" w:date="2017-05-04T00:10:00Z" w:name="move481619939"/>
      <w:moveToRangeEnd w:id="1224"/>
      <w:moveTo w:id="1235" w:author="chunliu wang" w:date="2017-05-04T00:10:00Z">
        <w:r>
          <w:rPr>
            <w:rFonts w:ascii="Times" w:eastAsia="宋体" w:hAnsi="Times" w:hint="eastAsia"/>
            <w:b/>
            <w:sz w:val="28"/>
            <w:szCs w:val="28"/>
          </w:rPr>
          <w:lastRenderedPageBreak/>
          <w:t>创建和加载模块</w:t>
        </w:r>
        <w:bookmarkEnd w:id="1233"/>
      </w:moveTo>
    </w:p>
    <w:p w14:paraId="13D9182B" w14:textId="77777777" w:rsidR="00FE5FD0" w:rsidRDefault="00FE5FD0" w:rsidP="00FE5FD0">
      <w:pPr>
        <w:widowControl/>
        <w:spacing w:line="360" w:lineRule="auto"/>
        <w:ind w:firstLineChars="200" w:firstLine="420"/>
        <w:rPr>
          <w:moveTo w:id="1236" w:author="chunliu wang" w:date="2017-05-04T00:10:00Z"/>
          <w:rFonts w:ascii="Times" w:eastAsia="宋体" w:hAnsi="Times"/>
          <w:szCs w:val="21"/>
        </w:rPr>
      </w:pPr>
      <w:moveTo w:id="1237" w:author="chunliu wang" w:date="2017-05-04T00:10:00Z">
        <w:r>
          <w:rPr>
            <w:rFonts w:ascii="Times" w:eastAsia="宋体" w:hAnsi="Times" w:hint="eastAsia"/>
            <w:szCs w:val="21"/>
          </w:rPr>
          <w:t>在</w:t>
        </w:r>
        <w:r>
          <w:rPr>
            <w:rFonts w:ascii="Times" w:eastAsia="宋体" w:hAnsi="Times" w:hint="eastAsia"/>
            <w:szCs w:val="21"/>
          </w:rPr>
          <w:t>Node.js</w:t>
        </w:r>
        <w:r>
          <w:rPr>
            <w:rFonts w:ascii="Times" w:eastAsia="宋体" w:hAnsi="Times" w:hint="eastAsia"/>
            <w:szCs w:val="21"/>
          </w:rPr>
          <w:t>中创建一个模块非常简单，因为一个文件就是一个模块。创建模块时需要一个对外公开的接口</w:t>
        </w:r>
        <w:r>
          <w:rPr>
            <w:rFonts w:ascii="Times" w:eastAsia="宋体" w:hAnsi="Times" w:hint="eastAsia"/>
            <w:szCs w:val="21"/>
          </w:rPr>
          <w:t>exports</w:t>
        </w:r>
        <w:r>
          <w:rPr>
            <w:rFonts w:ascii="Times" w:eastAsia="宋体" w:hAnsi="Times" w:hint="eastAsia"/>
            <w:szCs w:val="21"/>
          </w:rPr>
          <w:t>，外部加载模块时利用</w:t>
        </w:r>
        <w:r>
          <w:rPr>
            <w:rFonts w:ascii="Times" w:eastAsia="宋体" w:hAnsi="Times" w:hint="eastAsia"/>
            <w:szCs w:val="21"/>
          </w:rPr>
          <w:t>require</w:t>
        </w:r>
        <w:r>
          <w:rPr>
            <w:rFonts w:ascii="Times" w:eastAsia="宋体" w:hAnsi="Times" w:hint="eastAsia"/>
            <w:szCs w:val="21"/>
          </w:rPr>
          <w:t>获取该模块的接口。开发人员创建和加载模块的用例如</w:t>
        </w:r>
        <w:r>
          <w:rPr>
            <w:rFonts w:ascii="Times" w:eastAsia="宋体" w:hAnsi="Times" w:hint="eastAsia"/>
            <w:szCs w:val="21"/>
          </w:rPr>
          <w:t>3.2</w:t>
        </w:r>
        <w:r>
          <w:rPr>
            <w:rFonts w:ascii="Times" w:eastAsia="宋体" w:hAnsi="Times" w:hint="eastAsia"/>
            <w:szCs w:val="21"/>
          </w:rPr>
          <w:t>图和</w:t>
        </w:r>
        <w:r>
          <w:rPr>
            <w:rFonts w:ascii="Times" w:eastAsia="宋体" w:hAnsi="Times" w:hint="eastAsia"/>
            <w:szCs w:val="21"/>
          </w:rPr>
          <w:t>3.3</w:t>
        </w:r>
        <w:r>
          <w:rPr>
            <w:rFonts w:ascii="Times" w:eastAsia="宋体" w:hAnsi="Times" w:hint="eastAsia"/>
            <w:szCs w:val="21"/>
          </w:rPr>
          <w:t>图所示</w:t>
        </w:r>
        <w:r>
          <w:rPr>
            <w:rFonts w:ascii="Times" w:eastAsia="宋体" w:hAnsi="Times" w:hint="eastAsia"/>
            <w:szCs w:val="21"/>
            <w:vertAlign w:val="superscript"/>
          </w:rPr>
          <w:t>[1]</w:t>
        </w:r>
        <w:r>
          <w:rPr>
            <w:rFonts w:ascii="Times" w:eastAsia="宋体" w:hAnsi="Times" w:hint="eastAsia"/>
            <w:szCs w:val="21"/>
          </w:rPr>
          <w:t>。</w:t>
        </w:r>
      </w:moveTo>
    </w:p>
    <w:moveToRangeEnd w:id="1234"/>
    <w:p w14:paraId="20D05BEC" w14:textId="77777777" w:rsidR="00FE5FD0" w:rsidRPr="00FE5FD0" w:rsidRDefault="00FE5FD0">
      <w:pPr>
        <w:widowControl/>
        <w:spacing w:line="360" w:lineRule="auto"/>
        <w:ind w:firstLineChars="200" w:firstLine="420"/>
        <w:rPr>
          <w:ins w:id="1238" w:author="chunliu wang" w:date="2017-05-04T00:07:00Z"/>
          <w:rFonts w:ascii="Times" w:eastAsia="宋体" w:hAnsi="Times"/>
          <w:szCs w:val="21"/>
        </w:rPr>
      </w:pPr>
    </w:p>
    <w:p w14:paraId="29F44AC7" w14:textId="77777777" w:rsidR="00FE5FD0" w:rsidRDefault="00FE5FD0" w:rsidP="00FE5FD0">
      <w:pPr>
        <w:widowControl/>
        <w:jc w:val="center"/>
        <w:rPr>
          <w:ins w:id="1239" w:author="chunliu wang" w:date="2017-05-04T00:07:00Z"/>
          <w:rFonts w:ascii="Times" w:eastAsia="宋体" w:hAnsi="Times"/>
          <w:szCs w:val="21"/>
        </w:rPr>
      </w:pPr>
      <w:ins w:id="1240" w:author="chunliu wang" w:date="2017-05-04T00:07:00Z">
        <w:r>
          <w:rPr>
            <w:noProof/>
          </w:rPr>
          <w:drawing>
            <wp:inline distT="0" distB="0" distL="0" distR="0" wp14:anchorId="459D10B3" wp14:editId="35966BEF">
              <wp:extent cx="5052498" cy="61422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2498" cy="6142252"/>
                      </a:xfrm>
                      <a:prstGeom prst="rect">
                        <a:avLst/>
                      </a:prstGeom>
                    </pic:spPr>
                  </pic:pic>
                </a:graphicData>
              </a:graphic>
            </wp:inline>
          </w:drawing>
        </w:r>
      </w:ins>
    </w:p>
    <w:p w14:paraId="1BE574E2" w14:textId="77777777" w:rsidR="00FE5FD0" w:rsidRDefault="00FE5FD0" w:rsidP="00FE5FD0">
      <w:pPr>
        <w:widowControl/>
        <w:jc w:val="center"/>
        <w:rPr>
          <w:ins w:id="1241" w:author="chunliu wang" w:date="2017-05-04T00:07:00Z"/>
          <w:rFonts w:ascii="Times" w:eastAsia="宋体" w:hAnsi="Times"/>
          <w:szCs w:val="21"/>
        </w:rPr>
      </w:pPr>
      <w:ins w:id="1242" w:author="chunliu wang" w:date="2017-05-04T00:07:00Z">
        <w:r>
          <w:rPr>
            <w:rFonts w:ascii="Times" w:eastAsia="宋体" w:hAnsi="Times" w:hint="eastAsia"/>
            <w:szCs w:val="21"/>
          </w:rPr>
          <w:t>图</w:t>
        </w:r>
        <w:r>
          <w:rPr>
            <w:rFonts w:ascii="Times" w:eastAsia="宋体" w:hAnsi="Times" w:hint="eastAsia"/>
            <w:szCs w:val="21"/>
          </w:rPr>
          <w:t xml:space="preserve">4.2 </w:t>
        </w:r>
        <w:r>
          <w:rPr>
            <w:rFonts w:ascii="Times" w:eastAsia="宋体" w:hAnsi="Times" w:hint="eastAsia"/>
            <w:szCs w:val="21"/>
          </w:rPr>
          <w:t>创建模块用例描述</w:t>
        </w:r>
      </w:ins>
    </w:p>
    <w:p w14:paraId="4CC1CB9B" w14:textId="77777777" w:rsidR="00FE5FD0" w:rsidRDefault="00FE5FD0" w:rsidP="00FE5FD0">
      <w:pPr>
        <w:widowControl/>
        <w:rPr>
          <w:ins w:id="1243" w:author="chunliu wang" w:date="2017-05-04T00:07:00Z"/>
          <w:rFonts w:ascii="Times" w:eastAsia="宋体" w:hAnsi="Times"/>
          <w:szCs w:val="21"/>
        </w:rPr>
      </w:pPr>
      <w:ins w:id="1244" w:author="chunliu wang" w:date="2017-05-04T00:07:00Z">
        <w:r>
          <w:rPr>
            <w:noProof/>
          </w:rPr>
          <w:lastRenderedPageBreak/>
          <w:drawing>
            <wp:inline distT="0" distB="0" distL="0" distR="0" wp14:anchorId="66B77F8C" wp14:editId="28A501E4">
              <wp:extent cx="5274310" cy="64039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403975"/>
                      </a:xfrm>
                      <a:prstGeom prst="rect">
                        <a:avLst/>
                      </a:prstGeom>
                    </pic:spPr>
                  </pic:pic>
                </a:graphicData>
              </a:graphic>
            </wp:inline>
          </w:drawing>
        </w:r>
        <w:r>
          <w:rPr>
            <w:rFonts w:ascii="Times" w:eastAsia="宋体" w:hAnsi="Times"/>
            <w:noProof/>
          </w:rPr>
          <w:t xml:space="preserve"> </w:t>
        </w:r>
      </w:ins>
    </w:p>
    <w:p w14:paraId="41ACDA6A" w14:textId="77777777" w:rsidR="00FE5FD0" w:rsidRDefault="00FE5FD0" w:rsidP="00FE5FD0">
      <w:pPr>
        <w:widowControl/>
        <w:jc w:val="center"/>
        <w:rPr>
          <w:ins w:id="1245" w:author="chunliu wang" w:date="2017-05-04T00:07:00Z"/>
          <w:rFonts w:ascii="Times" w:eastAsia="宋体" w:hAnsi="Times"/>
          <w:szCs w:val="21"/>
        </w:rPr>
      </w:pPr>
      <w:ins w:id="1246" w:author="chunliu wang" w:date="2017-05-04T00:07:00Z">
        <w:r>
          <w:rPr>
            <w:rFonts w:ascii="Times" w:eastAsia="宋体" w:hAnsi="Times" w:hint="eastAsia"/>
            <w:szCs w:val="21"/>
          </w:rPr>
          <w:t>图</w:t>
        </w:r>
        <w:r>
          <w:rPr>
            <w:rFonts w:ascii="Times" w:eastAsia="宋体" w:hAnsi="Times" w:hint="eastAsia"/>
            <w:szCs w:val="21"/>
          </w:rPr>
          <w:t xml:space="preserve">4.3 </w:t>
        </w:r>
        <w:r>
          <w:rPr>
            <w:rFonts w:ascii="Times" w:eastAsia="宋体" w:hAnsi="Times" w:hint="eastAsia"/>
            <w:szCs w:val="21"/>
          </w:rPr>
          <w:t>加载模块用例描述</w:t>
        </w:r>
      </w:ins>
    </w:p>
    <w:p w14:paraId="1F43FDEF" w14:textId="77777777" w:rsidR="00FE5FD0" w:rsidRDefault="00FE5FD0" w:rsidP="00FE5FD0">
      <w:pPr>
        <w:pStyle w:val="13"/>
        <w:widowControl/>
        <w:numPr>
          <w:ilvl w:val="2"/>
          <w:numId w:val="1"/>
        </w:numPr>
        <w:ind w:firstLineChars="0"/>
        <w:outlineLvl w:val="2"/>
        <w:rPr>
          <w:ins w:id="1247" w:author="chunliu wang" w:date="2017-05-04T00:07:00Z"/>
          <w:rFonts w:ascii="Times" w:eastAsia="宋体" w:hAnsi="Times"/>
          <w:b/>
          <w:sz w:val="28"/>
          <w:szCs w:val="28"/>
        </w:rPr>
      </w:pPr>
      <w:bookmarkStart w:id="1248" w:name="_Toc484358834"/>
      <w:ins w:id="1249" w:author="chunliu wang" w:date="2017-05-04T00:07:00Z">
        <w:r>
          <w:rPr>
            <w:rFonts w:ascii="Times" w:eastAsia="宋体" w:hAnsi="Times" w:hint="eastAsia"/>
            <w:b/>
            <w:sz w:val="28"/>
            <w:szCs w:val="28"/>
          </w:rPr>
          <w:t>创建和调用包</w:t>
        </w:r>
        <w:bookmarkEnd w:id="1248"/>
      </w:ins>
    </w:p>
    <w:p w14:paraId="346C28A2" w14:textId="25DC2A5A" w:rsidR="00FE5FD0" w:rsidRDefault="00FE5FD0">
      <w:pPr>
        <w:widowControl/>
        <w:spacing w:line="360" w:lineRule="auto"/>
        <w:ind w:firstLineChars="200" w:firstLine="420"/>
        <w:jc w:val="left"/>
        <w:rPr>
          <w:ins w:id="1250" w:author="chunliu wang" w:date="2017-05-04T00:12:00Z"/>
          <w:noProof/>
        </w:rPr>
        <w:pPrChange w:id="1251" w:author="chunliu wang" w:date="2017-05-04T00:13:00Z">
          <w:pPr>
            <w:widowControl/>
            <w:spacing w:line="360" w:lineRule="auto"/>
            <w:ind w:firstLineChars="200" w:firstLine="420"/>
            <w:jc w:val="center"/>
          </w:pPr>
        </w:pPrChange>
      </w:pPr>
      <w:ins w:id="1252" w:author="chunliu wang" w:date="2017-05-04T00:07:00Z">
        <w:r>
          <w:rPr>
            <w:rFonts w:ascii="Times" w:eastAsia="宋体" w:hAnsi="Times" w:hint="eastAsia"/>
            <w:szCs w:val="21"/>
          </w:rPr>
          <w:t>包通常是一些模块的集合，在模块的基础上提供了更高层的抽象，相当于提供了一些固定接口的函数库。创建包时需要有一个模块，或者在创建包之后在包内创建一个新的模块。调用时依旧使用</w:t>
        </w:r>
        <w:r>
          <w:rPr>
            <w:rFonts w:ascii="Times" w:eastAsia="宋体" w:hAnsi="Times" w:hint="eastAsia"/>
            <w:szCs w:val="21"/>
          </w:rPr>
          <w:t>require</w:t>
        </w:r>
        <w:r>
          <w:rPr>
            <w:rFonts w:ascii="Times" w:eastAsia="宋体" w:hAnsi="Times" w:hint="eastAsia"/>
            <w:szCs w:val="21"/>
          </w:rPr>
          <w:t>方法来获取包的接口。创建和调用包的用例如下图</w:t>
        </w:r>
        <w:r>
          <w:rPr>
            <w:rFonts w:ascii="Times" w:eastAsia="宋体" w:hAnsi="Times"/>
            <w:szCs w:val="21"/>
          </w:rPr>
          <w:t>4</w:t>
        </w:r>
        <w:r>
          <w:rPr>
            <w:rFonts w:ascii="Times" w:eastAsia="宋体" w:hAnsi="Times" w:hint="eastAsia"/>
            <w:szCs w:val="21"/>
          </w:rPr>
          <w:t>.4</w:t>
        </w:r>
        <w:r>
          <w:rPr>
            <w:rFonts w:ascii="Times" w:eastAsia="宋体" w:hAnsi="Times" w:hint="eastAsia"/>
            <w:szCs w:val="21"/>
          </w:rPr>
          <w:t>和</w:t>
        </w:r>
      </w:ins>
      <w:ins w:id="1253" w:author="chunliu wang" w:date="2017-05-04T00:12:00Z">
        <w:r>
          <w:rPr>
            <w:rFonts w:ascii="Times" w:eastAsia="宋体" w:hAnsi="Times" w:hint="eastAsia"/>
            <w:szCs w:val="21"/>
          </w:rPr>
          <w:t>4</w:t>
        </w:r>
      </w:ins>
      <w:ins w:id="1254" w:author="chunliu wang" w:date="2017-05-04T00:07:00Z">
        <w:r>
          <w:rPr>
            <w:rFonts w:ascii="Times" w:eastAsia="宋体" w:hAnsi="Times" w:hint="eastAsia"/>
            <w:szCs w:val="21"/>
          </w:rPr>
          <w:t>.5</w:t>
        </w:r>
        <w:r>
          <w:rPr>
            <w:rFonts w:ascii="Times" w:eastAsia="宋体" w:hAnsi="Times" w:hint="eastAsia"/>
            <w:szCs w:val="21"/>
          </w:rPr>
          <w:t>所示。</w:t>
        </w:r>
        <w:r w:rsidRPr="001F03AB">
          <w:rPr>
            <w:noProof/>
          </w:rPr>
          <w:t xml:space="preserve"> </w:t>
        </w:r>
      </w:ins>
    </w:p>
    <w:p w14:paraId="0E71831C" w14:textId="09585278" w:rsidR="00FE5FD0" w:rsidRDefault="00FE5FD0">
      <w:pPr>
        <w:widowControl/>
        <w:spacing w:line="360" w:lineRule="auto"/>
        <w:jc w:val="center"/>
        <w:rPr>
          <w:ins w:id="1255" w:author="chunliu wang" w:date="2017-05-04T00:07:00Z"/>
          <w:rFonts w:ascii="Times" w:eastAsia="宋体" w:hAnsi="Times"/>
          <w:szCs w:val="21"/>
        </w:rPr>
        <w:pPrChange w:id="1256" w:author="chunliu wang" w:date="2017-05-04T00:13:00Z">
          <w:pPr>
            <w:widowControl/>
            <w:spacing w:line="360" w:lineRule="auto"/>
            <w:ind w:firstLineChars="200" w:firstLine="420"/>
            <w:jc w:val="center"/>
          </w:pPr>
        </w:pPrChange>
      </w:pPr>
      <w:ins w:id="1257" w:author="chunliu wang" w:date="2017-05-04T00:07:00Z">
        <w:r>
          <w:rPr>
            <w:noProof/>
          </w:rPr>
          <w:lastRenderedPageBreak/>
          <w:drawing>
            <wp:inline distT="0" distB="0" distL="0" distR="0" wp14:anchorId="5D464E1C" wp14:editId="6D2F708B">
              <wp:extent cx="5274310" cy="30264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6410"/>
                      </a:xfrm>
                      <a:prstGeom prst="rect">
                        <a:avLst/>
                      </a:prstGeom>
                    </pic:spPr>
                  </pic:pic>
                </a:graphicData>
              </a:graphic>
            </wp:inline>
          </w:drawing>
        </w:r>
        <w:r>
          <w:rPr>
            <w:rFonts w:ascii="Times" w:eastAsia="宋体" w:hAnsi="Times" w:hint="eastAsia"/>
            <w:szCs w:val="21"/>
          </w:rPr>
          <w:t>图</w:t>
        </w:r>
        <w:r>
          <w:rPr>
            <w:rFonts w:ascii="Times" w:eastAsia="宋体" w:hAnsi="Times" w:hint="eastAsia"/>
            <w:szCs w:val="21"/>
          </w:rPr>
          <w:t xml:space="preserve">4.4 </w:t>
        </w:r>
        <w:r>
          <w:rPr>
            <w:rFonts w:ascii="Times" w:eastAsia="宋体" w:hAnsi="Times" w:hint="eastAsia"/>
            <w:szCs w:val="21"/>
          </w:rPr>
          <w:t>创建包用例描述</w:t>
        </w:r>
      </w:ins>
    </w:p>
    <w:p w14:paraId="33BF6F03" w14:textId="77777777" w:rsidR="00FE5FD0" w:rsidRDefault="00FE5FD0" w:rsidP="00FE5FD0">
      <w:pPr>
        <w:widowControl/>
        <w:rPr>
          <w:ins w:id="1258" w:author="chunliu wang" w:date="2017-05-04T00:07:00Z"/>
          <w:rFonts w:ascii="Times" w:eastAsia="宋体" w:hAnsi="Times"/>
          <w:szCs w:val="21"/>
        </w:rPr>
      </w:pPr>
      <w:ins w:id="1259" w:author="chunliu wang" w:date="2017-05-04T00:07:00Z">
        <w:r>
          <w:rPr>
            <w:noProof/>
          </w:rPr>
          <w:drawing>
            <wp:inline distT="0" distB="0" distL="0" distR="0" wp14:anchorId="4FFD85AC" wp14:editId="4BFDF704">
              <wp:extent cx="4976291" cy="3977985"/>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6291" cy="3977985"/>
                      </a:xfrm>
                      <a:prstGeom prst="rect">
                        <a:avLst/>
                      </a:prstGeom>
                    </pic:spPr>
                  </pic:pic>
                </a:graphicData>
              </a:graphic>
            </wp:inline>
          </w:drawing>
        </w:r>
        <w:r>
          <w:rPr>
            <w:noProof/>
          </w:rPr>
          <w:t xml:space="preserve"> </w:t>
        </w:r>
      </w:ins>
    </w:p>
    <w:p w14:paraId="52129583" w14:textId="77777777" w:rsidR="00FE5FD0" w:rsidRDefault="00FE5FD0" w:rsidP="00FE5FD0">
      <w:pPr>
        <w:widowControl/>
        <w:jc w:val="center"/>
        <w:rPr>
          <w:ins w:id="1260" w:author="chunliu wang" w:date="2017-05-04T00:07:00Z"/>
          <w:rFonts w:ascii="Times" w:eastAsia="宋体" w:hAnsi="Times"/>
          <w:szCs w:val="21"/>
        </w:rPr>
      </w:pPr>
      <w:ins w:id="1261" w:author="chunliu wang" w:date="2017-05-04T00:07:00Z">
        <w:r>
          <w:rPr>
            <w:rFonts w:ascii="Times" w:eastAsia="宋体" w:hAnsi="Times" w:hint="eastAsia"/>
            <w:szCs w:val="21"/>
          </w:rPr>
          <w:t>图</w:t>
        </w:r>
        <w:r>
          <w:rPr>
            <w:rFonts w:ascii="Times" w:eastAsia="宋体" w:hAnsi="Times" w:hint="eastAsia"/>
            <w:szCs w:val="21"/>
          </w:rPr>
          <w:t xml:space="preserve">4.5 </w:t>
        </w:r>
        <w:r>
          <w:rPr>
            <w:rFonts w:ascii="Times" w:eastAsia="宋体" w:hAnsi="Times" w:hint="eastAsia"/>
            <w:szCs w:val="21"/>
          </w:rPr>
          <w:t>调用包用例描述</w:t>
        </w:r>
      </w:ins>
    </w:p>
    <w:p w14:paraId="2DFEB11C" w14:textId="77777777" w:rsidR="00FE5FD0" w:rsidRDefault="00FE5FD0" w:rsidP="00FE5FD0">
      <w:pPr>
        <w:pStyle w:val="13"/>
        <w:widowControl/>
        <w:numPr>
          <w:ilvl w:val="2"/>
          <w:numId w:val="1"/>
        </w:numPr>
        <w:ind w:firstLineChars="0"/>
        <w:outlineLvl w:val="2"/>
        <w:rPr>
          <w:ins w:id="1262" w:author="chunliu wang" w:date="2017-05-04T00:07:00Z"/>
          <w:rFonts w:ascii="Times" w:eastAsia="宋体" w:hAnsi="Times"/>
          <w:b/>
          <w:sz w:val="28"/>
          <w:szCs w:val="28"/>
        </w:rPr>
      </w:pPr>
      <w:bookmarkStart w:id="1263" w:name="_Toc484358835"/>
      <w:ins w:id="1264" w:author="chunliu wang" w:date="2017-05-04T00:07:00Z">
        <w:r>
          <w:rPr>
            <w:rFonts w:ascii="Times" w:eastAsia="宋体" w:hAnsi="Times" w:hint="eastAsia"/>
            <w:b/>
            <w:sz w:val="28"/>
            <w:szCs w:val="28"/>
          </w:rPr>
          <w:t>管理包</w:t>
        </w:r>
        <w:bookmarkEnd w:id="1263"/>
      </w:ins>
    </w:p>
    <w:p w14:paraId="1EDD55F1" w14:textId="77777777" w:rsidR="00FE5FD0" w:rsidRDefault="00FE5FD0" w:rsidP="00FE5FD0">
      <w:pPr>
        <w:widowControl/>
        <w:spacing w:line="360" w:lineRule="auto"/>
        <w:ind w:firstLineChars="200" w:firstLine="420"/>
        <w:rPr>
          <w:ins w:id="1265" w:author="chunliu wang" w:date="2017-05-04T00:07:00Z"/>
          <w:rFonts w:ascii="Times" w:eastAsia="宋体" w:hAnsi="Times"/>
          <w:szCs w:val="21"/>
        </w:rPr>
      </w:pPr>
      <w:ins w:id="1266" w:author="chunliu wang" w:date="2017-05-04T00:07:00Z">
        <w:r>
          <w:rPr>
            <w:rFonts w:ascii="Times" w:eastAsia="宋体" w:hAnsi="Times"/>
            <w:szCs w:val="21"/>
          </w:rPr>
          <w:t>N</w:t>
        </w:r>
        <w:r>
          <w:rPr>
            <w:rFonts w:ascii="Times" w:eastAsia="宋体" w:hAnsi="Times" w:hint="eastAsia"/>
            <w:szCs w:val="21"/>
          </w:rPr>
          <w:t>PM</w:t>
        </w:r>
        <w:r>
          <w:rPr>
            <w:rFonts w:ascii="Times" w:eastAsia="宋体" w:hAnsi="Times" w:hint="eastAsia"/>
            <w:szCs w:val="21"/>
          </w:rPr>
          <w:t>是</w:t>
        </w:r>
        <w:r>
          <w:rPr>
            <w:rFonts w:ascii="Times" w:eastAsia="宋体" w:hAnsi="Times" w:hint="eastAsia"/>
            <w:szCs w:val="21"/>
          </w:rPr>
          <w:t>Node.js</w:t>
        </w:r>
        <w:r>
          <w:rPr>
            <w:rFonts w:ascii="Times" w:eastAsia="宋体" w:hAnsi="Times" w:hint="eastAsia"/>
            <w:szCs w:val="21"/>
          </w:rPr>
          <w:t>发布的包管理工具，用于包的发布、传播、依赖控制。</w:t>
        </w:r>
        <w:r>
          <w:rPr>
            <w:rFonts w:ascii="Times" w:eastAsia="宋体" w:hAnsi="Times"/>
            <w:szCs w:val="21"/>
          </w:rPr>
          <w:t>NPM</w:t>
        </w:r>
        <w:r>
          <w:rPr>
            <w:rFonts w:ascii="Times" w:eastAsia="宋体" w:hAnsi="Times" w:hint="eastAsia"/>
            <w:szCs w:val="21"/>
          </w:rPr>
          <w:t>提供了命令行工具，使用户方便地下载、安装、升级、删除包，也可以让开发者发布并维护包。</w:t>
        </w:r>
      </w:ins>
    </w:p>
    <w:p w14:paraId="2C36BF11" w14:textId="77777777" w:rsidR="00FE5FD0" w:rsidRDefault="00FE5FD0" w:rsidP="00FE5FD0">
      <w:pPr>
        <w:widowControl/>
        <w:spacing w:line="360" w:lineRule="auto"/>
        <w:rPr>
          <w:ins w:id="1267" w:author="chunliu wang" w:date="2017-05-04T00:07:00Z"/>
          <w:rFonts w:ascii="Times" w:eastAsia="宋体" w:hAnsi="Times"/>
          <w:szCs w:val="21"/>
        </w:rPr>
      </w:pPr>
      <w:ins w:id="1268" w:author="chunliu wang" w:date="2017-05-04T00:07:00Z">
        <w:r>
          <w:rPr>
            <w:noProof/>
          </w:rPr>
          <w:lastRenderedPageBreak/>
          <w:drawing>
            <wp:inline distT="0" distB="0" distL="0" distR="0" wp14:anchorId="68FA44FE" wp14:editId="6435BDBB">
              <wp:extent cx="5014395" cy="3215919"/>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4395" cy="3215919"/>
                      </a:xfrm>
                      <a:prstGeom prst="rect">
                        <a:avLst/>
                      </a:prstGeom>
                    </pic:spPr>
                  </pic:pic>
                </a:graphicData>
              </a:graphic>
            </wp:inline>
          </w:drawing>
        </w:r>
        <w:r>
          <w:rPr>
            <w:rFonts w:ascii="Times" w:eastAsia="宋体" w:hAnsi="Times"/>
            <w:noProof/>
          </w:rPr>
          <w:t xml:space="preserve"> </w:t>
        </w:r>
      </w:ins>
    </w:p>
    <w:p w14:paraId="4B4CB1B6" w14:textId="77777777" w:rsidR="00FE5FD0" w:rsidRDefault="00FE5FD0" w:rsidP="00FE5FD0">
      <w:pPr>
        <w:widowControl/>
        <w:jc w:val="center"/>
        <w:rPr>
          <w:ins w:id="1269" w:author="chunliu wang" w:date="2017-05-04T00:07:00Z"/>
          <w:rFonts w:ascii="Times" w:eastAsia="宋体" w:hAnsi="Times"/>
          <w:szCs w:val="21"/>
        </w:rPr>
      </w:pPr>
      <w:ins w:id="1270"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6</w:t>
        </w:r>
        <w:r>
          <w:rPr>
            <w:rFonts w:ascii="Times" w:eastAsia="宋体" w:hAnsi="Times" w:hint="eastAsia"/>
            <w:szCs w:val="21"/>
          </w:rPr>
          <w:t xml:space="preserve"> </w:t>
        </w:r>
        <w:r>
          <w:rPr>
            <w:rFonts w:ascii="Times" w:eastAsia="宋体" w:hAnsi="Times" w:hint="eastAsia"/>
            <w:szCs w:val="21"/>
          </w:rPr>
          <w:t>包管理用例描述</w:t>
        </w:r>
      </w:ins>
    </w:p>
    <w:p w14:paraId="584A7858" w14:textId="77777777" w:rsidR="00FE5FD0" w:rsidRDefault="00FE5FD0" w:rsidP="00FE5FD0">
      <w:pPr>
        <w:pStyle w:val="13"/>
        <w:widowControl/>
        <w:numPr>
          <w:ilvl w:val="1"/>
          <w:numId w:val="1"/>
        </w:numPr>
        <w:ind w:firstLineChars="0"/>
        <w:jc w:val="left"/>
        <w:outlineLvl w:val="1"/>
        <w:rPr>
          <w:ins w:id="1271" w:author="chunliu wang" w:date="2017-05-04T00:07:00Z"/>
          <w:rFonts w:ascii="Times" w:eastAsia="宋体" w:hAnsi="Times"/>
          <w:b/>
          <w:sz w:val="32"/>
          <w:szCs w:val="32"/>
        </w:rPr>
      </w:pPr>
      <w:bookmarkStart w:id="1272" w:name="_Toc484358836"/>
      <w:ins w:id="1273" w:author="chunliu wang" w:date="2017-05-04T00:07:00Z">
        <w:r>
          <w:rPr>
            <w:rFonts w:ascii="Times" w:eastAsia="宋体" w:hAnsi="Times" w:hint="eastAsia"/>
            <w:b/>
            <w:sz w:val="32"/>
            <w:szCs w:val="32"/>
          </w:rPr>
          <w:t>网络通信</w:t>
        </w:r>
        <w:bookmarkEnd w:id="1272"/>
      </w:ins>
    </w:p>
    <w:p w14:paraId="3BF7B105" w14:textId="77777777" w:rsidR="00FE5FD0" w:rsidRDefault="00FE5FD0" w:rsidP="00FE5FD0">
      <w:pPr>
        <w:widowControl/>
        <w:spacing w:line="360" w:lineRule="auto"/>
        <w:ind w:firstLineChars="200" w:firstLine="420"/>
        <w:jc w:val="left"/>
        <w:rPr>
          <w:ins w:id="1274" w:author="chunliu wang" w:date="2017-05-04T00:07:00Z"/>
          <w:rFonts w:ascii="Times" w:eastAsia="宋体" w:hAnsi="Times"/>
          <w:szCs w:val="21"/>
        </w:rPr>
      </w:pPr>
      <w:ins w:id="1275" w:author="chunliu wang" w:date="2017-05-04T00:07:00Z">
        <w:r>
          <w:rPr>
            <w:rFonts w:ascii="Times" w:eastAsia="宋体" w:hAnsi="Times" w:hint="eastAsia"/>
            <w:szCs w:val="21"/>
          </w:rPr>
          <w:t>在使用</w:t>
        </w:r>
        <w:r>
          <w:rPr>
            <w:rFonts w:ascii="Times" w:eastAsia="宋体" w:hAnsi="Times" w:hint="eastAsia"/>
            <w:szCs w:val="21"/>
          </w:rPr>
          <w:t>PHP</w:t>
        </w:r>
        <w:r>
          <w:rPr>
            <w:rFonts w:ascii="Times" w:eastAsia="宋体" w:hAnsi="Times" w:hint="eastAsia"/>
            <w:szCs w:val="21"/>
          </w:rPr>
          <w:t>等脚本语言开发网站时，必须先搭建一个</w:t>
        </w:r>
        <w:r>
          <w:rPr>
            <w:rFonts w:ascii="Times" w:eastAsia="宋体" w:hAnsi="Times" w:cs="Times New Roman" w:hint="eastAsia"/>
            <w:szCs w:val="21"/>
          </w:rPr>
          <w:t>Apache</w:t>
        </w:r>
        <w:r>
          <w:rPr>
            <w:rFonts w:ascii="Times" w:eastAsia="宋体" w:hAnsi="Times" w:hint="eastAsia"/>
            <w:szCs w:val="21"/>
          </w:rPr>
          <w:t>之类的</w:t>
        </w:r>
        <w:r>
          <w:rPr>
            <w:rFonts w:ascii="Times" w:eastAsia="宋体" w:hAnsi="Times" w:hint="eastAsia"/>
            <w:szCs w:val="21"/>
          </w:rPr>
          <w:t>HTTP</w:t>
        </w:r>
        <w:r>
          <w:rPr>
            <w:rFonts w:ascii="Times" w:eastAsia="宋体" w:hAnsi="Times" w:hint="eastAsia"/>
            <w:szCs w:val="21"/>
          </w:rPr>
          <w:t>服务器，然后通过</w:t>
        </w:r>
        <w:r>
          <w:rPr>
            <w:rFonts w:ascii="Times" w:eastAsia="宋体" w:hAnsi="Times" w:hint="eastAsia"/>
            <w:szCs w:val="21"/>
          </w:rPr>
          <w:t>HTTP</w:t>
        </w:r>
        <w:r>
          <w:rPr>
            <w:rFonts w:ascii="Times" w:eastAsia="宋体" w:hAnsi="Times" w:hint="eastAsia"/>
            <w:szCs w:val="21"/>
          </w:rPr>
          <w:t>服务器的模块加载或</w:t>
        </w:r>
        <w:r>
          <w:rPr>
            <w:rFonts w:ascii="Times" w:eastAsia="宋体" w:hAnsi="Times" w:hint="eastAsia"/>
            <w:szCs w:val="21"/>
          </w:rPr>
          <w:t>CGI</w:t>
        </w:r>
        <w:r>
          <w:rPr>
            <w:rFonts w:ascii="Times" w:eastAsia="宋体" w:hAnsi="Times" w:hint="eastAsia"/>
            <w:szCs w:val="21"/>
          </w:rPr>
          <w:t>调用，才能将</w:t>
        </w:r>
        <w:r>
          <w:rPr>
            <w:rFonts w:ascii="Times" w:eastAsia="宋体" w:hAnsi="Times" w:hint="eastAsia"/>
            <w:szCs w:val="21"/>
          </w:rPr>
          <w:t>PHP</w:t>
        </w:r>
        <w:r>
          <w:rPr>
            <w:rFonts w:ascii="Times" w:eastAsia="宋体" w:hAnsi="Times" w:hint="eastAsia"/>
            <w:szCs w:val="21"/>
          </w:rPr>
          <w:t>脚本执行结果呈现给用户。这种调用方式打破了过去</w:t>
        </w:r>
        <w:r>
          <w:rPr>
            <w:rFonts w:ascii="Times" w:eastAsia="宋体" w:hAnsi="Times" w:hint="eastAsia"/>
            <w:szCs w:val="21"/>
          </w:rPr>
          <w:t>js</w:t>
        </w:r>
        <w:r>
          <w:rPr>
            <w:rFonts w:ascii="Times" w:eastAsia="宋体" w:hAnsi="Times" w:hint="eastAsia"/>
            <w:szCs w:val="21"/>
          </w:rPr>
          <w:t>只能在浏览器运行的局面，前后端实现了统一。</w:t>
        </w:r>
        <w:r>
          <w:rPr>
            <w:rFonts w:ascii="Times" w:eastAsia="宋体" w:hAnsi="Times" w:cs="Times New Roman" w:hint="eastAsia"/>
            <w:szCs w:val="21"/>
          </w:rPr>
          <w:t>Node.js</w:t>
        </w:r>
        <w:r>
          <w:rPr>
            <w:rFonts w:ascii="Times" w:eastAsia="宋体" w:hAnsi="Times" w:hint="eastAsia"/>
            <w:szCs w:val="21"/>
          </w:rPr>
          <w:t>提供了</w:t>
        </w:r>
        <w:r>
          <w:rPr>
            <w:rFonts w:ascii="Times" w:eastAsia="宋体" w:hAnsi="Times" w:cs="Times New Roman" w:hint="eastAsia"/>
            <w:szCs w:val="21"/>
          </w:rPr>
          <w:t>net</w:t>
        </w:r>
        <w:r>
          <w:rPr>
            <w:rFonts w:ascii="Times" w:eastAsia="宋体" w:hAnsi="Times" w:cs="Times New Roman" w:hint="eastAsia"/>
            <w:szCs w:val="21"/>
          </w:rPr>
          <w:t>、</w:t>
        </w:r>
        <w:r>
          <w:rPr>
            <w:rFonts w:ascii="Times" w:eastAsia="宋体" w:hAnsi="Times" w:cs="Times New Roman" w:hint="eastAsia"/>
            <w:szCs w:val="21"/>
          </w:rPr>
          <w:t>dgram</w:t>
        </w:r>
        <w:r>
          <w:rPr>
            <w:rFonts w:ascii="Times" w:eastAsia="宋体" w:hAnsi="Times" w:cs="Times New Roman" w:hint="eastAsia"/>
            <w:szCs w:val="21"/>
          </w:rPr>
          <w:t>、</w:t>
        </w:r>
        <w:r>
          <w:rPr>
            <w:rFonts w:ascii="Times" w:eastAsia="宋体" w:hAnsi="Times" w:cs="Times New Roman" w:hint="eastAsia"/>
            <w:szCs w:val="21"/>
          </w:rPr>
          <w:t>http</w:t>
        </w:r>
        <w:r>
          <w:rPr>
            <w:rFonts w:ascii="Times" w:eastAsia="宋体" w:hAnsi="Times" w:cs="Times New Roman" w:hint="eastAsia"/>
            <w:szCs w:val="21"/>
          </w:rPr>
          <w:t>、</w:t>
        </w:r>
        <w:r>
          <w:rPr>
            <w:rFonts w:ascii="Times" w:eastAsia="宋体" w:hAnsi="Times" w:cs="Times New Roman" w:hint="eastAsia"/>
            <w:szCs w:val="21"/>
          </w:rPr>
          <w:t>https</w:t>
        </w:r>
        <w:r>
          <w:rPr>
            <w:rFonts w:ascii="Times" w:eastAsia="宋体" w:hAnsi="Times" w:hint="eastAsia"/>
            <w:szCs w:val="21"/>
          </w:rPr>
          <w:t>这</w:t>
        </w:r>
        <w:r>
          <w:rPr>
            <w:rFonts w:ascii="Times" w:eastAsia="宋体" w:hAnsi="Times" w:hint="eastAsia"/>
            <w:szCs w:val="21"/>
          </w:rPr>
          <w:t>4</w:t>
        </w:r>
        <w:r>
          <w:rPr>
            <w:rFonts w:ascii="Times" w:eastAsia="宋体" w:hAnsi="Times" w:hint="eastAsia"/>
            <w:szCs w:val="21"/>
          </w:rPr>
          <w:t>个模块，分别用于处理</w:t>
        </w:r>
        <w:r>
          <w:rPr>
            <w:rFonts w:ascii="Times" w:eastAsia="宋体" w:hAnsi="Times" w:cs="Times New Roman" w:hint="eastAsia"/>
            <w:szCs w:val="21"/>
          </w:rPr>
          <w:t>TCP</w:t>
        </w:r>
        <w:r>
          <w:rPr>
            <w:rFonts w:ascii="Times" w:eastAsia="宋体" w:hAnsi="Times" w:cs="Times New Roman" w:hint="eastAsia"/>
            <w:szCs w:val="21"/>
          </w:rPr>
          <w:t>、</w:t>
        </w:r>
        <w:r>
          <w:rPr>
            <w:rFonts w:ascii="Times" w:eastAsia="宋体" w:hAnsi="Times" w:cs="Times New Roman" w:hint="eastAsia"/>
            <w:szCs w:val="21"/>
          </w:rPr>
          <w:t>UDP</w:t>
        </w:r>
        <w:r>
          <w:rPr>
            <w:rFonts w:ascii="Times" w:eastAsia="宋体" w:hAnsi="Times" w:cs="Times New Roman" w:hint="eastAsia"/>
            <w:szCs w:val="21"/>
          </w:rPr>
          <w:t>、</w:t>
        </w:r>
        <w:r>
          <w:rPr>
            <w:rFonts w:ascii="Times" w:eastAsia="宋体" w:hAnsi="Times" w:cs="Times New Roman" w:hint="eastAsia"/>
            <w:szCs w:val="21"/>
          </w:rPr>
          <w:t>HTTP</w:t>
        </w:r>
        <w:r>
          <w:rPr>
            <w:rFonts w:ascii="Times" w:eastAsia="宋体" w:hAnsi="Times" w:cs="Times New Roman" w:hint="eastAsia"/>
            <w:szCs w:val="21"/>
          </w:rPr>
          <w:t>、</w:t>
        </w:r>
        <w:r>
          <w:rPr>
            <w:rFonts w:ascii="Times" w:eastAsia="宋体" w:hAnsi="Times" w:cs="Times New Roman" w:hint="eastAsia"/>
            <w:szCs w:val="21"/>
          </w:rPr>
          <w:t>HTTPS</w:t>
        </w:r>
        <w:r>
          <w:rPr>
            <w:rFonts w:ascii="Times" w:eastAsia="宋体" w:hAnsi="Times" w:hint="eastAsia"/>
            <w:szCs w:val="21"/>
          </w:rPr>
          <w:t>，适用于服务端和客户端。</w:t>
        </w:r>
      </w:ins>
    </w:p>
    <w:p w14:paraId="284ED99F" w14:textId="77777777" w:rsidR="00FE5FD0" w:rsidRDefault="00FE5FD0" w:rsidP="00FE5FD0">
      <w:pPr>
        <w:widowControl/>
        <w:spacing w:line="360" w:lineRule="auto"/>
        <w:jc w:val="center"/>
        <w:rPr>
          <w:ins w:id="1276" w:author="chunliu wang" w:date="2017-05-04T00:07:00Z"/>
          <w:rFonts w:ascii="Times" w:eastAsia="宋体" w:hAnsi="Times"/>
          <w:szCs w:val="21"/>
        </w:rPr>
      </w:pPr>
      <w:ins w:id="1277" w:author="chunliu wang" w:date="2017-05-04T00:07:00Z">
        <w:r>
          <w:rPr>
            <w:noProof/>
          </w:rPr>
          <w:drawing>
            <wp:inline distT="0" distB="0" distL="0" distR="0" wp14:anchorId="7CBC99A1" wp14:editId="6A5EA880">
              <wp:extent cx="4905375" cy="3133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3133725"/>
                      </a:xfrm>
                      <a:prstGeom prst="rect">
                        <a:avLst/>
                      </a:prstGeom>
                    </pic:spPr>
                  </pic:pic>
                </a:graphicData>
              </a:graphic>
            </wp:inline>
          </w:drawing>
        </w:r>
      </w:ins>
    </w:p>
    <w:p w14:paraId="73FF6334" w14:textId="77777777" w:rsidR="00FE5FD0" w:rsidRDefault="00FE5FD0" w:rsidP="00FE5FD0">
      <w:pPr>
        <w:widowControl/>
        <w:ind w:firstLineChars="200" w:firstLine="420"/>
        <w:jc w:val="center"/>
        <w:rPr>
          <w:ins w:id="1278" w:author="chunliu wang" w:date="2017-05-04T00:07:00Z"/>
          <w:rFonts w:ascii="Times" w:eastAsia="宋体" w:hAnsi="Times"/>
          <w:szCs w:val="21"/>
        </w:rPr>
      </w:pPr>
      <w:ins w:id="1279"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7</w:t>
        </w:r>
        <w:r>
          <w:rPr>
            <w:rFonts w:ascii="Times" w:eastAsia="宋体" w:hAnsi="Times" w:hint="eastAsia"/>
            <w:szCs w:val="21"/>
          </w:rPr>
          <w:t xml:space="preserve"> </w:t>
        </w:r>
        <w:r>
          <w:rPr>
            <w:rFonts w:ascii="Times" w:eastAsia="宋体" w:hAnsi="Times" w:hint="eastAsia"/>
            <w:szCs w:val="21"/>
          </w:rPr>
          <w:t>创建服务器用例图</w:t>
        </w:r>
      </w:ins>
    </w:p>
    <w:p w14:paraId="278DB5CE" w14:textId="77777777" w:rsidR="00FE5FD0" w:rsidRDefault="00FE5FD0" w:rsidP="00FE5FD0">
      <w:pPr>
        <w:pStyle w:val="13"/>
        <w:widowControl/>
        <w:numPr>
          <w:ilvl w:val="2"/>
          <w:numId w:val="1"/>
        </w:numPr>
        <w:ind w:firstLineChars="0"/>
        <w:jc w:val="left"/>
        <w:outlineLvl w:val="2"/>
        <w:rPr>
          <w:ins w:id="1280" w:author="chunliu wang" w:date="2017-05-04T00:07:00Z"/>
          <w:rFonts w:ascii="Times" w:eastAsia="宋体" w:hAnsi="Times"/>
          <w:b/>
          <w:sz w:val="28"/>
          <w:szCs w:val="28"/>
        </w:rPr>
      </w:pPr>
      <w:bookmarkStart w:id="1281" w:name="_Toc484358837"/>
      <w:ins w:id="1282" w:author="chunliu wang" w:date="2017-05-04T00:07:00Z">
        <w:r>
          <w:rPr>
            <w:rFonts w:ascii="Times" w:eastAsia="宋体" w:hAnsi="Times" w:hint="eastAsia"/>
            <w:b/>
            <w:sz w:val="28"/>
            <w:szCs w:val="28"/>
          </w:rPr>
          <w:lastRenderedPageBreak/>
          <w:t>构建</w:t>
        </w:r>
        <w:r>
          <w:rPr>
            <w:rFonts w:ascii="Times" w:eastAsia="宋体" w:hAnsi="Times" w:hint="eastAsia"/>
            <w:b/>
            <w:sz w:val="28"/>
            <w:szCs w:val="28"/>
          </w:rPr>
          <w:t>TCP</w:t>
        </w:r>
        <w:r>
          <w:rPr>
            <w:rFonts w:ascii="Times" w:eastAsia="宋体" w:hAnsi="Times" w:hint="eastAsia"/>
            <w:b/>
            <w:sz w:val="28"/>
            <w:szCs w:val="28"/>
          </w:rPr>
          <w:t>服务器</w:t>
        </w:r>
        <w:bookmarkEnd w:id="1281"/>
      </w:ins>
    </w:p>
    <w:p w14:paraId="028479AE" w14:textId="77777777" w:rsidR="00FE5FD0" w:rsidRDefault="00FE5FD0" w:rsidP="00FE5FD0">
      <w:pPr>
        <w:widowControl/>
        <w:spacing w:line="360" w:lineRule="auto"/>
        <w:ind w:firstLineChars="200" w:firstLine="420"/>
        <w:jc w:val="left"/>
        <w:rPr>
          <w:ins w:id="1283" w:author="chunliu wang" w:date="2017-05-04T00:07:00Z"/>
          <w:rFonts w:ascii="Times" w:eastAsia="宋体" w:hAnsi="Times"/>
          <w:szCs w:val="21"/>
        </w:rPr>
      </w:pPr>
      <w:ins w:id="1284" w:author="chunliu wang" w:date="2017-05-04T00:07:00Z">
        <w:r>
          <w:rPr>
            <w:rFonts w:ascii="Times" w:eastAsia="宋体" w:hAnsi="Times" w:hint="eastAsia"/>
            <w:szCs w:val="21"/>
          </w:rPr>
          <w:t>通过</w:t>
        </w:r>
        <w:r>
          <w:rPr>
            <w:rFonts w:ascii="Times" w:eastAsia="宋体" w:hAnsi="Times" w:cs="Times New Roman" w:hint="eastAsia"/>
            <w:szCs w:val="21"/>
          </w:rPr>
          <w:t>net.createServer(listener)</w:t>
        </w:r>
        <w:r>
          <w:rPr>
            <w:rFonts w:ascii="Times" w:eastAsia="宋体" w:hAnsi="Times" w:hint="eastAsia"/>
            <w:szCs w:val="21"/>
          </w:rPr>
          <w:t>即可创建一个</w:t>
        </w:r>
        <w:r>
          <w:rPr>
            <w:rFonts w:ascii="Times" w:eastAsia="宋体" w:hAnsi="Times" w:hint="eastAsia"/>
            <w:szCs w:val="21"/>
          </w:rPr>
          <w:t>TCP</w:t>
        </w:r>
        <w:r>
          <w:rPr>
            <w:rFonts w:ascii="Times" w:eastAsia="宋体" w:hAnsi="Times" w:hint="eastAsia"/>
            <w:szCs w:val="21"/>
          </w:rPr>
          <w:t>服务器，</w:t>
        </w:r>
        <w:r>
          <w:rPr>
            <w:rFonts w:ascii="Times" w:eastAsia="宋体" w:hAnsi="Times" w:cs="Times New Roman" w:hint="eastAsia"/>
            <w:szCs w:val="21"/>
          </w:rPr>
          <w:t>listener</w:t>
        </w:r>
        <w:r>
          <w:rPr>
            <w:rFonts w:ascii="Times" w:eastAsia="宋体" w:hAnsi="Times" w:hint="eastAsia"/>
            <w:szCs w:val="21"/>
          </w:rPr>
          <w:t>是连接事件</w:t>
        </w:r>
        <w:r>
          <w:rPr>
            <w:rFonts w:ascii="Times" w:eastAsia="宋体" w:hAnsi="Times" w:cs="Times New Roman" w:hint="eastAsia"/>
            <w:szCs w:val="21"/>
          </w:rPr>
          <w:t>connection</w:t>
        </w:r>
        <w:r>
          <w:rPr>
            <w:rFonts w:ascii="Times" w:eastAsia="宋体" w:hAnsi="Times" w:hint="eastAsia"/>
            <w:szCs w:val="21"/>
          </w:rPr>
          <w:t>的侦听器。服务器可以同时和多个客户端保持连接，</w:t>
        </w:r>
        <w:r>
          <w:rPr>
            <w:rFonts w:ascii="Times" w:eastAsia="宋体" w:hAnsi="Times" w:cs="Times New Roman" w:hint="eastAsia"/>
            <w:szCs w:val="21"/>
          </w:rPr>
          <w:t>stream</w:t>
        </w:r>
        <w:r>
          <w:rPr>
            <w:rFonts w:ascii="Times" w:eastAsia="宋体" w:hAnsi="Times" w:hint="eastAsia"/>
            <w:szCs w:val="21"/>
          </w:rPr>
          <w:t>对象用于服务器端和客户端的通信。</w:t>
        </w:r>
      </w:ins>
    </w:p>
    <w:p w14:paraId="2F3CB385" w14:textId="77777777" w:rsidR="00FE5FD0" w:rsidRDefault="00FE5FD0" w:rsidP="00FE5FD0">
      <w:pPr>
        <w:widowControl/>
        <w:spacing w:line="360" w:lineRule="auto"/>
        <w:ind w:firstLineChars="200" w:firstLine="420"/>
        <w:jc w:val="left"/>
        <w:rPr>
          <w:ins w:id="1285" w:author="chunliu wang" w:date="2017-05-04T00:07:00Z"/>
          <w:rFonts w:ascii="Times" w:eastAsia="宋体" w:hAnsi="Times"/>
          <w:sz w:val="24"/>
          <w:szCs w:val="24"/>
        </w:rPr>
      </w:pPr>
      <w:ins w:id="1286" w:author="chunliu wang" w:date="2017-05-04T00:07:00Z">
        <w:r w:rsidRPr="001F03AB">
          <w:rPr>
            <w:noProof/>
          </w:rPr>
          <w:t xml:space="preserve"> </w:t>
        </w:r>
        <w:r>
          <w:rPr>
            <w:noProof/>
          </w:rPr>
          <w:drawing>
            <wp:inline distT="0" distB="0" distL="0" distR="0" wp14:anchorId="4C732FCF" wp14:editId="79FDF4F5">
              <wp:extent cx="5274310" cy="30676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67685"/>
                      </a:xfrm>
                      <a:prstGeom prst="rect">
                        <a:avLst/>
                      </a:prstGeom>
                    </pic:spPr>
                  </pic:pic>
                </a:graphicData>
              </a:graphic>
            </wp:inline>
          </w:drawing>
        </w:r>
      </w:ins>
    </w:p>
    <w:p w14:paraId="46BFCEB5" w14:textId="77777777" w:rsidR="00FE5FD0" w:rsidRDefault="00FE5FD0" w:rsidP="00FE5FD0">
      <w:pPr>
        <w:widowControl/>
        <w:ind w:firstLineChars="200" w:firstLine="420"/>
        <w:jc w:val="center"/>
        <w:rPr>
          <w:ins w:id="1287" w:author="chunliu wang" w:date="2017-05-04T00:07:00Z"/>
          <w:rFonts w:ascii="Times" w:eastAsia="宋体" w:hAnsi="Times"/>
          <w:szCs w:val="21"/>
        </w:rPr>
      </w:pPr>
      <w:ins w:id="1288"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8</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TCP</w:t>
        </w:r>
        <w:r>
          <w:rPr>
            <w:rFonts w:ascii="Times" w:eastAsia="宋体" w:hAnsi="Times" w:hint="eastAsia"/>
            <w:szCs w:val="21"/>
          </w:rPr>
          <w:t>服务器用例描述</w:t>
        </w:r>
      </w:ins>
    </w:p>
    <w:p w14:paraId="4769DAFB" w14:textId="77777777" w:rsidR="00FE5FD0" w:rsidRDefault="00FE5FD0" w:rsidP="00FE5FD0">
      <w:pPr>
        <w:pStyle w:val="13"/>
        <w:widowControl/>
        <w:numPr>
          <w:ilvl w:val="2"/>
          <w:numId w:val="1"/>
        </w:numPr>
        <w:ind w:firstLineChars="0"/>
        <w:jc w:val="left"/>
        <w:outlineLvl w:val="2"/>
        <w:rPr>
          <w:ins w:id="1289" w:author="chunliu wang" w:date="2017-05-04T00:07:00Z"/>
          <w:rFonts w:ascii="Times" w:eastAsia="宋体" w:hAnsi="Times"/>
          <w:b/>
          <w:sz w:val="28"/>
          <w:szCs w:val="28"/>
        </w:rPr>
      </w:pPr>
      <w:bookmarkStart w:id="1290" w:name="_Toc484358838"/>
      <w:ins w:id="1291" w:author="chunliu wang" w:date="2017-05-04T00:07:00Z">
        <w:r>
          <w:rPr>
            <w:rFonts w:ascii="Times" w:eastAsia="宋体" w:hAnsi="Times" w:hint="eastAsia"/>
            <w:b/>
            <w:sz w:val="28"/>
            <w:szCs w:val="28"/>
          </w:rPr>
          <w:t>构建</w:t>
        </w:r>
        <w:r>
          <w:rPr>
            <w:rFonts w:ascii="Times" w:eastAsia="宋体" w:hAnsi="Times" w:hint="eastAsia"/>
            <w:b/>
            <w:sz w:val="28"/>
            <w:szCs w:val="28"/>
          </w:rPr>
          <w:t>UDP</w:t>
        </w:r>
        <w:r>
          <w:rPr>
            <w:rFonts w:ascii="Times" w:eastAsia="宋体" w:hAnsi="Times" w:hint="eastAsia"/>
            <w:b/>
            <w:sz w:val="28"/>
            <w:szCs w:val="28"/>
          </w:rPr>
          <w:t>服务器</w:t>
        </w:r>
        <w:bookmarkEnd w:id="1290"/>
      </w:ins>
    </w:p>
    <w:p w14:paraId="4302B83C" w14:textId="77777777" w:rsidR="00FE5FD0" w:rsidRDefault="00FE5FD0" w:rsidP="00FE5FD0">
      <w:pPr>
        <w:widowControl/>
        <w:spacing w:line="360" w:lineRule="auto"/>
        <w:ind w:firstLineChars="200" w:firstLine="420"/>
        <w:jc w:val="left"/>
        <w:rPr>
          <w:ins w:id="1292" w:author="chunliu wang" w:date="2017-05-04T00:07:00Z"/>
          <w:rFonts w:ascii="Times" w:eastAsia="宋体" w:hAnsi="Times"/>
          <w:szCs w:val="21"/>
        </w:rPr>
      </w:pPr>
      <w:ins w:id="1293" w:author="chunliu wang" w:date="2017-05-04T00:07:00Z">
        <w:r>
          <w:rPr>
            <w:rFonts w:ascii="Times" w:eastAsia="宋体" w:hAnsi="Times" w:hint="eastAsia"/>
            <w:szCs w:val="21"/>
          </w:rPr>
          <w:t>通过</w:t>
        </w:r>
        <w:r>
          <w:rPr>
            <w:rFonts w:ascii="Times" w:eastAsia="宋体" w:hAnsi="Times" w:cs="Times New Roman" w:hint="eastAsia"/>
            <w:szCs w:val="21"/>
          </w:rPr>
          <w:t>dgram.createSocket(</w:t>
        </w:r>
        <w:r>
          <w:rPr>
            <w:rFonts w:ascii="Times" w:eastAsia="宋体" w:hAnsi="Times" w:cs="Times New Roman" w:hint="eastAsia"/>
            <w:szCs w:val="21"/>
          </w:rPr>
          <w:t>“</w:t>
        </w:r>
        <w:r>
          <w:rPr>
            <w:rFonts w:ascii="Times" w:eastAsia="宋体" w:hAnsi="Times" w:cs="Times New Roman" w:hint="eastAsia"/>
            <w:szCs w:val="21"/>
          </w:rPr>
          <w:t>Udp4</w:t>
        </w:r>
        <w:r>
          <w:rPr>
            <w:rFonts w:ascii="Times" w:eastAsia="宋体" w:hAnsi="Times" w:cs="Times New Roman" w:hint="eastAsia"/>
            <w:szCs w:val="21"/>
          </w:rPr>
          <w:t>”</w:t>
        </w:r>
        <w:r>
          <w:rPr>
            <w:rFonts w:ascii="Times" w:eastAsia="宋体" w:hAnsi="Times" w:cs="Times New Roman" w:hint="eastAsia"/>
            <w:szCs w:val="21"/>
          </w:rPr>
          <w:t>)</w:t>
        </w:r>
        <w:r>
          <w:rPr>
            <w:rFonts w:ascii="Times" w:eastAsia="宋体" w:hAnsi="Times" w:hint="eastAsia"/>
            <w:szCs w:val="21"/>
          </w:rPr>
          <w:t>即可创建</w:t>
        </w:r>
        <w:r>
          <w:rPr>
            <w:rFonts w:ascii="Times" w:eastAsia="宋体" w:hAnsi="Times" w:hint="eastAsia"/>
            <w:szCs w:val="21"/>
          </w:rPr>
          <w:t>UDP</w:t>
        </w:r>
        <w:r>
          <w:rPr>
            <w:rFonts w:ascii="Times" w:eastAsia="宋体" w:hAnsi="Times" w:hint="eastAsia"/>
            <w:szCs w:val="21"/>
          </w:rPr>
          <w:t>套接字。若想让</w:t>
        </w:r>
        <w:r>
          <w:rPr>
            <w:rFonts w:ascii="Times" w:eastAsia="宋体" w:hAnsi="Times" w:hint="eastAsia"/>
            <w:szCs w:val="21"/>
          </w:rPr>
          <w:t>UDP</w:t>
        </w:r>
        <w:r>
          <w:rPr>
            <w:rFonts w:ascii="Times" w:eastAsia="宋体" w:hAnsi="Times" w:hint="eastAsia"/>
            <w:szCs w:val="21"/>
          </w:rPr>
          <w:t>套接字接收网络消息，只需要调用</w:t>
        </w:r>
        <w:r>
          <w:rPr>
            <w:rFonts w:ascii="Times" w:eastAsia="宋体" w:hAnsi="Times" w:cs="Times New Roman" w:hint="eastAsia"/>
            <w:szCs w:val="21"/>
          </w:rPr>
          <w:t>dgram.bind()</w:t>
        </w:r>
        <w:r>
          <w:rPr>
            <w:rFonts w:ascii="Times" w:eastAsia="宋体" w:hAnsi="Times" w:hint="eastAsia"/>
            <w:szCs w:val="21"/>
          </w:rPr>
          <w:t>方法对网卡和端口进行绑定即可，这就完成了</w:t>
        </w:r>
        <w:r>
          <w:rPr>
            <w:rFonts w:ascii="Times" w:eastAsia="宋体" w:hAnsi="Times" w:hint="eastAsia"/>
            <w:szCs w:val="21"/>
          </w:rPr>
          <w:t>UDP</w:t>
        </w:r>
        <w:r>
          <w:rPr>
            <w:rFonts w:ascii="Times" w:eastAsia="宋体" w:hAnsi="Times" w:hint="eastAsia"/>
            <w:szCs w:val="21"/>
          </w:rPr>
          <w:t>服务器端的创建。以后我们可以创建一个客户端和服务器端进行对话。</w:t>
        </w:r>
      </w:ins>
    </w:p>
    <w:p w14:paraId="5A62A299" w14:textId="77777777" w:rsidR="00FE5FD0" w:rsidRDefault="00FE5FD0" w:rsidP="00FE5FD0">
      <w:pPr>
        <w:widowControl/>
        <w:spacing w:line="360" w:lineRule="auto"/>
        <w:jc w:val="left"/>
        <w:rPr>
          <w:ins w:id="1294" w:author="chunliu wang" w:date="2017-05-04T00:07:00Z"/>
          <w:rFonts w:ascii="Times" w:eastAsia="宋体" w:hAnsi="Times"/>
          <w:sz w:val="24"/>
          <w:szCs w:val="24"/>
        </w:rPr>
      </w:pPr>
      <w:ins w:id="1295" w:author="chunliu wang" w:date="2017-05-04T00:07:00Z">
        <w:r>
          <w:rPr>
            <w:noProof/>
          </w:rPr>
          <w:lastRenderedPageBreak/>
          <w:drawing>
            <wp:inline distT="0" distB="0" distL="0" distR="0" wp14:anchorId="1EAB5643" wp14:editId="2E191A8A">
              <wp:extent cx="5274310" cy="36906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90620"/>
                      </a:xfrm>
                      <a:prstGeom prst="rect">
                        <a:avLst/>
                      </a:prstGeom>
                    </pic:spPr>
                  </pic:pic>
                </a:graphicData>
              </a:graphic>
            </wp:inline>
          </w:drawing>
        </w:r>
      </w:ins>
    </w:p>
    <w:p w14:paraId="1504A864" w14:textId="77777777" w:rsidR="00FE5FD0" w:rsidRDefault="00FE5FD0" w:rsidP="00FE5FD0">
      <w:pPr>
        <w:widowControl/>
        <w:ind w:firstLineChars="200" w:firstLine="420"/>
        <w:jc w:val="center"/>
        <w:rPr>
          <w:ins w:id="1296" w:author="chunliu wang" w:date="2017-05-04T00:07:00Z"/>
          <w:rFonts w:ascii="Times" w:eastAsia="宋体" w:hAnsi="Times"/>
          <w:szCs w:val="21"/>
        </w:rPr>
      </w:pPr>
      <w:ins w:id="1297" w:author="chunliu wang" w:date="2017-05-04T00:07:00Z">
        <w:r>
          <w:rPr>
            <w:rFonts w:ascii="Times" w:eastAsia="宋体" w:hAnsi="Times" w:hint="eastAsia"/>
            <w:szCs w:val="21"/>
          </w:rPr>
          <w:t>图</w:t>
        </w:r>
        <w:r>
          <w:rPr>
            <w:rFonts w:ascii="Times" w:eastAsia="宋体" w:hAnsi="Times" w:hint="eastAsia"/>
            <w:szCs w:val="21"/>
          </w:rPr>
          <w:t xml:space="preserve">4.9  </w:t>
        </w:r>
        <w:r>
          <w:rPr>
            <w:rFonts w:ascii="Times" w:eastAsia="宋体" w:hAnsi="Times" w:hint="eastAsia"/>
            <w:szCs w:val="21"/>
          </w:rPr>
          <w:t>构建</w:t>
        </w:r>
        <w:r>
          <w:rPr>
            <w:rFonts w:ascii="Times" w:eastAsia="宋体" w:hAnsi="Times" w:hint="eastAsia"/>
            <w:szCs w:val="21"/>
          </w:rPr>
          <w:t>UDP</w:t>
        </w:r>
        <w:r>
          <w:rPr>
            <w:rFonts w:ascii="Times" w:eastAsia="宋体" w:hAnsi="Times" w:hint="eastAsia"/>
            <w:szCs w:val="21"/>
          </w:rPr>
          <w:t>服务器用例描述</w:t>
        </w:r>
      </w:ins>
    </w:p>
    <w:p w14:paraId="6EBCD1E0" w14:textId="77777777" w:rsidR="00FE5FD0" w:rsidRDefault="00FE5FD0" w:rsidP="00FE5FD0">
      <w:pPr>
        <w:pStyle w:val="13"/>
        <w:widowControl/>
        <w:numPr>
          <w:ilvl w:val="2"/>
          <w:numId w:val="1"/>
        </w:numPr>
        <w:ind w:firstLineChars="0"/>
        <w:jc w:val="left"/>
        <w:outlineLvl w:val="2"/>
        <w:rPr>
          <w:ins w:id="1298" w:author="chunliu wang" w:date="2017-05-04T00:07:00Z"/>
          <w:rFonts w:ascii="Times" w:eastAsia="宋体" w:hAnsi="Times"/>
          <w:b/>
          <w:sz w:val="28"/>
          <w:szCs w:val="28"/>
        </w:rPr>
      </w:pPr>
      <w:bookmarkStart w:id="1299" w:name="_Toc484358839"/>
      <w:ins w:id="1300" w:author="chunliu wang" w:date="2017-05-04T00:07:00Z">
        <w:r>
          <w:rPr>
            <w:rFonts w:ascii="Times" w:eastAsia="宋体" w:hAnsi="Times" w:hint="eastAsia"/>
            <w:b/>
            <w:sz w:val="28"/>
            <w:szCs w:val="28"/>
          </w:rPr>
          <w:t>构建</w:t>
        </w:r>
        <w:r>
          <w:rPr>
            <w:rFonts w:ascii="Times" w:eastAsia="宋体" w:hAnsi="Times" w:hint="eastAsia"/>
            <w:b/>
            <w:sz w:val="28"/>
            <w:szCs w:val="28"/>
          </w:rPr>
          <w:t>HTTP</w:t>
        </w:r>
        <w:r>
          <w:rPr>
            <w:rFonts w:ascii="Times" w:eastAsia="宋体" w:hAnsi="Times" w:hint="eastAsia"/>
            <w:b/>
            <w:sz w:val="28"/>
            <w:szCs w:val="28"/>
          </w:rPr>
          <w:t>服务器</w:t>
        </w:r>
        <w:bookmarkEnd w:id="1299"/>
      </w:ins>
    </w:p>
    <w:p w14:paraId="5CCC7E80" w14:textId="77777777" w:rsidR="00FE5FD0" w:rsidRDefault="00FE5FD0" w:rsidP="00FE5FD0">
      <w:pPr>
        <w:widowControl/>
        <w:spacing w:line="360" w:lineRule="auto"/>
        <w:ind w:firstLineChars="200" w:firstLine="420"/>
        <w:jc w:val="left"/>
        <w:rPr>
          <w:ins w:id="1301" w:author="chunliu wang" w:date="2017-05-04T00:07:00Z"/>
          <w:rFonts w:ascii="Times" w:eastAsia="宋体" w:hAnsi="Times"/>
          <w:szCs w:val="21"/>
        </w:rPr>
      </w:pPr>
      <w:ins w:id="1302" w:author="chunliu wang" w:date="2017-05-04T00:07:00Z">
        <w:r>
          <w:rPr>
            <w:rFonts w:ascii="Times" w:eastAsia="宋体" w:hAnsi="Times" w:hint="eastAsia"/>
            <w:szCs w:val="21"/>
          </w:rPr>
          <w:t>通过</w:t>
        </w:r>
        <w:r>
          <w:rPr>
            <w:rFonts w:ascii="Times" w:eastAsia="宋体" w:hAnsi="Times" w:cs="Times New Roman"/>
            <w:szCs w:val="21"/>
          </w:rPr>
          <w:t>http. createServer</w:t>
        </w:r>
        <w:r>
          <w:rPr>
            <w:rFonts w:ascii="Times" w:eastAsia="宋体" w:hAnsi="Times" w:hint="eastAsia"/>
            <w:szCs w:val="21"/>
          </w:rPr>
          <w:t>()</w:t>
        </w:r>
        <w:r>
          <w:rPr>
            <w:rFonts w:ascii="Times" w:eastAsia="宋体" w:hAnsi="Times" w:hint="eastAsia"/>
            <w:szCs w:val="21"/>
          </w:rPr>
          <w:t>方法即可实现一个</w:t>
        </w:r>
        <w:r>
          <w:rPr>
            <w:rFonts w:ascii="Times" w:eastAsia="宋体" w:hAnsi="Times" w:hint="eastAsia"/>
            <w:szCs w:val="21"/>
          </w:rPr>
          <w:t>HTTP</w:t>
        </w:r>
        <w:r>
          <w:rPr>
            <w:rFonts w:ascii="Times" w:eastAsia="宋体" w:hAnsi="Times" w:hint="eastAsia"/>
            <w:szCs w:val="21"/>
          </w:rPr>
          <w:t>服务器。对于</w:t>
        </w:r>
        <w:r>
          <w:rPr>
            <w:rFonts w:ascii="Times" w:eastAsia="宋体" w:hAnsi="Times" w:hint="eastAsia"/>
            <w:szCs w:val="21"/>
          </w:rPr>
          <w:t>TCP</w:t>
        </w:r>
        <w:r>
          <w:rPr>
            <w:rFonts w:ascii="Times" w:eastAsia="宋体" w:hAnsi="Times" w:hint="eastAsia"/>
            <w:szCs w:val="21"/>
          </w:rPr>
          <w:t>连接的读操作，</w:t>
        </w:r>
        <w:r>
          <w:rPr>
            <w:rFonts w:ascii="Times" w:eastAsia="宋体" w:hAnsi="Times" w:hint="eastAsia"/>
            <w:szCs w:val="21"/>
          </w:rPr>
          <w:t>http</w:t>
        </w:r>
        <w:r>
          <w:rPr>
            <w:rFonts w:ascii="Times" w:eastAsia="宋体" w:hAnsi="Times" w:hint="eastAsia"/>
            <w:szCs w:val="21"/>
          </w:rPr>
          <w:t>模块将其封装为</w:t>
        </w:r>
        <w:r>
          <w:rPr>
            <w:rFonts w:ascii="Times" w:eastAsia="宋体" w:hAnsi="Times" w:cs="Times New Roman" w:hint="eastAsia"/>
            <w:szCs w:val="21"/>
          </w:rPr>
          <w:t>ServerRequest</w:t>
        </w:r>
        <w:r>
          <w:rPr>
            <w:rFonts w:ascii="Times" w:eastAsia="宋体" w:hAnsi="Times" w:hint="eastAsia"/>
            <w:szCs w:val="21"/>
          </w:rPr>
          <w:t>对象。</w:t>
        </w:r>
        <w:r>
          <w:rPr>
            <w:rFonts w:ascii="Times" w:eastAsia="宋体" w:hAnsi="Times" w:hint="eastAsia"/>
            <w:szCs w:val="21"/>
          </w:rPr>
          <w:t>HTTP</w:t>
        </w:r>
        <w:r>
          <w:rPr>
            <w:rFonts w:ascii="Times" w:eastAsia="宋体" w:hAnsi="Times" w:hint="eastAsia"/>
            <w:szCs w:val="21"/>
          </w:rPr>
          <w:t>的相应机制封装了对底层连接的写操作，将其看成一个可写的流对象。对于报头的写入，分为</w:t>
        </w:r>
        <w:r>
          <w:rPr>
            <w:rFonts w:ascii="Times" w:eastAsia="宋体" w:hAnsi="Times" w:cs="Times New Roman" w:hint="eastAsia"/>
            <w:szCs w:val="21"/>
          </w:rPr>
          <w:t>setHeader()</w:t>
        </w:r>
        <w:r>
          <w:rPr>
            <w:rFonts w:ascii="Times" w:eastAsia="宋体" w:hAnsi="Times" w:hint="eastAsia"/>
            <w:szCs w:val="21"/>
          </w:rPr>
          <w:t>和</w:t>
        </w:r>
        <w:r>
          <w:rPr>
            <w:rFonts w:ascii="Times" w:eastAsia="宋体" w:hAnsi="Times" w:cs="Times New Roman" w:hint="eastAsia"/>
            <w:szCs w:val="21"/>
          </w:rPr>
          <w:t>writeHead()</w:t>
        </w:r>
        <w:r>
          <w:rPr>
            <w:rFonts w:ascii="Times" w:eastAsia="宋体" w:hAnsi="Times" w:hint="eastAsia"/>
            <w:szCs w:val="21"/>
          </w:rPr>
          <w:t>两个步骤。报文体部分则是调用</w:t>
        </w:r>
        <w:r>
          <w:rPr>
            <w:rFonts w:ascii="Times" w:eastAsia="宋体" w:hAnsi="Times" w:cs="Times New Roman" w:hint="eastAsia"/>
            <w:szCs w:val="21"/>
          </w:rPr>
          <w:t>res.write()</w:t>
        </w:r>
        <w:r>
          <w:rPr>
            <w:rFonts w:ascii="Times" w:eastAsia="宋体" w:hAnsi="Times" w:hint="eastAsia"/>
            <w:szCs w:val="21"/>
          </w:rPr>
          <w:t>和</w:t>
        </w:r>
        <w:r>
          <w:rPr>
            <w:rFonts w:ascii="Times" w:eastAsia="宋体" w:hAnsi="Times" w:cs="Times New Roman" w:hint="eastAsia"/>
            <w:szCs w:val="21"/>
          </w:rPr>
          <w:t>res.end()</w:t>
        </w:r>
        <w:r>
          <w:rPr>
            <w:rFonts w:ascii="Times" w:eastAsia="宋体" w:hAnsi="Times" w:hint="eastAsia"/>
            <w:szCs w:val="21"/>
          </w:rPr>
          <w:t>方法实现。客户端的实现同服务器端</w:t>
        </w:r>
        <w:r>
          <w:rPr>
            <w:rFonts w:ascii="Times" w:eastAsia="宋体" w:hAnsi="Times" w:hint="eastAsia"/>
            <w:szCs w:val="21"/>
            <w:vertAlign w:val="superscript"/>
          </w:rPr>
          <w:t>[2]</w:t>
        </w:r>
        <w:r>
          <w:rPr>
            <w:rFonts w:ascii="Times" w:eastAsia="宋体" w:hAnsi="Times" w:hint="eastAsia"/>
            <w:szCs w:val="21"/>
          </w:rPr>
          <w:t>。</w:t>
        </w:r>
      </w:ins>
    </w:p>
    <w:p w14:paraId="2C1DE5B8" w14:textId="77777777" w:rsidR="00FE5FD0" w:rsidRDefault="00FE5FD0" w:rsidP="00FE5FD0">
      <w:pPr>
        <w:widowControl/>
        <w:spacing w:line="360" w:lineRule="auto"/>
        <w:jc w:val="left"/>
        <w:rPr>
          <w:ins w:id="1303" w:author="chunliu wang" w:date="2017-05-04T00:07:00Z"/>
          <w:rFonts w:ascii="Times" w:eastAsia="宋体" w:hAnsi="Times"/>
          <w:sz w:val="24"/>
          <w:szCs w:val="24"/>
        </w:rPr>
      </w:pPr>
      <w:ins w:id="1304" w:author="chunliu wang" w:date="2017-05-04T00:07:00Z">
        <w:r>
          <w:rPr>
            <w:noProof/>
          </w:rPr>
          <w:drawing>
            <wp:inline distT="0" distB="0" distL="0" distR="0" wp14:anchorId="141BDD94" wp14:editId="0C102826">
              <wp:extent cx="5274310" cy="321056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10560"/>
                      </a:xfrm>
                      <a:prstGeom prst="rect">
                        <a:avLst/>
                      </a:prstGeom>
                    </pic:spPr>
                  </pic:pic>
                </a:graphicData>
              </a:graphic>
            </wp:inline>
          </w:drawing>
        </w:r>
      </w:ins>
    </w:p>
    <w:p w14:paraId="120288EE" w14:textId="77777777" w:rsidR="00FE5FD0" w:rsidRDefault="00FE5FD0" w:rsidP="00FE5FD0">
      <w:pPr>
        <w:widowControl/>
        <w:ind w:firstLineChars="200" w:firstLine="420"/>
        <w:jc w:val="center"/>
        <w:rPr>
          <w:ins w:id="1305" w:author="chunliu wang" w:date="2017-05-04T00:07:00Z"/>
          <w:rFonts w:ascii="Times" w:eastAsia="宋体" w:hAnsi="Times"/>
          <w:szCs w:val="21"/>
        </w:rPr>
      </w:pPr>
      <w:ins w:id="1306" w:author="chunliu wang" w:date="2017-05-04T00:07:00Z">
        <w:r>
          <w:rPr>
            <w:rFonts w:ascii="Times" w:eastAsia="宋体" w:hAnsi="Times" w:hint="eastAsia"/>
            <w:szCs w:val="21"/>
          </w:rPr>
          <w:lastRenderedPageBreak/>
          <w:t>图</w:t>
        </w:r>
        <w:r>
          <w:rPr>
            <w:rFonts w:ascii="Times" w:eastAsia="宋体" w:hAnsi="Times" w:hint="eastAsia"/>
            <w:szCs w:val="21"/>
          </w:rPr>
          <w:t>4.</w:t>
        </w:r>
        <w:r>
          <w:rPr>
            <w:rFonts w:ascii="Times" w:eastAsia="宋体" w:hAnsi="Times"/>
            <w:szCs w:val="21"/>
          </w:rPr>
          <w:t>10</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HTTP</w:t>
        </w:r>
        <w:r>
          <w:rPr>
            <w:rFonts w:ascii="Times" w:eastAsia="宋体" w:hAnsi="Times" w:hint="eastAsia"/>
            <w:szCs w:val="21"/>
          </w:rPr>
          <w:t>服务器用例描述</w:t>
        </w:r>
      </w:ins>
    </w:p>
    <w:p w14:paraId="064BD813" w14:textId="77777777" w:rsidR="00FE5FD0" w:rsidRDefault="00FE5FD0" w:rsidP="00FE5FD0">
      <w:pPr>
        <w:widowControl/>
        <w:rPr>
          <w:ins w:id="1307" w:author="chunliu wang" w:date="2017-05-04T00:07:00Z"/>
          <w:rFonts w:ascii="Times" w:eastAsia="宋体" w:hAnsi="Times"/>
          <w:szCs w:val="21"/>
        </w:rPr>
      </w:pPr>
      <w:ins w:id="1308" w:author="chunliu wang" w:date="2017-05-04T00:07:00Z">
        <w:r w:rsidRPr="001F0265">
          <w:rPr>
            <w:noProof/>
          </w:rPr>
          <w:t xml:space="preserve"> </w:t>
        </w:r>
        <w:r>
          <w:rPr>
            <w:noProof/>
          </w:rPr>
          <w:drawing>
            <wp:inline distT="0" distB="0" distL="0" distR="0" wp14:anchorId="62E0E1D1" wp14:editId="6843E89D">
              <wp:extent cx="5274310" cy="29737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73705"/>
                      </a:xfrm>
                      <a:prstGeom prst="rect">
                        <a:avLst/>
                      </a:prstGeom>
                    </pic:spPr>
                  </pic:pic>
                </a:graphicData>
              </a:graphic>
            </wp:inline>
          </w:drawing>
        </w:r>
      </w:ins>
    </w:p>
    <w:p w14:paraId="26ACFA90" w14:textId="77777777" w:rsidR="00FE5FD0" w:rsidRDefault="00FE5FD0" w:rsidP="00FE5FD0">
      <w:pPr>
        <w:widowControl/>
        <w:ind w:firstLineChars="200" w:firstLine="420"/>
        <w:jc w:val="center"/>
        <w:rPr>
          <w:ins w:id="1309" w:author="chunliu wang" w:date="2017-05-04T00:07:00Z"/>
          <w:rFonts w:ascii="Times" w:eastAsia="宋体" w:hAnsi="Times"/>
          <w:szCs w:val="21"/>
        </w:rPr>
      </w:pPr>
      <w:ins w:id="1310"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11</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HTTP</w:t>
        </w:r>
        <w:r>
          <w:rPr>
            <w:rFonts w:ascii="Times" w:eastAsia="宋体" w:hAnsi="Times"/>
            <w:szCs w:val="21"/>
          </w:rPr>
          <w:t>S</w:t>
        </w:r>
        <w:r>
          <w:rPr>
            <w:rFonts w:ascii="Times" w:eastAsia="宋体" w:hAnsi="Times" w:hint="eastAsia"/>
            <w:szCs w:val="21"/>
          </w:rPr>
          <w:t>服务器用例描述</w:t>
        </w:r>
      </w:ins>
    </w:p>
    <w:p w14:paraId="55153FDA" w14:textId="77777777" w:rsidR="00FE5FD0" w:rsidRDefault="00FE5FD0" w:rsidP="00FE5FD0">
      <w:pPr>
        <w:widowControl/>
        <w:ind w:firstLineChars="200" w:firstLine="420"/>
        <w:jc w:val="center"/>
        <w:rPr>
          <w:ins w:id="1311" w:author="chunliu wang" w:date="2017-05-04T00:07:00Z"/>
          <w:rFonts w:ascii="Times" w:eastAsia="宋体" w:hAnsi="Times"/>
          <w:szCs w:val="21"/>
        </w:rPr>
      </w:pPr>
    </w:p>
    <w:p w14:paraId="2B3F6A5C" w14:textId="77777777" w:rsidR="00FE5FD0" w:rsidRDefault="00FE5FD0" w:rsidP="00FE5FD0">
      <w:pPr>
        <w:pStyle w:val="13"/>
        <w:widowControl/>
        <w:numPr>
          <w:ilvl w:val="2"/>
          <w:numId w:val="1"/>
        </w:numPr>
        <w:ind w:firstLineChars="0"/>
        <w:jc w:val="left"/>
        <w:outlineLvl w:val="2"/>
        <w:rPr>
          <w:ins w:id="1312" w:author="chunliu wang" w:date="2017-05-04T00:07:00Z"/>
          <w:rFonts w:ascii="Times" w:eastAsia="宋体" w:hAnsi="Times"/>
          <w:b/>
          <w:sz w:val="28"/>
          <w:szCs w:val="28"/>
        </w:rPr>
      </w:pPr>
      <w:bookmarkStart w:id="1313" w:name="_Toc484358840"/>
      <w:ins w:id="1314" w:author="chunliu wang" w:date="2017-05-04T00:07:00Z">
        <w:r>
          <w:rPr>
            <w:rFonts w:ascii="Times" w:eastAsia="宋体" w:hAnsi="Times" w:hint="eastAsia"/>
            <w:b/>
            <w:sz w:val="28"/>
            <w:szCs w:val="28"/>
          </w:rPr>
          <w:t>构建</w:t>
        </w:r>
        <w:r>
          <w:rPr>
            <w:rFonts w:ascii="Times" w:eastAsia="宋体" w:hAnsi="Times" w:hint="eastAsia"/>
            <w:b/>
            <w:sz w:val="28"/>
            <w:szCs w:val="28"/>
          </w:rPr>
          <w:t>WebSocket</w:t>
        </w:r>
        <w:r>
          <w:rPr>
            <w:rFonts w:ascii="Times" w:eastAsia="宋体" w:hAnsi="Times" w:hint="eastAsia"/>
            <w:b/>
            <w:sz w:val="28"/>
            <w:szCs w:val="28"/>
          </w:rPr>
          <w:t>服务器</w:t>
        </w:r>
        <w:bookmarkEnd w:id="1313"/>
      </w:ins>
    </w:p>
    <w:p w14:paraId="3AE00EEF" w14:textId="77777777" w:rsidR="00FE5FD0" w:rsidRDefault="00FE5FD0" w:rsidP="00FE5FD0">
      <w:pPr>
        <w:widowControl/>
        <w:spacing w:line="360" w:lineRule="auto"/>
        <w:ind w:firstLineChars="200" w:firstLine="420"/>
        <w:jc w:val="left"/>
        <w:rPr>
          <w:ins w:id="1315" w:author="chunliu wang" w:date="2017-05-04T00:07:00Z"/>
          <w:rFonts w:ascii="Times" w:eastAsia="宋体" w:hAnsi="Times"/>
          <w:szCs w:val="21"/>
        </w:rPr>
      </w:pPr>
      <w:ins w:id="1316" w:author="chunliu wang" w:date="2017-05-04T00:07:00Z">
        <w:r>
          <w:rPr>
            <w:rFonts w:ascii="Times" w:eastAsia="宋体" w:hAnsi="Times" w:hint="eastAsia"/>
            <w:szCs w:val="21"/>
          </w:rPr>
          <w:t>首先</w:t>
        </w:r>
        <w:r>
          <w:rPr>
            <w:rFonts w:ascii="Times" w:eastAsia="宋体" w:hAnsi="Times" w:hint="eastAsia"/>
            <w:szCs w:val="21"/>
          </w:rPr>
          <w:t>new WebSocket()</w:t>
        </w:r>
        <w:r>
          <w:rPr>
            <w:rFonts w:ascii="Times" w:eastAsia="宋体" w:hAnsi="Times" w:hint="eastAsia"/>
            <w:szCs w:val="21"/>
          </w:rPr>
          <w:t>新建一个</w:t>
        </w:r>
        <w:r>
          <w:rPr>
            <w:rFonts w:ascii="Times" w:eastAsia="宋体" w:hAnsi="Times" w:hint="eastAsia"/>
            <w:szCs w:val="21"/>
          </w:rPr>
          <w:t>WebSocket,</w:t>
        </w:r>
        <w:r>
          <w:rPr>
            <w:rFonts w:ascii="Times" w:eastAsia="宋体" w:hAnsi="Times" w:hint="eastAsia"/>
            <w:szCs w:val="21"/>
          </w:rPr>
          <w:t>然后用</w:t>
        </w:r>
        <w:r>
          <w:rPr>
            <w:rFonts w:ascii="Times" w:eastAsia="宋体" w:hAnsi="Times" w:hint="eastAsia"/>
            <w:szCs w:val="21"/>
          </w:rPr>
          <w:t>socket.onopen()</w:t>
        </w:r>
        <w:r>
          <w:rPr>
            <w:rFonts w:ascii="Times" w:eastAsia="宋体" w:hAnsi="Times" w:hint="eastAsia"/>
            <w:szCs w:val="21"/>
          </w:rPr>
          <w:t>方法在浏览器与服务器端创建</w:t>
        </w:r>
        <w:r>
          <w:rPr>
            <w:rFonts w:ascii="Times" w:eastAsia="宋体" w:hAnsi="Times" w:hint="eastAsia"/>
            <w:szCs w:val="21"/>
          </w:rPr>
          <w:t>WebSocket</w:t>
        </w:r>
        <w:r>
          <w:rPr>
            <w:rFonts w:ascii="Times" w:eastAsia="宋体" w:hAnsi="Times" w:hint="eastAsia"/>
            <w:szCs w:val="21"/>
          </w:rPr>
          <w:t>协议请求，并规定向服务器端发送数据的时间。同时可以通过</w:t>
        </w:r>
        <w:r>
          <w:rPr>
            <w:rFonts w:ascii="Times" w:eastAsia="宋体" w:hAnsi="Times" w:hint="eastAsia"/>
            <w:szCs w:val="21"/>
          </w:rPr>
          <w:t>onmessage()</w:t>
        </w:r>
        <w:r>
          <w:rPr>
            <w:rFonts w:ascii="Times" w:eastAsia="宋体" w:hAnsi="Times" w:hint="eastAsia"/>
            <w:szCs w:val="21"/>
          </w:rPr>
          <w:t>方法接收客户端传来的数据，</w:t>
        </w:r>
        <w:r>
          <w:rPr>
            <w:rFonts w:ascii="Times" w:eastAsia="宋体" w:hAnsi="Times" w:hint="eastAsia"/>
            <w:szCs w:val="21"/>
          </w:rPr>
          <w:t>send()</w:t>
        </w:r>
        <w:r>
          <w:rPr>
            <w:rFonts w:ascii="Times" w:eastAsia="宋体" w:hAnsi="Times" w:hint="eastAsia"/>
            <w:szCs w:val="21"/>
          </w:rPr>
          <w:t>方法向客户端发送数据。</w:t>
        </w:r>
      </w:ins>
    </w:p>
    <w:p w14:paraId="40A9B38D" w14:textId="77777777" w:rsidR="00FE5FD0" w:rsidRDefault="00FE5FD0" w:rsidP="00FE5FD0">
      <w:pPr>
        <w:widowControl/>
        <w:spacing w:line="360" w:lineRule="auto"/>
        <w:ind w:firstLineChars="200" w:firstLine="420"/>
        <w:jc w:val="left"/>
        <w:rPr>
          <w:ins w:id="1317" w:author="chunliu wang" w:date="2017-05-04T00:07:00Z"/>
          <w:rFonts w:ascii="Times" w:eastAsia="宋体" w:hAnsi="Times"/>
          <w:sz w:val="24"/>
          <w:szCs w:val="24"/>
        </w:rPr>
      </w:pPr>
      <w:ins w:id="1318" w:author="chunliu wang" w:date="2017-05-04T00:07:00Z">
        <w:r>
          <w:rPr>
            <w:noProof/>
          </w:rPr>
          <w:lastRenderedPageBreak/>
          <w:drawing>
            <wp:inline distT="0" distB="0" distL="0" distR="0" wp14:anchorId="103FB923" wp14:editId="77AE2EFB">
              <wp:extent cx="4633362" cy="534208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5342083"/>
                      </a:xfrm>
                      <a:prstGeom prst="rect">
                        <a:avLst/>
                      </a:prstGeom>
                    </pic:spPr>
                  </pic:pic>
                </a:graphicData>
              </a:graphic>
            </wp:inline>
          </w:drawing>
        </w:r>
      </w:ins>
    </w:p>
    <w:p w14:paraId="495A0210" w14:textId="77777777" w:rsidR="00FE5FD0" w:rsidRDefault="00FE5FD0" w:rsidP="00FE5FD0">
      <w:pPr>
        <w:widowControl/>
        <w:ind w:firstLineChars="200" w:firstLine="420"/>
        <w:jc w:val="center"/>
        <w:rPr>
          <w:ins w:id="1319" w:author="chunliu wang" w:date="2017-05-04T00:07:00Z"/>
          <w:rFonts w:ascii="Times" w:eastAsia="宋体" w:hAnsi="Times"/>
          <w:szCs w:val="21"/>
        </w:rPr>
      </w:pPr>
      <w:ins w:id="1320"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2</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WebSocket</w:t>
        </w:r>
        <w:r>
          <w:rPr>
            <w:rFonts w:ascii="Times" w:eastAsia="宋体" w:hAnsi="Times" w:hint="eastAsia"/>
            <w:szCs w:val="21"/>
          </w:rPr>
          <w:t>服务器用例描述</w:t>
        </w:r>
      </w:ins>
    </w:p>
    <w:p w14:paraId="1D0DF17D" w14:textId="77777777" w:rsidR="00FE5FD0" w:rsidRDefault="00FE5FD0" w:rsidP="00FE5FD0">
      <w:pPr>
        <w:pStyle w:val="13"/>
        <w:widowControl/>
        <w:numPr>
          <w:ilvl w:val="1"/>
          <w:numId w:val="1"/>
        </w:numPr>
        <w:ind w:firstLineChars="0"/>
        <w:jc w:val="left"/>
        <w:outlineLvl w:val="1"/>
        <w:rPr>
          <w:ins w:id="1321" w:author="chunliu wang" w:date="2017-05-04T00:07:00Z"/>
          <w:rFonts w:ascii="Times" w:eastAsia="宋体" w:hAnsi="Times"/>
          <w:b/>
          <w:sz w:val="32"/>
          <w:szCs w:val="32"/>
        </w:rPr>
      </w:pPr>
      <w:bookmarkStart w:id="1322" w:name="_Toc484358841"/>
      <w:ins w:id="1323" w:author="chunliu wang" w:date="2017-05-04T00:07:00Z">
        <w:r>
          <w:rPr>
            <w:rFonts w:ascii="Times" w:eastAsia="宋体" w:hAnsi="Times" w:hint="eastAsia"/>
            <w:b/>
            <w:sz w:val="32"/>
            <w:szCs w:val="32"/>
          </w:rPr>
          <w:t>文件系统</w:t>
        </w:r>
        <w:bookmarkEnd w:id="1322"/>
      </w:ins>
    </w:p>
    <w:p w14:paraId="3AF5FB70" w14:textId="77777777" w:rsidR="00FE5FD0" w:rsidRDefault="00FE5FD0" w:rsidP="00FE5FD0">
      <w:pPr>
        <w:widowControl/>
        <w:spacing w:line="360" w:lineRule="auto"/>
        <w:ind w:firstLineChars="200" w:firstLine="420"/>
        <w:jc w:val="left"/>
        <w:rPr>
          <w:ins w:id="1324" w:author="chunliu wang" w:date="2017-05-04T00:07:00Z"/>
          <w:rFonts w:ascii="Times" w:eastAsia="宋体" w:hAnsi="Times"/>
          <w:szCs w:val="21"/>
        </w:rPr>
      </w:pPr>
      <w:ins w:id="1325" w:author="chunliu wang" w:date="2017-05-04T00:07:00Z">
        <w:r>
          <w:rPr>
            <w:rFonts w:ascii="Times" w:eastAsia="宋体" w:hAnsi="Times" w:hint="eastAsia"/>
            <w:szCs w:val="21"/>
          </w:rPr>
          <w:t>文件系统是文件操作的封装，它提供了文件的读取、写入、更名、删除等文件操作。</w:t>
        </w:r>
        <w:r>
          <w:rPr>
            <w:rFonts w:ascii="Times" w:eastAsia="宋体" w:hAnsi="Times"/>
            <w:szCs w:val="21"/>
          </w:rPr>
          <w:t>文件</w:t>
        </w:r>
        <w:r>
          <w:rPr>
            <w:rFonts w:ascii="Times" w:eastAsia="宋体" w:hAnsi="Times"/>
            <w:szCs w:val="21"/>
          </w:rPr>
          <w:t xml:space="preserve">I/O </w:t>
        </w:r>
        <w:r>
          <w:rPr>
            <w:rFonts w:ascii="Times" w:eastAsia="宋体" w:hAnsi="Times"/>
            <w:szCs w:val="21"/>
          </w:rPr>
          <w:t>是由简单封装的标准</w:t>
        </w:r>
        <w:r>
          <w:rPr>
            <w:rFonts w:ascii="Times" w:eastAsia="宋体" w:hAnsi="Times"/>
            <w:szCs w:val="21"/>
          </w:rPr>
          <w:t xml:space="preserve"> POSIX </w:t>
        </w:r>
        <w:r>
          <w:rPr>
            <w:rFonts w:ascii="Times" w:eastAsia="宋体" w:hAnsi="Times"/>
            <w:szCs w:val="21"/>
          </w:rPr>
          <w:t>函数提供的。通过</w:t>
        </w:r>
        <w:r>
          <w:rPr>
            <w:rFonts w:ascii="Times" w:eastAsia="宋体" w:hAnsi="Times" w:hint="eastAsia"/>
            <w:szCs w:val="21"/>
          </w:rPr>
          <w:t>require(</w:t>
        </w:r>
        <w:r>
          <w:rPr>
            <w:rFonts w:ascii="Times" w:eastAsia="宋体" w:hAnsi="Times"/>
            <w:szCs w:val="21"/>
          </w:rPr>
          <w:t>‘</w:t>
        </w:r>
        <w:r>
          <w:rPr>
            <w:rFonts w:ascii="Times" w:eastAsia="宋体" w:hAnsi="Times" w:hint="eastAsia"/>
            <w:szCs w:val="21"/>
          </w:rPr>
          <w:t>fs</w:t>
        </w:r>
        <w:r>
          <w:rPr>
            <w:rFonts w:ascii="Times" w:eastAsia="宋体" w:hAnsi="Times"/>
            <w:szCs w:val="21"/>
          </w:rPr>
          <w:t>’</w:t>
        </w:r>
        <w:r>
          <w:rPr>
            <w:rFonts w:ascii="Times" w:eastAsia="宋体" w:hAnsi="Times" w:hint="eastAsia"/>
            <w:szCs w:val="21"/>
          </w:rPr>
          <w:t>)</w:t>
        </w:r>
        <w:r>
          <w:rPr>
            <w:rFonts w:ascii="Times" w:eastAsia="宋体" w:hAnsi="Times"/>
            <w:szCs w:val="21"/>
          </w:rPr>
          <w:t>使用该模块。</w:t>
        </w:r>
        <w:r>
          <w:rPr>
            <w:rFonts w:ascii="Times" w:eastAsia="宋体" w:hAnsi="Times"/>
            <w:szCs w:val="21"/>
          </w:rPr>
          <w:t xml:space="preserve"> </w:t>
        </w:r>
        <w:r>
          <w:rPr>
            <w:rFonts w:ascii="Times" w:eastAsia="宋体" w:hAnsi="Times"/>
            <w:szCs w:val="21"/>
          </w:rPr>
          <w:t>所有的方法都有异步和同步的形式。异步形式始终以完成回调作为它最后一个参数。传给完成回调的参数取决于具体方法，但第一个参数总是留给异常。如果操作成功完成，则第一个参数会是</w:t>
        </w:r>
        <w:r>
          <w:rPr>
            <w:rFonts w:ascii="Times" w:eastAsia="宋体" w:hAnsi="Times" w:hint="eastAsia"/>
            <w:szCs w:val="21"/>
          </w:rPr>
          <w:t>null</w:t>
        </w:r>
        <w:r>
          <w:rPr>
            <w:rFonts w:ascii="Times" w:eastAsia="宋体" w:hAnsi="Times"/>
            <w:szCs w:val="21"/>
          </w:rPr>
          <w:t>或</w:t>
        </w:r>
        <w:r>
          <w:rPr>
            <w:rFonts w:ascii="Times" w:eastAsia="宋体" w:hAnsi="Times" w:hint="eastAsia"/>
            <w:szCs w:val="21"/>
          </w:rPr>
          <w:t>undefined</w:t>
        </w:r>
        <w:r>
          <w:rPr>
            <w:rFonts w:ascii="Times" w:eastAsia="宋体" w:hAnsi="Times" w:hint="eastAsia"/>
            <w:szCs w:val="21"/>
          </w:rPr>
          <w:t>。</w:t>
        </w:r>
        <w:r>
          <w:rPr>
            <w:rFonts w:ascii="Times" w:eastAsia="宋体" w:hAnsi="Times"/>
            <w:szCs w:val="21"/>
          </w:rPr>
          <w:t>当使用同步形式时，任何异常都会被立即抛出。</w:t>
        </w:r>
        <w:r>
          <w:rPr>
            <w:rFonts w:ascii="Times" w:eastAsia="宋体" w:hAnsi="Times"/>
            <w:szCs w:val="21"/>
          </w:rPr>
          <w:t xml:space="preserve"> </w:t>
        </w:r>
        <w:r>
          <w:rPr>
            <w:rFonts w:ascii="Times" w:eastAsia="宋体" w:hAnsi="Times"/>
            <w:szCs w:val="21"/>
          </w:rPr>
          <w:t>可以使用</w:t>
        </w:r>
        <w:r>
          <w:rPr>
            <w:rFonts w:ascii="Times" w:eastAsia="宋体" w:hAnsi="Times"/>
            <w:szCs w:val="21"/>
          </w:rPr>
          <w:t xml:space="preserve">try/catch </w:t>
        </w:r>
        <w:r>
          <w:rPr>
            <w:rFonts w:ascii="Times" w:eastAsia="宋体" w:hAnsi="Times"/>
            <w:szCs w:val="21"/>
          </w:rPr>
          <w:t>来处理异常，或让它们往上冒泡。</w:t>
        </w:r>
      </w:ins>
    </w:p>
    <w:p w14:paraId="09BBC5EB" w14:textId="77777777" w:rsidR="00FE5FD0" w:rsidRDefault="00FE5FD0" w:rsidP="00FE5FD0">
      <w:pPr>
        <w:pStyle w:val="aa"/>
        <w:shd w:val="clear" w:color="auto" w:fill="FFFFFF"/>
        <w:spacing w:before="0" w:beforeAutospacing="0" w:after="0" w:afterAutospacing="0" w:line="360" w:lineRule="auto"/>
        <w:jc w:val="center"/>
        <w:rPr>
          <w:ins w:id="1326" w:author="chunliu wang" w:date="2017-05-04T00:07:00Z"/>
          <w:rFonts w:ascii="Times" w:hAnsi="Times"/>
          <w:color w:val="333333"/>
          <w:sz w:val="21"/>
          <w:szCs w:val="21"/>
        </w:rPr>
      </w:pPr>
      <w:ins w:id="1327" w:author="chunliu wang" w:date="2017-05-04T00:07:00Z">
        <w:r>
          <w:rPr>
            <w:noProof/>
          </w:rPr>
          <w:lastRenderedPageBreak/>
          <w:drawing>
            <wp:inline distT="0" distB="0" distL="0" distR="0" wp14:anchorId="704D4705" wp14:editId="5FAA8420">
              <wp:extent cx="3381375" cy="3619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619500"/>
                      </a:xfrm>
                      <a:prstGeom prst="rect">
                        <a:avLst/>
                      </a:prstGeom>
                    </pic:spPr>
                  </pic:pic>
                </a:graphicData>
              </a:graphic>
            </wp:inline>
          </w:drawing>
        </w:r>
      </w:ins>
    </w:p>
    <w:p w14:paraId="03A46DC4" w14:textId="77777777" w:rsidR="00FE5FD0" w:rsidRDefault="00FE5FD0" w:rsidP="00FE5FD0">
      <w:pPr>
        <w:widowControl/>
        <w:ind w:firstLineChars="200" w:firstLine="420"/>
        <w:jc w:val="center"/>
        <w:rPr>
          <w:ins w:id="1328" w:author="chunliu wang" w:date="2017-05-04T00:07:00Z"/>
          <w:rFonts w:ascii="Times" w:eastAsia="宋体" w:hAnsi="Times"/>
          <w:szCs w:val="21"/>
        </w:rPr>
      </w:pPr>
      <w:ins w:id="1329"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3 </w:t>
        </w:r>
        <w:r>
          <w:rPr>
            <w:rFonts w:ascii="Times" w:eastAsia="宋体" w:hAnsi="Times" w:hint="eastAsia"/>
            <w:szCs w:val="21"/>
          </w:rPr>
          <w:t>文件系统用例图</w:t>
        </w:r>
      </w:ins>
    </w:p>
    <w:p w14:paraId="56139DD1" w14:textId="77777777" w:rsidR="00FE5FD0" w:rsidRDefault="00FE5FD0" w:rsidP="00FE5FD0">
      <w:pPr>
        <w:pStyle w:val="13"/>
        <w:widowControl/>
        <w:numPr>
          <w:ilvl w:val="2"/>
          <w:numId w:val="1"/>
        </w:numPr>
        <w:ind w:firstLineChars="0"/>
        <w:outlineLvl w:val="2"/>
        <w:rPr>
          <w:ins w:id="1330" w:author="chunliu wang" w:date="2017-05-04T00:07:00Z"/>
          <w:rFonts w:ascii="Times" w:eastAsia="宋体" w:hAnsi="Times"/>
          <w:b/>
          <w:sz w:val="28"/>
          <w:szCs w:val="28"/>
        </w:rPr>
      </w:pPr>
      <w:bookmarkStart w:id="1331" w:name="_Toc484358842"/>
      <w:ins w:id="1332" w:author="chunliu wang" w:date="2017-05-04T00:07:00Z">
        <w:r>
          <w:rPr>
            <w:rFonts w:ascii="Times" w:eastAsia="宋体" w:hAnsi="Times" w:hint="eastAsia"/>
            <w:b/>
            <w:sz w:val="28"/>
            <w:szCs w:val="28"/>
          </w:rPr>
          <w:t>文件操作</w:t>
        </w:r>
        <w:bookmarkEnd w:id="1331"/>
      </w:ins>
    </w:p>
    <w:p w14:paraId="499A3BCF" w14:textId="77777777" w:rsidR="00FE5FD0" w:rsidRDefault="00FE5FD0" w:rsidP="00FE5FD0">
      <w:pPr>
        <w:pStyle w:val="aa"/>
        <w:shd w:val="clear" w:color="auto" w:fill="FFFFFF"/>
        <w:spacing w:before="0" w:beforeAutospacing="0" w:after="0" w:afterAutospacing="0" w:line="360" w:lineRule="auto"/>
        <w:ind w:firstLineChars="200" w:firstLine="420"/>
        <w:rPr>
          <w:ins w:id="1333" w:author="chunliu wang" w:date="2017-05-04T00:07:00Z"/>
          <w:rFonts w:ascii="Times" w:hAnsi="Times" w:cstheme="minorBidi"/>
          <w:kern w:val="2"/>
          <w:sz w:val="21"/>
          <w:szCs w:val="21"/>
        </w:rPr>
      </w:pPr>
      <w:ins w:id="1334" w:author="chunliu wang" w:date="2017-05-04T00:07:00Z">
        <w:r>
          <w:rPr>
            <w:rFonts w:ascii="Times" w:hAnsi="Times" w:hint="eastAsia"/>
            <w:sz w:val="21"/>
            <w:szCs w:val="21"/>
          </w:rPr>
          <w:t>f</w:t>
        </w:r>
        <w:r>
          <w:rPr>
            <w:rFonts w:ascii="Times" w:hAnsi="Times" w:cstheme="minorBidi" w:hint="eastAsia"/>
            <w:kern w:val="2"/>
            <w:sz w:val="21"/>
            <w:szCs w:val="21"/>
          </w:rPr>
          <w:t>s</w:t>
        </w:r>
        <w:r>
          <w:rPr>
            <w:rFonts w:ascii="Times" w:hAnsi="Times" w:cstheme="minorBidi" w:hint="eastAsia"/>
            <w:kern w:val="2"/>
            <w:sz w:val="21"/>
            <w:szCs w:val="21"/>
          </w:rPr>
          <w:t>提供文件的读取、写入、更名、删除、遍历目录、链接等文件操作。每种操作都有异步和同步两种形式。例如，读文件可以用</w:t>
        </w:r>
        <w:r>
          <w:rPr>
            <w:rFonts w:ascii="Times" w:hAnsi="Times" w:cstheme="minorBidi" w:hint="eastAsia"/>
            <w:kern w:val="2"/>
            <w:sz w:val="21"/>
            <w:szCs w:val="21"/>
          </w:rPr>
          <w:t>fs.open()</w:t>
        </w:r>
        <w:r>
          <w:rPr>
            <w:rFonts w:ascii="Times" w:hAnsi="Times" w:cstheme="minorBidi" w:hint="eastAsia"/>
            <w:kern w:val="2"/>
            <w:sz w:val="21"/>
            <w:szCs w:val="21"/>
          </w:rPr>
          <w:t>和</w:t>
        </w:r>
        <w:r>
          <w:rPr>
            <w:rFonts w:ascii="Times" w:hAnsi="Times" w:cstheme="minorBidi" w:hint="eastAsia"/>
            <w:kern w:val="2"/>
            <w:sz w:val="21"/>
            <w:szCs w:val="21"/>
          </w:rPr>
          <w:t>fs.read()</w:t>
        </w:r>
        <w:r>
          <w:rPr>
            <w:rFonts w:ascii="Times" w:hAnsi="Times" w:cstheme="minorBidi" w:hint="eastAsia"/>
            <w:kern w:val="2"/>
            <w:sz w:val="21"/>
            <w:szCs w:val="21"/>
          </w:rPr>
          <w:t>来实现，也可以用</w:t>
        </w:r>
        <w:r>
          <w:rPr>
            <w:rFonts w:ascii="Times" w:hAnsi="Times" w:cstheme="minorBidi" w:hint="eastAsia"/>
            <w:kern w:val="2"/>
            <w:sz w:val="21"/>
            <w:szCs w:val="21"/>
          </w:rPr>
          <w:t>fs.readFile()</w:t>
        </w:r>
        <w:r>
          <w:rPr>
            <w:rFonts w:ascii="Times" w:hAnsi="Times" w:cstheme="minorBidi" w:hint="eastAsia"/>
            <w:kern w:val="2"/>
            <w:sz w:val="21"/>
            <w:szCs w:val="21"/>
          </w:rPr>
          <w:t>来实现。前者相比于后者提供了更底层的接口</w:t>
        </w:r>
        <w:r>
          <w:rPr>
            <w:rFonts w:ascii="Times" w:hAnsi="Times" w:cstheme="minorBidi" w:hint="eastAsia"/>
            <w:kern w:val="2"/>
            <w:sz w:val="21"/>
            <w:szCs w:val="21"/>
            <w:vertAlign w:val="superscript"/>
          </w:rPr>
          <w:t>[1]</w:t>
        </w:r>
        <w:r>
          <w:rPr>
            <w:rFonts w:ascii="Times" w:hAnsi="Times" w:cstheme="minorBidi" w:hint="eastAsia"/>
            <w:kern w:val="2"/>
            <w:sz w:val="21"/>
            <w:szCs w:val="21"/>
          </w:rPr>
          <w:t>。</w:t>
        </w:r>
      </w:ins>
    </w:p>
    <w:p w14:paraId="3CF548B8" w14:textId="77777777" w:rsidR="00FE5FD0" w:rsidRDefault="00FE5FD0" w:rsidP="00FE5FD0">
      <w:pPr>
        <w:pStyle w:val="aa"/>
        <w:shd w:val="clear" w:color="auto" w:fill="FFFFFF"/>
        <w:spacing w:before="0" w:beforeAutospacing="0" w:after="0" w:afterAutospacing="0" w:line="360" w:lineRule="auto"/>
        <w:rPr>
          <w:ins w:id="1335" w:author="chunliu wang" w:date="2017-05-04T00:07:00Z"/>
          <w:rFonts w:ascii="Times" w:hAnsi="Times" w:cstheme="minorBidi"/>
          <w:kern w:val="2"/>
          <w:sz w:val="21"/>
          <w:szCs w:val="21"/>
        </w:rPr>
      </w:pPr>
      <w:ins w:id="1336" w:author="chunliu wang" w:date="2017-05-04T00:07:00Z">
        <w:r>
          <w:rPr>
            <w:rFonts w:ascii="Times" w:hAnsi="Times"/>
            <w:noProof/>
          </w:rPr>
          <w:drawing>
            <wp:inline distT="0" distB="0" distL="0" distR="0" wp14:anchorId="2B9B9C76" wp14:editId="0BCE36BC">
              <wp:extent cx="511302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113463" cy="2552921"/>
                      </a:xfrm>
                      <a:prstGeom prst="rect">
                        <a:avLst/>
                      </a:prstGeom>
                    </pic:spPr>
                  </pic:pic>
                </a:graphicData>
              </a:graphic>
            </wp:inline>
          </w:drawing>
        </w:r>
      </w:ins>
    </w:p>
    <w:p w14:paraId="28F3907D" w14:textId="77777777" w:rsidR="00FE5FD0" w:rsidRDefault="00FE5FD0" w:rsidP="00FE5FD0">
      <w:pPr>
        <w:widowControl/>
        <w:ind w:firstLineChars="200" w:firstLine="420"/>
        <w:jc w:val="center"/>
        <w:rPr>
          <w:ins w:id="1337" w:author="chunliu wang" w:date="2017-05-04T00:07:00Z"/>
          <w:rFonts w:ascii="Times" w:eastAsia="宋体" w:hAnsi="Times"/>
          <w:szCs w:val="21"/>
        </w:rPr>
      </w:pPr>
      <w:ins w:id="1338"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4 </w:t>
        </w:r>
        <w:r>
          <w:rPr>
            <w:rFonts w:ascii="Times" w:eastAsia="宋体" w:hAnsi="Times" w:hint="eastAsia"/>
            <w:szCs w:val="21"/>
          </w:rPr>
          <w:t xml:space="preserve"> </w:t>
        </w:r>
        <w:r>
          <w:rPr>
            <w:rFonts w:ascii="Times" w:eastAsia="宋体" w:hAnsi="Times" w:hint="eastAsia"/>
            <w:szCs w:val="21"/>
          </w:rPr>
          <w:t>写入文件用例描述</w:t>
        </w:r>
      </w:ins>
    </w:p>
    <w:p w14:paraId="22FAD67E" w14:textId="77777777" w:rsidR="00FE5FD0" w:rsidRDefault="00FE5FD0" w:rsidP="00FE5FD0">
      <w:pPr>
        <w:pStyle w:val="aa"/>
        <w:shd w:val="clear" w:color="auto" w:fill="FFFFFF"/>
        <w:spacing w:before="0" w:beforeAutospacing="0" w:after="0" w:afterAutospacing="0" w:line="360" w:lineRule="auto"/>
        <w:rPr>
          <w:ins w:id="1339" w:author="chunliu wang" w:date="2017-05-04T00:07:00Z"/>
          <w:rFonts w:ascii="Times" w:hAnsi="Times" w:cstheme="minorBidi"/>
          <w:kern w:val="2"/>
          <w:sz w:val="21"/>
          <w:szCs w:val="21"/>
        </w:rPr>
      </w:pPr>
      <w:ins w:id="1340" w:author="chunliu wang" w:date="2017-05-04T00:07:00Z">
        <w:r>
          <w:rPr>
            <w:noProof/>
          </w:rPr>
          <w:lastRenderedPageBreak/>
          <w:drawing>
            <wp:inline distT="0" distB="0" distL="0" distR="0" wp14:anchorId="011671F0" wp14:editId="551DBB09">
              <wp:extent cx="5075360" cy="32845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5360" cy="3284505"/>
                      </a:xfrm>
                      <a:prstGeom prst="rect">
                        <a:avLst/>
                      </a:prstGeom>
                    </pic:spPr>
                  </pic:pic>
                </a:graphicData>
              </a:graphic>
            </wp:inline>
          </w:drawing>
        </w:r>
      </w:ins>
    </w:p>
    <w:p w14:paraId="0C035367" w14:textId="77777777" w:rsidR="00FE5FD0" w:rsidRDefault="00FE5FD0" w:rsidP="00FE5FD0">
      <w:pPr>
        <w:widowControl/>
        <w:ind w:firstLineChars="200" w:firstLine="420"/>
        <w:jc w:val="center"/>
        <w:rPr>
          <w:ins w:id="1341" w:author="chunliu wang" w:date="2017-05-04T00:07:00Z"/>
          <w:rFonts w:ascii="Times" w:eastAsia="宋体" w:hAnsi="Times"/>
          <w:szCs w:val="21"/>
        </w:rPr>
      </w:pPr>
      <w:ins w:id="1342"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5 </w:t>
        </w:r>
        <w:r>
          <w:rPr>
            <w:rFonts w:ascii="Times" w:eastAsia="宋体" w:hAnsi="Times" w:hint="eastAsia"/>
            <w:szCs w:val="21"/>
          </w:rPr>
          <w:t xml:space="preserve"> </w:t>
        </w:r>
        <w:r>
          <w:rPr>
            <w:rFonts w:ascii="Times" w:eastAsia="宋体" w:hAnsi="Times" w:hint="eastAsia"/>
            <w:szCs w:val="21"/>
          </w:rPr>
          <w:t>读取文件用例描述</w:t>
        </w:r>
      </w:ins>
    </w:p>
    <w:p w14:paraId="76A34FA9" w14:textId="77777777" w:rsidR="00FE5FD0" w:rsidRDefault="00FE5FD0">
      <w:pPr>
        <w:pStyle w:val="aa"/>
        <w:shd w:val="clear" w:color="auto" w:fill="FFFFFF"/>
        <w:spacing w:before="0" w:beforeAutospacing="0" w:after="0" w:afterAutospacing="0" w:line="360" w:lineRule="auto"/>
        <w:rPr>
          <w:ins w:id="1343" w:author="chunliu wang" w:date="2017-05-04T00:07:00Z"/>
          <w:rFonts w:ascii="Times" w:hAnsi="Times" w:cstheme="minorBidi"/>
          <w:kern w:val="2"/>
          <w:sz w:val="21"/>
          <w:szCs w:val="21"/>
        </w:rPr>
        <w:pPrChange w:id="1344" w:author="chunliu wang" w:date="2017-05-04T00:13:00Z">
          <w:pPr>
            <w:pStyle w:val="aa"/>
            <w:shd w:val="clear" w:color="auto" w:fill="FFFFFF"/>
            <w:spacing w:before="0" w:beforeAutospacing="0" w:after="0" w:afterAutospacing="0" w:line="360" w:lineRule="auto"/>
            <w:jc w:val="center"/>
          </w:pPr>
        </w:pPrChange>
      </w:pPr>
      <w:ins w:id="1345" w:author="chunliu wang" w:date="2017-05-04T00:07:00Z">
        <w:r>
          <w:rPr>
            <w:noProof/>
          </w:rPr>
          <w:drawing>
            <wp:inline distT="0" distB="0" distL="0" distR="0" wp14:anchorId="709D209C" wp14:editId="56F8EBE5">
              <wp:extent cx="5243014" cy="32768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3014" cy="3276884"/>
                      </a:xfrm>
                      <a:prstGeom prst="rect">
                        <a:avLst/>
                      </a:prstGeom>
                    </pic:spPr>
                  </pic:pic>
                </a:graphicData>
              </a:graphic>
            </wp:inline>
          </w:drawing>
        </w:r>
      </w:ins>
    </w:p>
    <w:p w14:paraId="7233FDE7" w14:textId="77777777" w:rsidR="00FE5FD0" w:rsidRDefault="00FE5FD0" w:rsidP="00FE5FD0">
      <w:pPr>
        <w:widowControl/>
        <w:ind w:firstLineChars="200" w:firstLine="420"/>
        <w:jc w:val="center"/>
        <w:rPr>
          <w:ins w:id="1346" w:author="chunliu wang" w:date="2017-05-04T00:07:00Z"/>
          <w:rFonts w:ascii="Times" w:eastAsia="宋体" w:hAnsi="Times"/>
          <w:szCs w:val="21"/>
        </w:rPr>
      </w:pPr>
      <w:ins w:id="1347"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6 </w:t>
        </w:r>
        <w:r>
          <w:rPr>
            <w:rFonts w:ascii="Times" w:eastAsia="宋体" w:hAnsi="Times" w:hint="eastAsia"/>
            <w:szCs w:val="21"/>
          </w:rPr>
          <w:t xml:space="preserve"> </w:t>
        </w:r>
        <w:r>
          <w:rPr>
            <w:rFonts w:ascii="Times" w:eastAsia="宋体" w:hAnsi="Times" w:hint="eastAsia"/>
            <w:szCs w:val="21"/>
          </w:rPr>
          <w:t>更名文件用例描述</w:t>
        </w:r>
      </w:ins>
    </w:p>
    <w:p w14:paraId="4FA07C54" w14:textId="77777777" w:rsidR="00FE5FD0" w:rsidRDefault="00FE5FD0" w:rsidP="00FE5FD0">
      <w:pPr>
        <w:widowControl/>
        <w:rPr>
          <w:ins w:id="1348" w:author="chunliu wang" w:date="2017-05-04T00:07:00Z"/>
          <w:rFonts w:ascii="Times" w:eastAsia="宋体" w:hAnsi="Times"/>
          <w:szCs w:val="21"/>
        </w:rPr>
      </w:pPr>
      <w:ins w:id="1349" w:author="chunliu wang" w:date="2017-05-04T00:07:00Z">
        <w:r>
          <w:rPr>
            <w:noProof/>
          </w:rPr>
          <w:lastRenderedPageBreak/>
          <w:drawing>
            <wp:inline distT="0" distB="0" distL="0" distR="0" wp14:anchorId="267E8756" wp14:editId="5F1AAB3B">
              <wp:extent cx="5098222" cy="3292125"/>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8222" cy="3292125"/>
                      </a:xfrm>
                      <a:prstGeom prst="rect">
                        <a:avLst/>
                      </a:prstGeom>
                    </pic:spPr>
                  </pic:pic>
                </a:graphicData>
              </a:graphic>
            </wp:inline>
          </w:drawing>
        </w:r>
      </w:ins>
    </w:p>
    <w:p w14:paraId="5ACE94A1" w14:textId="77777777" w:rsidR="00FE5FD0" w:rsidRDefault="00FE5FD0" w:rsidP="00FE5FD0">
      <w:pPr>
        <w:widowControl/>
        <w:ind w:firstLineChars="200" w:firstLine="420"/>
        <w:jc w:val="center"/>
        <w:rPr>
          <w:ins w:id="1350" w:author="chunliu wang" w:date="2017-05-04T00:07:00Z"/>
        </w:rPr>
      </w:pPr>
      <w:ins w:id="1351"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7 </w:t>
        </w:r>
        <w:r>
          <w:rPr>
            <w:rFonts w:ascii="Times" w:eastAsia="宋体" w:hAnsi="Times" w:hint="eastAsia"/>
            <w:szCs w:val="21"/>
          </w:rPr>
          <w:t xml:space="preserve"> </w:t>
        </w:r>
        <w:r>
          <w:rPr>
            <w:rFonts w:ascii="Times" w:eastAsia="宋体" w:hAnsi="Times" w:hint="eastAsia"/>
            <w:szCs w:val="21"/>
          </w:rPr>
          <w:t>删除文件用例描述</w:t>
        </w:r>
      </w:ins>
    </w:p>
    <w:p w14:paraId="4228D6D4" w14:textId="77777777" w:rsidR="00FE5FD0" w:rsidRDefault="00FE5FD0" w:rsidP="00FE5FD0">
      <w:pPr>
        <w:pStyle w:val="aa"/>
        <w:shd w:val="clear" w:color="auto" w:fill="FFFFFF"/>
        <w:spacing w:before="0" w:beforeAutospacing="0" w:after="0" w:afterAutospacing="0" w:line="360" w:lineRule="auto"/>
        <w:rPr>
          <w:ins w:id="1352" w:author="chunliu wang" w:date="2017-05-04T00:07:00Z"/>
          <w:rFonts w:ascii="Times" w:hAnsi="Times" w:cstheme="minorBidi"/>
          <w:kern w:val="2"/>
          <w:sz w:val="21"/>
          <w:szCs w:val="21"/>
        </w:rPr>
      </w:pPr>
      <w:ins w:id="1353" w:author="chunliu wang" w:date="2017-05-04T00:07:00Z">
        <w:r>
          <w:rPr>
            <w:noProof/>
          </w:rPr>
          <w:drawing>
            <wp:inline distT="0" distB="0" distL="0" distR="0" wp14:anchorId="1D27F118" wp14:editId="2058E676">
              <wp:extent cx="5274310" cy="321627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16275"/>
                      </a:xfrm>
                      <a:prstGeom prst="rect">
                        <a:avLst/>
                      </a:prstGeom>
                    </pic:spPr>
                  </pic:pic>
                </a:graphicData>
              </a:graphic>
            </wp:inline>
          </w:drawing>
        </w:r>
      </w:ins>
    </w:p>
    <w:p w14:paraId="33C663E6" w14:textId="77777777" w:rsidR="00FE5FD0" w:rsidRDefault="00FE5FD0" w:rsidP="00FE5FD0">
      <w:pPr>
        <w:widowControl/>
        <w:ind w:firstLineChars="200" w:firstLine="420"/>
        <w:jc w:val="center"/>
        <w:rPr>
          <w:ins w:id="1354" w:author="chunliu wang" w:date="2017-05-04T00:07:00Z"/>
          <w:rFonts w:ascii="Times" w:eastAsia="宋体" w:hAnsi="Times"/>
          <w:szCs w:val="21"/>
        </w:rPr>
      </w:pPr>
      <w:ins w:id="1355"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8  </w:t>
        </w:r>
        <w:r>
          <w:rPr>
            <w:rFonts w:ascii="Times" w:eastAsia="宋体" w:hAnsi="Times" w:hint="eastAsia"/>
            <w:szCs w:val="21"/>
          </w:rPr>
          <w:t>创建目录用例描述</w:t>
        </w:r>
      </w:ins>
    </w:p>
    <w:p w14:paraId="5CF34313" w14:textId="77777777" w:rsidR="00FE5FD0" w:rsidRDefault="00FE5FD0" w:rsidP="00FE5FD0">
      <w:pPr>
        <w:pStyle w:val="aa"/>
        <w:shd w:val="clear" w:color="auto" w:fill="FFFFFF"/>
        <w:spacing w:before="0" w:beforeAutospacing="0" w:after="0" w:afterAutospacing="0" w:line="360" w:lineRule="auto"/>
        <w:rPr>
          <w:ins w:id="1356" w:author="chunliu wang" w:date="2017-05-04T00:07:00Z"/>
          <w:rFonts w:ascii="Times" w:hAnsi="Times" w:cstheme="minorBidi"/>
          <w:kern w:val="2"/>
          <w:sz w:val="21"/>
          <w:szCs w:val="21"/>
        </w:rPr>
      </w:pPr>
      <w:ins w:id="1357" w:author="chunliu wang" w:date="2017-05-04T00:07:00Z">
        <w:r>
          <w:rPr>
            <w:noProof/>
          </w:rPr>
          <w:lastRenderedPageBreak/>
          <w:drawing>
            <wp:inline distT="0" distB="0" distL="0" distR="0" wp14:anchorId="0D8DEDF3" wp14:editId="18EE35C8">
              <wp:extent cx="5159187" cy="3307367"/>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9187" cy="3307367"/>
                      </a:xfrm>
                      <a:prstGeom prst="rect">
                        <a:avLst/>
                      </a:prstGeom>
                    </pic:spPr>
                  </pic:pic>
                </a:graphicData>
              </a:graphic>
            </wp:inline>
          </w:drawing>
        </w:r>
      </w:ins>
    </w:p>
    <w:p w14:paraId="7B61058B" w14:textId="77777777" w:rsidR="00FE5FD0" w:rsidRDefault="00FE5FD0" w:rsidP="00FE5FD0">
      <w:pPr>
        <w:widowControl/>
        <w:ind w:firstLineChars="200" w:firstLine="420"/>
        <w:jc w:val="center"/>
        <w:rPr>
          <w:ins w:id="1358" w:author="chunliu wang" w:date="2017-05-04T00:07:00Z"/>
          <w:rFonts w:ascii="Times" w:eastAsia="宋体" w:hAnsi="Times"/>
          <w:szCs w:val="21"/>
        </w:rPr>
      </w:pPr>
      <w:ins w:id="1359"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9  </w:t>
        </w:r>
        <w:r>
          <w:rPr>
            <w:rFonts w:ascii="Times" w:eastAsia="宋体" w:hAnsi="Times" w:hint="eastAsia"/>
            <w:szCs w:val="21"/>
          </w:rPr>
          <w:t>删除目录用例描述</w:t>
        </w:r>
      </w:ins>
    </w:p>
    <w:p w14:paraId="541E96F0" w14:textId="77777777" w:rsidR="00FE5FD0" w:rsidRDefault="00FE5FD0" w:rsidP="00FE5FD0">
      <w:pPr>
        <w:pStyle w:val="13"/>
        <w:widowControl/>
        <w:numPr>
          <w:ilvl w:val="0"/>
          <w:numId w:val="1"/>
        </w:numPr>
        <w:ind w:firstLineChars="0"/>
        <w:jc w:val="left"/>
        <w:outlineLvl w:val="0"/>
        <w:rPr>
          <w:ins w:id="1360" w:author="chunliu wang" w:date="2017-05-04T00:07:00Z"/>
          <w:rFonts w:ascii="Times" w:eastAsia="宋体" w:hAnsi="Times"/>
          <w:b/>
          <w:sz w:val="44"/>
          <w:szCs w:val="44"/>
        </w:rPr>
      </w:pPr>
      <w:bookmarkStart w:id="1361" w:name="_Toc484358843"/>
      <w:ins w:id="1362" w:author="chunliu wang" w:date="2017-05-04T00:07:00Z">
        <w:r>
          <w:rPr>
            <w:rFonts w:ascii="Times" w:eastAsia="宋体" w:hAnsi="Times" w:hint="eastAsia"/>
            <w:b/>
            <w:sz w:val="44"/>
            <w:szCs w:val="44"/>
          </w:rPr>
          <w:t>数据需求</w:t>
        </w:r>
        <w:bookmarkEnd w:id="1361"/>
      </w:ins>
    </w:p>
    <w:p w14:paraId="34914F54" w14:textId="77777777" w:rsidR="00FE5FD0" w:rsidRDefault="00FE5FD0" w:rsidP="00FE5FD0">
      <w:pPr>
        <w:pStyle w:val="13"/>
        <w:widowControl/>
        <w:spacing w:line="360" w:lineRule="auto"/>
        <w:ind w:left="720" w:firstLineChars="0" w:firstLine="0"/>
        <w:jc w:val="left"/>
        <w:rPr>
          <w:ins w:id="1363" w:author="chunliu wang" w:date="2017-05-04T00:07:00Z"/>
          <w:rFonts w:ascii="Times" w:eastAsia="宋体" w:hAnsi="Times"/>
          <w:szCs w:val="21"/>
        </w:rPr>
      </w:pPr>
      <w:ins w:id="1364" w:author="chunliu wang" w:date="2017-05-04T00:07:00Z">
        <w:r>
          <w:rPr>
            <w:rFonts w:ascii="Times" w:eastAsia="宋体" w:hAnsi="Times" w:hint="eastAsia"/>
            <w:szCs w:val="21"/>
          </w:rPr>
          <w:t>暂无</w:t>
        </w:r>
      </w:ins>
    </w:p>
    <w:p w14:paraId="3E163E22" w14:textId="557A756C" w:rsidR="00FE5FD0" w:rsidDel="00FE5FD0" w:rsidRDefault="00FE5FD0">
      <w:pPr>
        <w:widowControl/>
        <w:spacing w:line="360" w:lineRule="auto"/>
        <w:ind w:firstLineChars="200" w:firstLine="420"/>
        <w:rPr>
          <w:moveFrom w:id="1365" w:author="chunliu wang" w:date="2017-05-04T00:08:00Z"/>
          <w:rFonts w:ascii="Times" w:eastAsia="宋体" w:hAnsi="Times"/>
          <w:szCs w:val="21"/>
        </w:rPr>
      </w:pPr>
      <w:bookmarkStart w:id="1366" w:name="_Toc481620343"/>
      <w:bookmarkStart w:id="1367" w:name="_Toc481620447"/>
      <w:bookmarkStart w:id="1368" w:name="_Toc484358844"/>
      <w:bookmarkEnd w:id="1366"/>
      <w:bookmarkEnd w:id="1367"/>
      <w:bookmarkEnd w:id="1368"/>
      <w:moveFromRangeStart w:id="1369" w:author="chunliu wang" w:date="2017-05-04T00:08:00Z" w:name="move481619833"/>
    </w:p>
    <w:p w14:paraId="6C5428C8" w14:textId="615EA90B" w:rsidR="0073245C" w:rsidDel="00FE5FD0" w:rsidRDefault="00A33A88">
      <w:pPr>
        <w:widowControl/>
        <w:spacing w:line="360" w:lineRule="auto"/>
        <w:ind w:firstLineChars="200" w:firstLine="420"/>
        <w:rPr>
          <w:moveFrom w:id="1370" w:author="chunliu wang" w:date="2017-05-04T00:08:00Z"/>
          <w:rFonts w:ascii="Times" w:eastAsia="宋体" w:hAnsi="Times"/>
          <w:szCs w:val="21"/>
        </w:rPr>
      </w:pPr>
      <w:moveFrom w:id="1371" w:author="chunliu wang" w:date="2017-05-04T00:08:00Z">
        <w:r w:rsidDel="00FE5FD0">
          <w:rPr>
            <w:rFonts w:ascii="Times" w:eastAsia="宋体" w:hAnsi="Times" w:hint="eastAsia"/>
            <w:szCs w:val="21"/>
          </w:rPr>
          <w:t>Node.js</w:t>
        </w:r>
        <w:r w:rsidDel="00FE5FD0">
          <w:rPr>
            <w:rFonts w:ascii="Times" w:eastAsia="宋体" w:hAnsi="Times" w:hint="eastAsia"/>
            <w:szCs w:val="21"/>
          </w:rPr>
          <w:t>摒弃了</w:t>
        </w:r>
        <w:r w:rsidDel="00FE5FD0">
          <w:rPr>
            <w:rFonts w:ascii="Times" w:eastAsia="宋体" w:hAnsi="Times" w:hint="eastAsia"/>
            <w:szCs w:val="21"/>
          </w:rPr>
          <w:t>js</w:t>
        </w:r>
        <w:r w:rsidDel="00FE5FD0">
          <w:rPr>
            <w:rFonts w:ascii="Times" w:eastAsia="宋体" w:hAnsi="Times" w:hint="eastAsia"/>
            <w:szCs w:val="21"/>
          </w:rPr>
          <w:t>在全局定义上的缺点，引入了模块和包机制，使得用户完全不必考虑变量污染、命名空间等问题。</w:t>
        </w:r>
        <w:r w:rsidDel="00FE5FD0">
          <w:rPr>
            <w:rFonts w:ascii="Times" w:eastAsia="宋体" w:hAnsi="Times" w:hint="eastAsia"/>
            <w:szCs w:val="21"/>
          </w:rPr>
          <w:t>Node.js</w:t>
        </w:r>
        <w:r w:rsidDel="00FE5FD0">
          <w:rPr>
            <w:rFonts w:ascii="Times" w:eastAsia="宋体" w:hAnsi="Times" w:hint="eastAsia"/>
            <w:szCs w:val="21"/>
          </w:rPr>
          <w:t>中模块和包机制的用例图如图</w:t>
        </w:r>
        <w:r w:rsidDel="00FE5FD0">
          <w:rPr>
            <w:rFonts w:ascii="Times" w:eastAsia="宋体" w:hAnsi="Times" w:hint="eastAsia"/>
            <w:szCs w:val="21"/>
          </w:rPr>
          <w:t>3.1</w:t>
        </w:r>
        <w:r w:rsidDel="00FE5FD0">
          <w:rPr>
            <w:rFonts w:ascii="Times" w:eastAsia="宋体" w:hAnsi="Times" w:hint="eastAsia"/>
            <w:szCs w:val="21"/>
          </w:rPr>
          <w:t>所示。</w:t>
        </w:r>
        <w:bookmarkStart w:id="1372" w:name="_Toc481620344"/>
        <w:bookmarkStart w:id="1373" w:name="_Toc481620448"/>
        <w:bookmarkStart w:id="1374" w:name="_Toc484358845"/>
        <w:bookmarkEnd w:id="1372"/>
        <w:bookmarkEnd w:id="1373"/>
        <w:bookmarkEnd w:id="1374"/>
      </w:moveFrom>
    </w:p>
    <w:p w14:paraId="73AD63DC" w14:textId="0473CB22" w:rsidR="0073245C" w:rsidDel="00FE5FD0" w:rsidRDefault="00B500F5">
      <w:pPr>
        <w:widowControl/>
        <w:ind w:firstLineChars="200" w:firstLine="420"/>
        <w:jc w:val="left"/>
        <w:rPr>
          <w:moveFrom w:id="1375" w:author="chunliu wang" w:date="2017-05-04T00:08:00Z"/>
          <w:rFonts w:ascii="Times" w:eastAsia="宋体" w:hAnsi="Times"/>
          <w:b/>
          <w:szCs w:val="21"/>
        </w:rPr>
      </w:pPr>
      <w:moveFrom w:id="1376" w:author="chunliu wang" w:date="2017-05-04T00:08:00Z">
        <w:r w:rsidDel="00FE5FD0">
          <w:rPr>
            <w:noProof/>
          </w:rPr>
          <w:drawing>
            <wp:inline distT="0" distB="0" distL="0" distR="0" wp14:anchorId="10799027" wp14:editId="4BBAD17E">
              <wp:extent cx="5274310" cy="39484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48430"/>
                      </a:xfrm>
                      <a:prstGeom prst="rect">
                        <a:avLst/>
                      </a:prstGeom>
                    </pic:spPr>
                  </pic:pic>
                </a:graphicData>
              </a:graphic>
            </wp:inline>
          </w:drawing>
        </w:r>
        <w:bookmarkStart w:id="1377" w:name="_Toc481620345"/>
        <w:bookmarkStart w:id="1378" w:name="_Toc481620449"/>
        <w:bookmarkStart w:id="1379" w:name="_Toc484358846"/>
        <w:bookmarkEnd w:id="1377"/>
        <w:bookmarkEnd w:id="1378"/>
        <w:bookmarkEnd w:id="1379"/>
      </w:moveFrom>
    </w:p>
    <w:p w14:paraId="5DDCE72E" w14:textId="69E78FE4" w:rsidR="0073245C" w:rsidDel="00FE5FD0" w:rsidRDefault="0073245C">
      <w:pPr>
        <w:widowControl/>
        <w:ind w:firstLineChars="200" w:firstLine="422"/>
        <w:jc w:val="left"/>
        <w:rPr>
          <w:moveFrom w:id="1380" w:author="chunliu wang" w:date="2017-05-04T00:08:00Z"/>
          <w:rFonts w:ascii="Times" w:eastAsia="宋体" w:hAnsi="Times"/>
          <w:b/>
          <w:szCs w:val="21"/>
        </w:rPr>
      </w:pPr>
      <w:bookmarkStart w:id="1381" w:name="_Toc481620346"/>
      <w:bookmarkStart w:id="1382" w:name="_Toc481620450"/>
      <w:bookmarkStart w:id="1383" w:name="_Toc484358847"/>
      <w:bookmarkEnd w:id="1381"/>
      <w:bookmarkEnd w:id="1382"/>
      <w:bookmarkEnd w:id="1383"/>
    </w:p>
    <w:p w14:paraId="7E9DBE14" w14:textId="5D59076F" w:rsidR="0073245C" w:rsidDel="00FE5FD0" w:rsidRDefault="00A33A88">
      <w:pPr>
        <w:widowControl/>
        <w:ind w:firstLineChars="200" w:firstLine="420"/>
        <w:jc w:val="center"/>
        <w:rPr>
          <w:moveFrom w:id="1384" w:author="chunliu wang" w:date="2017-05-04T00:08:00Z"/>
          <w:rFonts w:ascii="Times" w:eastAsia="宋体" w:hAnsi="Times"/>
          <w:szCs w:val="21"/>
        </w:rPr>
      </w:pPr>
      <w:moveFrom w:id="1385" w:author="chunliu wang" w:date="2017-05-04T00:08:00Z">
        <w:r w:rsidDel="00FE5FD0">
          <w:rPr>
            <w:rFonts w:ascii="Times" w:eastAsia="宋体" w:hAnsi="Times" w:hint="eastAsia"/>
            <w:szCs w:val="21"/>
          </w:rPr>
          <w:t>图</w:t>
        </w:r>
        <w:r w:rsidDel="00FE5FD0">
          <w:rPr>
            <w:rFonts w:ascii="Times" w:eastAsia="宋体" w:hAnsi="Times" w:hint="eastAsia"/>
            <w:szCs w:val="21"/>
          </w:rPr>
          <w:t xml:space="preserve">4.1 </w:t>
        </w:r>
        <w:r w:rsidDel="00FE5FD0">
          <w:rPr>
            <w:rFonts w:ascii="Times" w:eastAsia="宋体" w:hAnsi="Times" w:hint="eastAsia"/>
            <w:szCs w:val="21"/>
          </w:rPr>
          <w:t>模块和包机制用例图</w:t>
        </w:r>
        <w:bookmarkStart w:id="1386" w:name="_Toc481620347"/>
        <w:bookmarkStart w:id="1387" w:name="_Toc481620451"/>
        <w:bookmarkStart w:id="1388" w:name="_Toc484358848"/>
        <w:bookmarkEnd w:id="1386"/>
        <w:bookmarkEnd w:id="1387"/>
        <w:bookmarkEnd w:id="1388"/>
      </w:moveFrom>
    </w:p>
    <w:p w14:paraId="0491F477" w14:textId="61AEE643" w:rsidR="0073245C" w:rsidDel="00FE5FD0" w:rsidRDefault="00A33A88">
      <w:pPr>
        <w:pStyle w:val="13"/>
        <w:widowControl/>
        <w:numPr>
          <w:ilvl w:val="2"/>
          <w:numId w:val="1"/>
        </w:numPr>
        <w:ind w:firstLineChars="0"/>
        <w:outlineLvl w:val="2"/>
        <w:rPr>
          <w:moveFrom w:id="1389" w:author="chunliu wang" w:date="2017-05-04T00:10:00Z"/>
          <w:rFonts w:ascii="Times" w:eastAsia="宋体" w:hAnsi="Times"/>
          <w:b/>
          <w:sz w:val="28"/>
          <w:szCs w:val="28"/>
        </w:rPr>
      </w:pPr>
      <w:bookmarkStart w:id="1390" w:name="_Toc480713707"/>
      <w:moveFromRangeStart w:id="1391" w:author="chunliu wang" w:date="2017-05-04T00:10:00Z" w:name="move481619939"/>
      <w:moveFromRangeEnd w:id="1369"/>
      <w:moveFrom w:id="1392" w:author="chunliu wang" w:date="2017-05-04T00:10:00Z">
        <w:r w:rsidDel="00FE5FD0">
          <w:rPr>
            <w:rFonts w:ascii="Times" w:eastAsia="宋体" w:hAnsi="Times" w:hint="eastAsia"/>
            <w:b/>
            <w:sz w:val="28"/>
            <w:szCs w:val="28"/>
          </w:rPr>
          <w:t>创建和加载模块</w:t>
        </w:r>
        <w:bookmarkStart w:id="1393" w:name="_Toc481620348"/>
        <w:bookmarkStart w:id="1394" w:name="_Toc481620452"/>
        <w:bookmarkStart w:id="1395" w:name="_Toc484358849"/>
        <w:bookmarkEnd w:id="1390"/>
        <w:bookmarkEnd w:id="1393"/>
        <w:bookmarkEnd w:id="1394"/>
        <w:bookmarkEnd w:id="1395"/>
      </w:moveFrom>
    </w:p>
    <w:p w14:paraId="6E5C1B9F" w14:textId="12A6ED60" w:rsidR="0073245C" w:rsidDel="00FE5FD0" w:rsidRDefault="00A33A88">
      <w:pPr>
        <w:widowControl/>
        <w:spacing w:line="360" w:lineRule="auto"/>
        <w:ind w:firstLineChars="200" w:firstLine="420"/>
        <w:rPr>
          <w:moveFrom w:id="1396" w:author="chunliu wang" w:date="2017-05-04T00:10:00Z"/>
          <w:rFonts w:ascii="Times" w:eastAsia="宋体" w:hAnsi="Times"/>
          <w:szCs w:val="21"/>
        </w:rPr>
      </w:pPr>
      <w:moveFrom w:id="1397" w:author="chunliu wang" w:date="2017-05-04T00:10:00Z">
        <w:r w:rsidDel="00FE5FD0">
          <w:rPr>
            <w:rFonts w:ascii="Times" w:eastAsia="宋体" w:hAnsi="Times" w:hint="eastAsia"/>
            <w:szCs w:val="21"/>
          </w:rPr>
          <w:t>在</w:t>
        </w:r>
        <w:r w:rsidDel="00FE5FD0">
          <w:rPr>
            <w:rFonts w:ascii="Times" w:eastAsia="宋体" w:hAnsi="Times" w:hint="eastAsia"/>
            <w:szCs w:val="21"/>
          </w:rPr>
          <w:t>Node.js</w:t>
        </w:r>
        <w:r w:rsidDel="00FE5FD0">
          <w:rPr>
            <w:rFonts w:ascii="Times" w:eastAsia="宋体" w:hAnsi="Times" w:hint="eastAsia"/>
            <w:szCs w:val="21"/>
          </w:rPr>
          <w:t>中创建一个模块非常简单，因为一个文件就是一个模块。创建模块时需要一个对外公开的接口</w:t>
        </w:r>
        <w:r w:rsidDel="00FE5FD0">
          <w:rPr>
            <w:rFonts w:ascii="Times" w:eastAsia="宋体" w:hAnsi="Times" w:hint="eastAsia"/>
            <w:szCs w:val="21"/>
          </w:rPr>
          <w:t>exports</w:t>
        </w:r>
        <w:r w:rsidDel="00FE5FD0">
          <w:rPr>
            <w:rFonts w:ascii="Times" w:eastAsia="宋体" w:hAnsi="Times" w:hint="eastAsia"/>
            <w:szCs w:val="21"/>
          </w:rPr>
          <w:t>，外部加载模块时利用</w:t>
        </w:r>
        <w:r w:rsidDel="00FE5FD0">
          <w:rPr>
            <w:rFonts w:ascii="Times" w:eastAsia="宋体" w:hAnsi="Times" w:hint="eastAsia"/>
            <w:szCs w:val="21"/>
          </w:rPr>
          <w:t>require</w:t>
        </w:r>
        <w:r w:rsidDel="00FE5FD0">
          <w:rPr>
            <w:rFonts w:ascii="Times" w:eastAsia="宋体" w:hAnsi="Times" w:hint="eastAsia"/>
            <w:szCs w:val="21"/>
          </w:rPr>
          <w:t>获取该模块的接口。开发人员创建和加载模块的用例如</w:t>
        </w:r>
        <w:r w:rsidDel="00FE5FD0">
          <w:rPr>
            <w:rFonts w:ascii="Times" w:eastAsia="宋体" w:hAnsi="Times" w:hint="eastAsia"/>
            <w:szCs w:val="21"/>
          </w:rPr>
          <w:t>3.2</w:t>
        </w:r>
        <w:r w:rsidDel="00FE5FD0">
          <w:rPr>
            <w:rFonts w:ascii="Times" w:eastAsia="宋体" w:hAnsi="Times" w:hint="eastAsia"/>
            <w:szCs w:val="21"/>
          </w:rPr>
          <w:t>图和</w:t>
        </w:r>
        <w:r w:rsidDel="00FE5FD0">
          <w:rPr>
            <w:rFonts w:ascii="Times" w:eastAsia="宋体" w:hAnsi="Times" w:hint="eastAsia"/>
            <w:szCs w:val="21"/>
          </w:rPr>
          <w:t>3.3</w:t>
        </w:r>
        <w:r w:rsidDel="00FE5FD0">
          <w:rPr>
            <w:rFonts w:ascii="Times" w:eastAsia="宋体" w:hAnsi="Times" w:hint="eastAsia"/>
            <w:szCs w:val="21"/>
          </w:rPr>
          <w:t>图所示</w:t>
        </w:r>
        <w:r w:rsidDel="00FE5FD0">
          <w:rPr>
            <w:rFonts w:ascii="Times" w:eastAsia="宋体" w:hAnsi="Times" w:hint="eastAsia"/>
            <w:szCs w:val="21"/>
            <w:vertAlign w:val="superscript"/>
          </w:rPr>
          <w:t>[1]</w:t>
        </w:r>
        <w:r w:rsidDel="00FE5FD0">
          <w:rPr>
            <w:rFonts w:ascii="Times" w:eastAsia="宋体" w:hAnsi="Times" w:hint="eastAsia"/>
            <w:szCs w:val="21"/>
          </w:rPr>
          <w:t>。</w:t>
        </w:r>
        <w:bookmarkStart w:id="1398" w:name="_Toc481620349"/>
        <w:bookmarkStart w:id="1399" w:name="_Toc481620453"/>
        <w:bookmarkStart w:id="1400" w:name="_Toc484358850"/>
        <w:bookmarkEnd w:id="1398"/>
        <w:bookmarkEnd w:id="1399"/>
        <w:bookmarkEnd w:id="1400"/>
      </w:moveFrom>
    </w:p>
    <w:moveFromRangeEnd w:id="1391"/>
    <w:p w14:paraId="5E9C8AE9" w14:textId="4142F893" w:rsidR="0073245C" w:rsidDel="00FE5FD0" w:rsidRDefault="00A33A88">
      <w:pPr>
        <w:widowControl/>
        <w:spacing w:line="360" w:lineRule="auto"/>
        <w:ind w:firstLineChars="200" w:firstLine="420"/>
        <w:rPr>
          <w:del w:id="1401" w:author="chunliu wang" w:date="2017-05-04T00:07:00Z"/>
          <w:rFonts w:ascii="Times" w:eastAsia="宋体" w:hAnsi="Times"/>
          <w:sz w:val="24"/>
          <w:szCs w:val="24"/>
        </w:rPr>
      </w:pPr>
      <w:del w:id="1402" w:author="chunliu wang" w:date="2017-05-04T00:07:00Z">
        <w:r w:rsidDel="00FE5FD0">
          <w:rPr>
            <w:rFonts w:ascii="Times" w:eastAsia="宋体" w:hAnsi="Times"/>
            <w:noProof/>
          </w:rPr>
          <w:drawing>
            <wp:inline distT="0" distB="0" distL="0" distR="0" wp14:anchorId="173DC379" wp14:editId="3780BE0B">
              <wp:extent cx="5274310" cy="45859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274310" cy="4585970"/>
                      </a:xfrm>
                      <a:prstGeom prst="rect">
                        <a:avLst/>
                      </a:prstGeom>
                    </pic:spPr>
                  </pic:pic>
                </a:graphicData>
              </a:graphic>
            </wp:inline>
          </w:drawing>
        </w:r>
        <w:bookmarkStart w:id="1403" w:name="_Toc481620350"/>
        <w:bookmarkStart w:id="1404" w:name="_Toc481620454"/>
        <w:bookmarkStart w:id="1405" w:name="_Toc484358851"/>
        <w:bookmarkEnd w:id="1403"/>
        <w:bookmarkEnd w:id="1404"/>
        <w:bookmarkEnd w:id="1405"/>
      </w:del>
    </w:p>
    <w:p w14:paraId="3689F911" w14:textId="4BD81D53" w:rsidR="0073245C" w:rsidDel="00FE5FD0" w:rsidRDefault="00A33A88">
      <w:pPr>
        <w:widowControl/>
        <w:jc w:val="center"/>
        <w:rPr>
          <w:del w:id="1406" w:author="chunliu wang" w:date="2017-05-04T00:07:00Z"/>
          <w:rFonts w:ascii="Times" w:eastAsia="宋体" w:hAnsi="Times"/>
          <w:szCs w:val="21"/>
        </w:rPr>
      </w:pPr>
      <w:commentRangeStart w:id="1407"/>
      <w:del w:id="1408"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4.2 </w:delText>
        </w:r>
        <w:r w:rsidDel="00FE5FD0">
          <w:rPr>
            <w:rFonts w:ascii="Times" w:eastAsia="宋体" w:hAnsi="Times" w:hint="eastAsia"/>
            <w:szCs w:val="21"/>
          </w:rPr>
          <w:delText>创建模块用例描述</w:delText>
        </w:r>
        <w:commentRangeEnd w:id="1407"/>
        <w:r w:rsidR="00F81C89" w:rsidDel="00FE5FD0">
          <w:rPr>
            <w:rStyle w:val="af"/>
          </w:rPr>
          <w:commentReference w:id="1407"/>
        </w:r>
        <w:bookmarkStart w:id="1409" w:name="_Toc481620351"/>
        <w:bookmarkStart w:id="1410" w:name="_Toc481620455"/>
        <w:bookmarkStart w:id="1411" w:name="_Toc484358852"/>
        <w:bookmarkEnd w:id="1409"/>
        <w:bookmarkEnd w:id="1410"/>
        <w:bookmarkEnd w:id="1411"/>
      </w:del>
    </w:p>
    <w:p w14:paraId="6624D4A5" w14:textId="744CC98B" w:rsidR="0073245C" w:rsidDel="00FE5FD0" w:rsidRDefault="00A33A88">
      <w:pPr>
        <w:widowControl/>
        <w:rPr>
          <w:del w:id="1412" w:author="chunliu wang" w:date="2017-05-04T00:07:00Z"/>
          <w:rFonts w:ascii="Times" w:eastAsia="宋体" w:hAnsi="Times"/>
          <w:szCs w:val="21"/>
        </w:rPr>
      </w:pPr>
      <w:del w:id="1413" w:author="chunliu wang" w:date="2017-05-04T00:07:00Z">
        <w:r w:rsidDel="00FE5FD0">
          <w:rPr>
            <w:rFonts w:ascii="Times" w:eastAsia="宋体" w:hAnsi="Times"/>
            <w:noProof/>
          </w:rPr>
          <w:drawing>
            <wp:inline distT="0" distB="0" distL="0" distR="0" wp14:anchorId="6107719A" wp14:editId="759E1754">
              <wp:extent cx="5274310" cy="54921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5492115"/>
                      </a:xfrm>
                      <a:prstGeom prst="rect">
                        <a:avLst/>
                      </a:prstGeom>
                    </pic:spPr>
                  </pic:pic>
                </a:graphicData>
              </a:graphic>
            </wp:inline>
          </w:drawing>
        </w:r>
        <w:bookmarkStart w:id="1414" w:name="_Toc481620352"/>
        <w:bookmarkStart w:id="1415" w:name="_Toc481620456"/>
        <w:bookmarkStart w:id="1416" w:name="_Toc484358853"/>
        <w:bookmarkEnd w:id="1414"/>
        <w:bookmarkEnd w:id="1415"/>
        <w:bookmarkEnd w:id="1416"/>
      </w:del>
    </w:p>
    <w:p w14:paraId="2DFEA51E" w14:textId="798D43A2" w:rsidR="0073245C" w:rsidDel="00FE5FD0" w:rsidRDefault="00A33A88">
      <w:pPr>
        <w:widowControl/>
        <w:jc w:val="center"/>
        <w:rPr>
          <w:del w:id="1417" w:author="chunliu wang" w:date="2017-05-04T00:07:00Z"/>
          <w:rFonts w:ascii="Times" w:eastAsia="宋体" w:hAnsi="Times"/>
          <w:szCs w:val="21"/>
        </w:rPr>
      </w:pPr>
      <w:commentRangeStart w:id="1418"/>
      <w:del w:id="1419"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4.3 </w:delText>
        </w:r>
        <w:r w:rsidDel="00FE5FD0">
          <w:rPr>
            <w:rFonts w:ascii="Times" w:eastAsia="宋体" w:hAnsi="Times" w:hint="eastAsia"/>
            <w:szCs w:val="21"/>
          </w:rPr>
          <w:delText>加载模块用例描述</w:delText>
        </w:r>
        <w:commentRangeEnd w:id="1418"/>
        <w:r w:rsidR="000E5C03" w:rsidDel="00FE5FD0">
          <w:rPr>
            <w:rStyle w:val="af"/>
          </w:rPr>
          <w:commentReference w:id="1418"/>
        </w:r>
        <w:bookmarkStart w:id="1420" w:name="_Toc481620353"/>
        <w:bookmarkStart w:id="1421" w:name="_Toc481620457"/>
        <w:bookmarkStart w:id="1422" w:name="_Toc484358854"/>
        <w:bookmarkEnd w:id="1420"/>
        <w:bookmarkEnd w:id="1421"/>
        <w:bookmarkEnd w:id="1422"/>
      </w:del>
    </w:p>
    <w:p w14:paraId="1D114E4F" w14:textId="394A7C66" w:rsidR="0073245C" w:rsidDel="00FE5FD0" w:rsidRDefault="00A33A88">
      <w:pPr>
        <w:pStyle w:val="13"/>
        <w:widowControl/>
        <w:numPr>
          <w:ilvl w:val="2"/>
          <w:numId w:val="1"/>
        </w:numPr>
        <w:ind w:firstLineChars="0"/>
        <w:outlineLvl w:val="2"/>
        <w:rPr>
          <w:del w:id="1423" w:author="chunliu wang" w:date="2017-05-04T00:07:00Z"/>
          <w:rFonts w:ascii="Times" w:eastAsia="宋体" w:hAnsi="Times"/>
          <w:b/>
          <w:sz w:val="28"/>
          <w:szCs w:val="28"/>
        </w:rPr>
      </w:pPr>
      <w:bookmarkStart w:id="1424" w:name="_Toc480713708"/>
      <w:del w:id="1425" w:author="chunliu wang" w:date="2017-05-04T00:07:00Z">
        <w:r w:rsidDel="00FE5FD0">
          <w:rPr>
            <w:rFonts w:ascii="Times" w:eastAsia="宋体" w:hAnsi="Times" w:hint="eastAsia"/>
            <w:b/>
            <w:sz w:val="28"/>
            <w:szCs w:val="28"/>
          </w:rPr>
          <w:delText>创建和调用包</w:delText>
        </w:r>
        <w:bookmarkStart w:id="1426" w:name="_Toc481620354"/>
        <w:bookmarkStart w:id="1427" w:name="_Toc481620458"/>
        <w:bookmarkStart w:id="1428" w:name="_Toc484358855"/>
        <w:bookmarkEnd w:id="1424"/>
        <w:bookmarkEnd w:id="1426"/>
        <w:bookmarkEnd w:id="1427"/>
        <w:bookmarkEnd w:id="1428"/>
      </w:del>
    </w:p>
    <w:p w14:paraId="3BF60172" w14:textId="76B277BB" w:rsidR="0073245C" w:rsidDel="00FE5FD0" w:rsidRDefault="00A33A88">
      <w:pPr>
        <w:widowControl/>
        <w:spacing w:line="360" w:lineRule="auto"/>
        <w:ind w:firstLineChars="200" w:firstLine="420"/>
        <w:rPr>
          <w:del w:id="1429" w:author="chunliu wang" w:date="2017-05-04T00:07:00Z"/>
          <w:rFonts w:ascii="Times" w:eastAsia="宋体" w:hAnsi="Times"/>
          <w:szCs w:val="21"/>
        </w:rPr>
      </w:pPr>
      <w:del w:id="1430" w:author="chunliu wang" w:date="2017-05-04T00:07:00Z">
        <w:r w:rsidDel="00FE5FD0">
          <w:rPr>
            <w:rFonts w:ascii="Times" w:eastAsia="宋体" w:hAnsi="Times" w:hint="eastAsia"/>
            <w:szCs w:val="21"/>
          </w:rPr>
          <w:delText>包通常是一些模块的集合，在模块的基础上提供了更高层的抽象，相当于提供了一些固定接口的函数库。创建包时需要有一个模块，或者在创建包之后在包内创建一个新的模块。调用时依旧使用</w:delText>
        </w:r>
        <w:r w:rsidDel="00FE5FD0">
          <w:rPr>
            <w:rFonts w:ascii="Times" w:eastAsia="宋体" w:hAnsi="Times" w:hint="eastAsia"/>
            <w:szCs w:val="21"/>
          </w:rPr>
          <w:delText>require</w:delText>
        </w:r>
        <w:r w:rsidDel="00FE5FD0">
          <w:rPr>
            <w:rFonts w:ascii="Times" w:eastAsia="宋体" w:hAnsi="Times" w:hint="eastAsia"/>
            <w:szCs w:val="21"/>
          </w:rPr>
          <w:delText>方法来获取包的接口。创建和调用包的用例如下图</w:delText>
        </w:r>
        <w:r w:rsidDel="00FE5FD0">
          <w:rPr>
            <w:rFonts w:ascii="Times" w:eastAsia="宋体" w:hAnsi="Times" w:hint="eastAsia"/>
            <w:szCs w:val="21"/>
          </w:rPr>
          <w:delText>3.4</w:delText>
        </w:r>
        <w:r w:rsidDel="00FE5FD0">
          <w:rPr>
            <w:rFonts w:ascii="Times" w:eastAsia="宋体" w:hAnsi="Times" w:hint="eastAsia"/>
            <w:szCs w:val="21"/>
          </w:rPr>
          <w:delText>和</w:delText>
        </w:r>
        <w:r w:rsidDel="00FE5FD0">
          <w:rPr>
            <w:rFonts w:ascii="Times" w:eastAsia="宋体" w:hAnsi="Times" w:hint="eastAsia"/>
            <w:szCs w:val="21"/>
          </w:rPr>
          <w:delText>3.5</w:delText>
        </w:r>
        <w:r w:rsidDel="00FE5FD0">
          <w:rPr>
            <w:rFonts w:ascii="Times" w:eastAsia="宋体" w:hAnsi="Times" w:hint="eastAsia"/>
            <w:szCs w:val="21"/>
          </w:rPr>
          <w:delText>所示。</w:delText>
        </w:r>
        <w:bookmarkStart w:id="1431" w:name="_Toc481620355"/>
        <w:bookmarkStart w:id="1432" w:name="_Toc481620459"/>
        <w:bookmarkStart w:id="1433" w:name="_Toc484358856"/>
        <w:bookmarkEnd w:id="1431"/>
        <w:bookmarkEnd w:id="1432"/>
        <w:bookmarkEnd w:id="1433"/>
      </w:del>
    </w:p>
    <w:p w14:paraId="67A23699" w14:textId="633F8559" w:rsidR="0073245C" w:rsidDel="00FE5FD0" w:rsidRDefault="00A33A88">
      <w:pPr>
        <w:widowControl/>
        <w:spacing w:line="360" w:lineRule="auto"/>
        <w:jc w:val="center"/>
        <w:rPr>
          <w:del w:id="1434" w:author="chunliu wang" w:date="2017-05-04T00:07:00Z"/>
          <w:rFonts w:ascii="Times" w:eastAsia="宋体" w:hAnsi="Times"/>
          <w:szCs w:val="21"/>
        </w:rPr>
      </w:pPr>
      <w:commentRangeStart w:id="1435"/>
      <w:del w:id="1436" w:author="chunliu wang" w:date="2017-05-04T00:07:00Z">
        <w:r w:rsidDel="00FE5FD0">
          <w:rPr>
            <w:rFonts w:ascii="Times" w:eastAsia="宋体" w:hAnsi="Times"/>
            <w:noProof/>
          </w:rPr>
          <w:drawing>
            <wp:anchor distT="0" distB="0" distL="114300" distR="114300" simplePos="0" relativeHeight="251660288" behindDoc="0" locked="0" layoutInCell="1" allowOverlap="1" wp14:anchorId="4CF1F16B" wp14:editId="78C7721B">
              <wp:simplePos x="0" y="0"/>
              <wp:positionH relativeFrom="column">
                <wp:posOffset>0</wp:posOffset>
              </wp:positionH>
              <wp:positionV relativeFrom="page">
                <wp:posOffset>1073785</wp:posOffset>
              </wp:positionV>
              <wp:extent cx="5274310" cy="2534920"/>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534920"/>
                      </a:xfrm>
                      <a:prstGeom prst="rect">
                        <a:avLst/>
                      </a:prstGeom>
                    </pic:spPr>
                  </pic:pic>
                </a:graphicData>
              </a:graphic>
            </wp:anchor>
          </w:drawing>
        </w:r>
        <w:r w:rsidDel="00FE5FD0">
          <w:rPr>
            <w:rFonts w:ascii="Times" w:eastAsia="宋体" w:hAnsi="Times" w:hint="eastAsia"/>
            <w:szCs w:val="21"/>
          </w:rPr>
          <w:delText>图</w:delText>
        </w:r>
        <w:r w:rsidDel="00FE5FD0">
          <w:rPr>
            <w:rFonts w:ascii="Times" w:eastAsia="宋体" w:hAnsi="Times" w:hint="eastAsia"/>
            <w:szCs w:val="21"/>
          </w:rPr>
          <w:delText xml:space="preserve">4.4 </w:delText>
        </w:r>
        <w:r w:rsidDel="00FE5FD0">
          <w:rPr>
            <w:rFonts w:ascii="Times" w:eastAsia="宋体" w:hAnsi="Times" w:hint="eastAsia"/>
            <w:szCs w:val="21"/>
          </w:rPr>
          <w:delText>创建包用例描述</w:delText>
        </w:r>
        <w:commentRangeEnd w:id="1435"/>
        <w:r w:rsidR="000E5C03" w:rsidDel="00FE5FD0">
          <w:rPr>
            <w:rStyle w:val="af"/>
          </w:rPr>
          <w:commentReference w:id="1435"/>
        </w:r>
        <w:bookmarkStart w:id="1437" w:name="_Toc481620356"/>
        <w:bookmarkStart w:id="1438" w:name="_Toc481620460"/>
        <w:bookmarkStart w:id="1439" w:name="_Toc484358857"/>
        <w:bookmarkEnd w:id="1437"/>
        <w:bookmarkEnd w:id="1438"/>
        <w:bookmarkEnd w:id="1439"/>
      </w:del>
    </w:p>
    <w:p w14:paraId="551570A9" w14:textId="65C9CF81" w:rsidR="0073245C" w:rsidDel="00FE5FD0" w:rsidRDefault="00A33A88">
      <w:pPr>
        <w:widowControl/>
        <w:jc w:val="center"/>
        <w:rPr>
          <w:del w:id="1440" w:author="chunliu wang" w:date="2017-05-04T00:07:00Z"/>
          <w:rFonts w:ascii="Times" w:eastAsia="宋体" w:hAnsi="Times"/>
          <w:szCs w:val="21"/>
        </w:rPr>
      </w:pPr>
      <w:del w:id="1441" w:author="chunliu wang" w:date="2017-05-04T00:07:00Z">
        <w:r w:rsidDel="00FE5FD0">
          <w:rPr>
            <w:rFonts w:ascii="Times" w:eastAsia="宋体" w:hAnsi="Times"/>
            <w:noProof/>
          </w:rPr>
          <w:drawing>
            <wp:inline distT="0" distB="0" distL="0" distR="0" wp14:anchorId="167166A7" wp14:editId="177BDD6D">
              <wp:extent cx="5274310" cy="25088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stretch>
                        <a:fillRect/>
                      </a:stretch>
                    </pic:blipFill>
                    <pic:spPr>
                      <a:xfrm>
                        <a:off x="0" y="0"/>
                        <a:ext cx="5274310" cy="2508885"/>
                      </a:xfrm>
                      <a:prstGeom prst="rect">
                        <a:avLst/>
                      </a:prstGeom>
                    </pic:spPr>
                  </pic:pic>
                </a:graphicData>
              </a:graphic>
            </wp:inline>
          </w:drawing>
        </w:r>
        <w:bookmarkStart w:id="1442" w:name="_Toc481620357"/>
        <w:bookmarkStart w:id="1443" w:name="_Toc481620461"/>
        <w:bookmarkStart w:id="1444" w:name="_Toc484358858"/>
        <w:bookmarkEnd w:id="1442"/>
        <w:bookmarkEnd w:id="1443"/>
        <w:bookmarkEnd w:id="1444"/>
      </w:del>
    </w:p>
    <w:p w14:paraId="328FDE82" w14:textId="5CD8EEB4" w:rsidR="0073245C" w:rsidDel="00FE5FD0" w:rsidRDefault="00A33A88">
      <w:pPr>
        <w:widowControl/>
        <w:jc w:val="center"/>
        <w:rPr>
          <w:del w:id="1445" w:author="chunliu wang" w:date="2017-05-04T00:07:00Z"/>
          <w:rFonts w:ascii="Times" w:eastAsia="宋体" w:hAnsi="Times"/>
          <w:szCs w:val="21"/>
        </w:rPr>
      </w:pPr>
      <w:commentRangeStart w:id="1446"/>
      <w:del w:id="1447"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4.5 </w:delText>
        </w:r>
        <w:r w:rsidDel="00FE5FD0">
          <w:rPr>
            <w:rFonts w:ascii="Times" w:eastAsia="宋体" w:hAnsi="Times" w:hint="eastAsia"/>
            <w:szCs w:val="21"/>
          </w:rPr>
          <w:delText>调用包用例描述</w:delText>
        </w:r>
        <w:commentRangeEnd w:id="1446"/>
        <w:r w:rsidR="000E5C03" w:rsidDel="00FE5FD0">
          <w:rPr>
            <w:rStyle w:val="af"/>
          </w:rPr>
          <w:commentReference w:id="1446"/>
        </w:r>
        <w:bookmarkStart w:id="1448" w:name="_Toc481620358"/>
        <w:bookmarkStart w:id="1449" w:name="_Toc481620462"/>
        <w:bookmarkStart w:id="1450" w:name="_Toc484358859"/>
        <w:bookmarkEnd w:id="1448"/>
        <w:bookmarkEnd w:id="1449"/>
        <w:bookmarkEnd w:id="1450"/>
      </w:del>
    </w:p>
    <w:p w14:paraId="5457F645" w14:textId="052408DD" w:rsidR="0073245C" w:rsidDel="00FE5FD0" w:rsidRDefault="00A33A88">
      <w:pPr>
        <w:pStyle w:val="13"/>
        <w:widowControl/>
        <w:numPr>
          <w:ilvl w:val="2"/>
          <w:numId w:val="1"/>
        </w:numPr>
        <w:ind w:firstLineChars="0"/>
        <w:outlineLvl w:val="2"/>
        <w:rPr>
          <w:del w:id="1451" w:author="chunliu wang" w:date="2017-05-04T00:07:00Z"/>
          <w:rFonts w:ascii="Times" w:eastAsia="宋体" w:hAnsi="Times"/>
          <w:b/>
          <w:sz w:val="28"/>
          <w:szCs w:val="28"/>
        </w:rPr>
      </w:pPr>
      <w:bookmarkStart w:id="1452" w:name="_Toc480713709"/>
      <w:del w:id="1453" w:author="chunliu wang" w:date="2017-05-04T00:07:00Z">
        <w:r w:rsidDel="00FE5FD0">
          <w:rPr>
            <w:rFonts w:ascii="Times" w:eastAsia="宋体" w:hAnsi="Times" w:hint="eastAsia"/>
            <w:b/>
            <w:sz w:val="28"/>
            <w:szCs w:val="28"/>
          </w:rPr>
          <w:delText>管理包</w:delText>
        </w:r>
        <w:bookmarkStart w:id="1454" w:name="_Toc481620359"/>
        <w:bookmarkStart w:id="1455" w:name="_Toc481620463"/>
        <w:bookmarkStart w:id="1456" w:name="_Toc484358860"/>
        <w:bookmarkEnd w:id="1452"/>
        <w:bookmarkEnd w:id="1454"/>
        <w:bookmarkEnd w:id="1455"/>
        <w:bookmarkEnd w:id="1456"/>
      </w:del>
    </w:p>
    <w:p w14:paraId="4D8F9520" w14:textId="316EE3A6" w:rsidR="0073245C" w:rsidDel="00FE5FD0" w:rsidRDefault="00A33A88">
      <w:pPr>
        <w:widowControl/>
        <w:spacing w:line="360" w:lineRule="auto"/>
        <w:ind w:firstLineChars="200" w:firstLine="420"/>
        <w:rPr>
          <w:del w:id="1457" w:author="chunliu wang" w:date="2017-05-04T00:07:00Z"/>
          <w:rFonts w:ascii="Times" w:eastAsia="宋体" w:hAnsi="Times"/>
          <w:szCs w:val="21"/>
        </w:rPr>
      </w:pPr>
      <w:del w:id="1458" w:author="chunliu wang" w:date="2017-05-04T00:07:00Z">
        <w:r w:rsidDel="00FE5FD0">
          <w:rPr>
            <w:rFonts w:ascii="Times" w:eastAsia="宋体" w:hAnsi="Times"/>
            <w:szCs w:val="21"/>
          </w:rPr>
          <w:delText>N</w:delText>
        </w:r>
        <w:r w:rsidDel="00FE5FD0">
          <w:rPr>
            <w:rFonts w:ascii="Times" w:eastAsia="宋体" w:hAnsi="Times" w:hint="eastAsia"/>
            <w:szCs w:val="21"/>
          </w:rPr>
          <w:delText>PM</w:delText>
        </w:r>
        <w:r w:rsidDel="00FE5FD0">
          <w:rPr>
            <w:rFonts w:ascii="Times" w:eastAsia="宋体" w:hAnsi="Times" w:hint="eastAsia"/>
            <w:szCs w:val="21"/>
          </w:rPr>
          <w:delText>是</w:delText>
        </w:r>
        <w:r w:rsidDel="00FE5FD0">
          <w:rPr>
            <w:rFonts w:ascii="Times" w:eastAsia="宋体" w:hAnsi="Times" w:hint="eastAsia"/>
            <w:szCs w:val="21"/>
          </w:rPr>
          <w:delText>Node.js</w:delText>
        </w:r>
        <w:r w:rsidDel="00FE5FD0">
          <w:rPr>
            <w:rFonts w:ascii="Times" w:eastAsia="宋体" w:hAnsi="Times" w:hint="eastAsia"/>
            <w:szCs w:val="21"/>
          </w:rPr>
          <w:delText>发布的包管理工具，用于包的发布、传播、依赖控制。</w:delText>
        </w:r>
        <w:r w:rsidDel="00FE5FD0">
          <w:rPr>
            <w:rFonts w:ascii="Times" w:eastAsia="宋体" w:hAnsi="Times"/>
            <w:szCs w:val="21"/>
          </w:rPr>
          <w:delText>NPM</w:delText>
        </w:r>
        <w:r w:rsidDel="00FE5FD0">
          <w:rPr>
            <w:rFonts w:ascii="Times" w:eastAsia="宋体" w:hAnsi="Times" w:hint="eastAsia"/>
            <w:szCs w:val="21"/>
          </w:rPr>
          <w:delText>提供了命令行工具，使用户方便地下载、安装、升级、删除包，也可以让开发者发布并维护包。</w:delText>
        </w:r>
        <w:bookmarkStart w:id="1459" w:name="_Toc481620360"/>
        <w:bookmarkStart w:id="1460" w:name="_Toc481620464"/>
        <w:bookmarkStart w:id="1461" w:name="_Toc484358861"/>
        <w:bookmarkEnd w:id="1459"/>
        <w:bookmarkEnd w:id="1460"/>
        <w:bookmarkEnd w:id="1461"/>
      </w:del>
    </w:p>
    <w:p w14:paraId="1858C139" w14:textId="1824B6FE" w:rsidR="0073245C" w:rsidDel="00FE5FD0" w:rsidRDefault="00A33A88">
      <w:pPr>
        <w:widowControl/>
        <w:spacing w:line="360" w:lineRule="auto"/>
        <w:ind w:firstLineChars="200" w:firstLine="420"/>
        <w:rPr>
          <w:del w:id="1462" w:author="chunliu wang" w:date="2017-05-04T00:07:00Z"/>
          <w:rFonts w:ascii="Times" w:eastAsia="宋体" w:hAnsi="Times"/>
          <w:szCs w:val="21"/>
        </w:rPr>
      </w:pPr>
      <w:del w:id="1463" w:author="chunliu wang" w:date="2017-05-04T00:07:00Z">
        <w:r w:rsidDel="00FE5FD0">
          <w:rPr>
            <w:rFonts w:ascii="Times" w:eastAsia="宋体" w:hAnsi="Times"/>
            <w:noProof/>
          </w:rPr>
          <w:drawing>
            <wp:inline distT="0" distB="0" distL="0" distR="0" wp14:anchorId="05EA6063" wp14:editId="0B807BE0">
              <wp:extent cx="5274310" cy="2705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74310" cy="2705100"/>
                      </a:xfrm>
                      <a:prstGeom prst="rect">
                        <a:avLst/>
                      </a:prstGeom>
                    </pic:spPr>
                  </pic:pic>
                </a:graphicData>
              </a:graphic>
            </wp:inline>
          </w:drawing>
        </w:r>
        <w:bookmarkStart w:id="1464" w:name="_Toc481620361"/>
        <w:bookmarkStart w:id="1465" w:name="_Toc481620465"/>
        <w:bookmarkStart w:id="1466" w:name="_Toc484358862"/>
        <w:bookmarkEnd w:id="1464"/>
        <w:bookmarkEnd w:id="1465"/>
        <w:bookmarkEnd w:id="1466"/>
      </w:del>
    </w:p>
    <w:p w14:paraId="1FF95DF5" w14:textId="2D2665E1" w:rsidR="0073245C" w:rsidDel="00FE5FD0" w:rsidRDefault="00A33A88">
      <w:pPr>
        <w:widowControl/>
        <w:jc w:val="center"/>
        <w:rPr>
          <w:del w:id="1467" w:author="chunliu wang" w:date="2017-05-04T00:07:00Z"/>
          <w:rFonts w:ascii="Times" w:eastAsia="宋体" w:hAnsi="Times"/>
          <w:szCs w:val="21"/>
        </w:rPr>
      </w:pPr>
      <w:commentRangeStart w:id="1468"/>
      <w:del w:id="1469"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6</w:delText>
        </w:r>
        <w:r w:rsidDel="00FE5FD0">
          <w:rPr>
            <w:rFonts w:ascii="Times" w:eastAsia="宋体" w:hAnsi="Times" w:hint="eastAsia"/>
            <w:szCs w:val="21"/>
          </w:rPr>
          <w:delText xml:space="preserve"> </w:delText>
        </w:r>
        <w:r w:rsidDel="00FE5FD0">
          <w:rPr>
            <w:rFonts w:ascii="Times" w:eastAsia="宋体" w:hAnsi="Times" w:hint="eastAsia"/>
            <w:szCs w:val="21"/>
          </w:rPr>
          <w:delText>包管理用例描述</w:delText>
        </w:r>
        <w:commentRangeEnd w:id="1468"/>
        <w:r w:rsidR="002B3ADA" w:rsidDel="00FE5FD0">
          <w:rPr>
            <w:rStyle w:val="af"/>
          </w:rPr>
          <w:commentReference w:id="1468"/>
        </w:r>
        <w:bookmarkStart w:id="1470" w:name="_Toc481620362"/>
        <w:bookmarkStart w:id="1471" w:name="_Toc481620466"/>
        <w:bookmarkStart w:id="1472" w:name="_Toc484358863"/>
        <w:bookmarkEnd w:id="1470"/>
        <w:bookmarkEnd w:id="1471"/>
        <w:bookmarkEnd w:id="1472"/>
      </w:del>
    </w:p>
    <w:p w14:paraId="3C9646F6" w14:textId="070B6A54" w:rsidR="0073245C" w:rsidDel="00FE5FD0" w:rsidRDefault="00A33A88">
      <w:pPr>
        <w:pStyle w:val="13"/>
        <w:widowControl/>
        <w:numPr>
          <w:ilvl w:val="1"/>
          <w:numId w:val="1"/>
        </w:numPr>
        <w:ind w:firstLineChars="0"/>
        <w:jc w:val="left"/>
        <w:outlineLvl w:val="1"/>
        <w:rPr>
          <w:del w:id="1473" w:author="chunliu wang" w:date="2017-05-04T00:07:00Z"/>
          <w:rFonts w:ascii="Times" w:eastAsia="宋体" w:hAnsi="Times"/>
          <w:b/>
          <w:sz w:val="32"/>
          <w:szCs w:val="32"/>
        </w:rPr>
      </w:pPr>
      <w:bookmarkStart w:id="1474" w:name="_Toc480713710"/>
      <w:del w:id="1475" w:author="chunliu wang" w:date="2017-05-04T00:07:00Z">
        <w:r w:rsidDel="00FE5FD0">
          <w:rPr>
            <w:rFonts w:ascii="Times" w:eastAsia="宋体" w:hAnsi="Times" w:hint="eastAsia"/>
            <w:b/>
            <w:sz w:val="32"/>
            <w:szCs w:val="32"/>
          </w:rPr>
          <w:delText>网络通信</w:delText>
        </w:r>
        <w:bookmarkStart w:id="1476" w:name="_Toc481620363"/>
        <w:bookmarkStart w:id="1477" w:name="_Toc481620467"/>
        <w:bookmarkStart w:id="1478" w:name="_Toc484358864"/>
        <w:bookmarkEnd w:id="1474"/>
        <w:bookmarkEnd w:id="1476"/>
        <w:bookmarkEnd w:id="1477"/>
        <w:bookmarkEnd w:id="1478"/>
      </w:del>
    </w:p>
    <w:p w14:paraId="6C2D25BA" w14:textId="7FD2768A" w:rsidR="0073245C" w:rsidDel="00FE5FD0" w:rsidRDefault="00A33A88">
      <w:pPr>
        <w:widowControl/>
        <w:spacing w:line="360" w:lineRule="auto"/>
        <w:ind w:firstLineChars="200" w:firstLine="420"/>
        <w:jc w:val="left"/>
        <w:rPr>
          <w:del w:id="1479" w:author="chunliu wang" w:date="2017-05-04T00:07:00Z"/>
          <w:rFonts w:ascii="Times" w:eastAsia="宋体" w:hAnsi="Times"/>
          <w:szCs w:val="21"/>
        </w:rPr>
      </w:pPr>
      <w:del w:id="1480" w:author="chunliu wang" w:date="2017-05-04T00:07:00Z">
        <w:r w:rsidDel="00FE5FD0">
          <w:rPr>
            <w:rFonts w:ascii="Times" w:eastAsia="宋体" w:hAnsi="Times" w:hint="eastAsia"/>
            <w:szCs w:val="21"/>
          </w:rPr>
          <w:delText>在使用</w:delText>
        </w:r>
        <w:r w:rsidDel="00FE5FD0">
          <w:rPr>
            <w:rFonts w:ascii="Times" w:eastAsia="宋体" w:hAnsi="Times" w:hint="eastAsia"/>
            <w:szCs w:val="21"/>
          </w:rPr>
          <w:delText>PHP</w:delText>
        </w:r>
        <w:r w:rsidDel="00FE5FD0">
          <w:rPr>
            <w:rFonts w:ascii="Times" w:eastAsia="宋体" w:hAnsi="Times" w:hint="eastAsia"/>
            <w:szCs w:val="21"/>
          </w:rPr>
          <w:delText>等脚本语言开发网站时，必须先搭建一个</w:delText>
        </w:r>
        <w:r w:rsidDel="00FE5FD0">
          <w:rPr>
            <w:rFonts w:ascii="Times" w:eastAsia="宋体" w:hAnsi="Times" w:cs="Times New Roman" w:hint="eastAsia"/>
            <w:szCs w:val="21"/>
          </w:rPr>
          <w:delText>Apache</w:delText>
        </w:r>
        <w:r w:rsidDel="00FE5FD0">
          <w:rPr>
            <w:rFonts w:ascii="Times" w:eastAsia="宋体" w:hAnsi="Times" w:hint="eastAsia"/>
            <w:szCs w:val="21"/>
          </w:rPr>
          <w:delText>之类的</w:delText>
        </w:r>
        <w:r w:rsidDel="00FE5FD0">
          <w:rPr>
            <w:rFonts w:ascii="Times" w:eastAsia="宋体" w:hAnsi="Times" w:hint="eastAsia"/>
            <w:szCs w:val="21"/>
          </w:rPr>
          <w:delText>HTTP</w:delText>
        </w:r>
        <w:r w:rsidDel="00FE5FD0">
          <w:rPr>
            <w:rFonts w:ascii="Times" w:eastAsia="宋体" w:hAnsi="Times" w:hint="eastAsia"/>
            <w:szCs w:val="21"/>
          </w:rPr>
          <w:delText>服务器，然后通过</w:delText>
        </w:r>
        <w:r w:rsidDel="00FE5FD0">
          <w:rPr>
            <w:rFonts w:ascii="Times" w:eastAsia="宋体" w:hAnsi="Times" w:hint="eastAsia"/>
            <w:szCs w:val="21"/>
          </w:rPr>
          <w:delText>HTTP</w:delText>
        </w:r>
        <w:r w:rsidDel="00FE5FD0">
          <w:rPr>
            <w:rFonts w:ascii="Times" w:eastAsia="宋体" w:hAnsi="Times" w:hint="eastAsia"/>
            <w:szCs w:val="21"/>
          </w:rPr>
          <w:delText>服务器的模块加载或</w:delText>
        </w:r>
        <w:r w:rsidDel="00FE5FD0">
          <w:rPr>
            <w:rFonts w:ascii="Times" w:eastAsia="宋体" w:hAnsi="Times" w:hint="eastAsia"/>
            <w:szCs w:val="21"/>
          </w:rPr>
          <w:delText>CGI</w:delText>
        </w:r>
        <w:r w:rsidDel="00FE5FD0">
          <w:rPr>
            <w:rFonts w:ascii="Times" w:eastAsia="宋体" w:hAnsi="Times" w:hint="eastAsia"/>
            <w:szCs w:val="21"/>
          </w:rPr>
          <w:delText>调用，才能将</w:delText>
        </w:r>
        <w:r w:rsidDel="00FE5FD0">
          <w:rPr>
            <w:rFonts w:ascii="Times" w:eastAsia="宋体" w:hAnsi="Times" w:hint="eastAsia"/>
            <w:szCs w:val="21"/>
          </w:rPr>
          <w:delText>PHP</w:delText>
        </w:r>
        <w:r w:rsidDel="00FE5FD0">
          <w:rPr>
            <w:rFonts w:ascii="Times" w:eastAsia="宋体" w:hAnsi="Times" w:hint="eastAsia"/>
            <w:szCs w:val="21"/>
          </w:rPr>
          <w:delText>脚本执行结果呈现给用户。这种调用方式打破了过去</w:delText>
        </w:r>
        <w:r w:rsidDel="00FE5FD0">
          <w:rPr>
            <w:rFonts w:ascii="Times" w:eastAsia="宋体" w:hAnsi="Times" w:hint="eastAsia"/>
            <w:szCs w:val="21"/>
          </w:rPr>
          <w:delText>js</w:delText>
        </w:r>
        <w:r w:rsidDel="00FE5FD0">
          <w:rPr>
            <w:rFonts w:ascii="Times" w:eastAsia="宋体" w:hAnsi="Times" w:hint="eastAsia"/>
            <w:szCs w:val="21"/>
          </w:rPr>
          <w:delText>只能在浏览器运行的局面，前后端实现了统一。</w:delText>
        </w:r>
        <w:r w:rsidDel="00FE5FD0">
          <w:rPr>
            <w:rFonts w:ascii="Times" w:eastAsia="宋体" w:hAnsi="Times" w:cs="Times New Roman" w:hint="eastAsia"/>
            <w:szCs w:val="21"/>
          </w:rPr>
          <w:delText>Node.js</w:delText>
        </w:r>
        <w:r w:rsidDel="00FE5FD0">
          <w:rPr>
            <w:rFonts w:ascii="Times" w:eastAsia="宋体" w:hAnsi="Times" w:hint="eastAsia"/>
            <w:szCs w:val="21"/>
          </w:rPr>
          <w:delText>提供了</w:delText>
        </w:r>
        <w:r w:rsidDel="00FE5FD0">
          <w:rPr>
            <w:rFonts w:ascii="Times" w:eastAsia="宋体" w:hAnsi="Times" w:cs="Times New Roman" w:hint="eastAsia"/>
            <w:szCs w:val="21"/>
          </w:rPr>
          <w:delText>net</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dgram</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https</w:delText>
        </w:r>
        <w:r w:rsidDel="00FE5FD0">
          <w:rPr>
            <w:rFonts w:ascii="Times" w:eastAsia="宋体" w:hAnsi="Times" w:hint="eastAsia"/>
            <w:szCs w:val="21"/>
          </w:rPr>
          <w:delText>这</w:delText>
        </w:r>
        <w:r w:rsidDel="00FE5FD0">
          <w:rPr>
            <w:rFonts w:ascii="Times" w:eastAsia="宋体" w:hAnsi="Times" w:hint="eastAsia"/>
            <w:szCs w:val="21"/>
          </w:rPr>
          <w:delText>4</w:delText>
        </w:r>
        <w:r w:rsidDel="00FE5FD0">
          <w:rPr>
            <w:rFonts w:ascii="Times" w:eastAsia="宋体" w:hAnsi="Times" w:hint="eastAsia"/>
            <w:szCs w:val="21"/>
          </w:rPr>
          <w:delText>个模块，分别用于处理</w:delText>
        </w:r>
        <w:r w:rsidDel="00FE5FD0">
          <w:rPr>
            <w:rFonts w:ascii="Times" w:eastAsia="宋体" w:hAnsi="Times" w:cs="Times New Roman" w:hint="eastAsia"/>
            <w:szCs w:val="21"/>
          </w:rPr>
          <w:delText>TCP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UDP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HTTPS</w:delText>
        </w:r>
        <w:r w:rsidDel="00FE5FD0">
          <w:rPr>
            <w:rFonts w:ascii="Times" w:eastAsia="宋体" w:hAnsi="Times" w:hint="eastAsia"/>
            <w:szCs w:val="21"/>
          </w:rPr>
          <w:delText>，适用于服务端和客户端。</w:delText>
        </w:r>
        <w:bookmarkStart w:id="1481" w:name="_Toc481620364"/>
        <w:bookmarkStart w:id="1482" w:name="_Toc481620468"/>
        <w:bookmarkStart w:id="1483" w:name="_Toc484358865"/>
        <w:bookmarkEnd w:id="1481"/>
        <w:bookmarkEnd w:id="1482"/>
        <w:bookmarkEnd w:id="1483"/>
      </w:del>
    </w:p>
    <w:p w14:paraId="1B0D5306" w14:textId="3D1C35D9" w:rsidR="0073245C" w:rsidDel="00FE5FD0" w:rsidRDefault="00B500F5">
      <w:pPr>
        <w:widowControl/>
        <w:spacing w:line="360" w:lineRule="auto"/>
        <w:jc w:val="center"/>
        <w:rPr>
          <w:del w:id="1484" w:author="chunliu wang" w:date="2017-05-04T00:07:00Z"/>
          <w:rFonts w:ascii="Times" w:eastAsia="宋体" w:hAnsi="Times"/>
          <w:szCs w:val="21"/>
        </w:rPr>
      </w:pPr>
      <w:del w:id="1485" w:author="chunliu wang" w:date="2017-05-04T00:07:00Z">
        <w:r w:rsidDel="00FE5FD0">
          <w:rPr>
            <w:noProof/>
          </w:rPr>
          <w:drawing>
            <wp:inline distT="0" distB="0" distL="0" distR="0" wp14:anchorId="79E4B3E8" wp14:editId="55D6C962">
              <wp:extent cx="4905375" cy="3133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3133725"/>
                      </a:xfrm>
                      <a:prstGeom prst="rect">
                        <a:avLst/>
                      </a:prstGeom>
                    </pic:spPr>
                  </pic:pic>
                </a:graphicData>
              </a:graphic>
            </wp:inline>
          </w:drawing>
        </w:r>
        <w:bookmarkStart w:id="1486" w:name="_Toc481620365"/>
        <w:bookmarkStart w:id="1487" w:name="_Toc481620469"/>
        <w:bookmarkStart w:id="1488" w:name="_Toc484358866"/>
        <w:bookmarkEnd w:id="1486"/>
        <w:bookmarkEnd w:id="1487"/>
        <w:bookmarkEnd w:id="1488"/>
      </w:del>
    </w:p>
    <w:p w14:paraId="6936C9CB" w14:textId="175EF06B" w:rsidR="0073245C" w:rsidDel="00FE5FD0" w:rsidRDefault="00A33A88">
      <w:pPr>
        <w:widowControl/>
        <w:ind w:firstLineChars="200" w:firstLine="420"/>
        <w:jc w:val="center"/>
        <w:rPr>
          <w:del w:id="1489" w:author="chunliu wang" w:date="2017-05-04T00:07:00Z"/>
          <w:rFonts w:ascii="Times" w:eastAsia="宋体" w:hAnsi="Times"/>
          <w:szCs w:val="21"/>
        </w:rPr>
      </w:pPr>
      <w:del w:id="1490"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7</w:delText>
        </w:r>
        <w:r w:rsidDel="00FE5FD0">
          <w:rPr>
            <w:rFonts w:ascii="Times" w:eastAsia="宋体" w:hAnsi="Times" w:hint="eastAsia"/>
            <w:szCs w:val="21"/>
          </w:rPr>
          <w:delText xml:space="preserve"> </w:delText>
        </w:r>
        <w:r w:rsidDel="00FE5FD0">
          <w:rPr>
            <w:rFonts w:ascii="Times" w:eastAsia="宋体" w:hAnsi="Times" w:hint="eastAsia"/>
            <w:szCs w:val="21"/>
          </w:rPr>
          <w:delText>创建服务器用例图</w:delText>
        </w:r>
        <w:bookmarkStart w:id="1491" w:name="_Toc481620366"/>
        <w:bookmarkStart w:id="1492" w:name="_Toc481620470"/>
        <w:bookmarkStart w:id="1493" w:name="_Toc484358867"/>
        <w:bookmarkEnd w:id="1491"/>
        <w:bookmarkEnd w:id="1492"/>
        <w:bookmarkEnd w:id="1493"/>
      </w:del>
    </w:p>
    <w:p w14:paraId="75E86EEC" w14:textId="108C828A" w:rsidR="0073245C" w:rsidDel="00FE5FD0" w:rsidRDefault="00A33A88">
      <w:pPr>
        <w:pStyle w:val="13"/>
        <w:widowControl/>
        <w:numPr>
          <w:ilvl w:val="2"/>
          <w:numId w:val="1"/>
        </w:numPr>
        <w:ind w:firstLineChars="0"/>
        <w:jc w:val="left"/>
        <w:outlineLvl w:val="2"/>
        <w:rPr>
          <w:del w:id="1494" w:author="chunliu wang" w:date="2017-05-04T00:07:00Z"/>
          <w:rFonts w:ascii="Times" w:eastAsia="宋体" w:hAnsi="Times"/>
          <w:b/>
          <w:sz w:val="28"/>
          <w:szCs w:val="28"/>
        </w:rPr>
      </w:pPr>
      <w:bookmarkStart w:id="1495" w:name="_Toc480713711"/>
      <w:del w:id="1496"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TCP</w:delText>
        </w:r>
        <w:r w:rsidDel="00FE5FD0">
          <w:rPr>
            <w:rFonts w:ascii="Times" w:eastAsia="宋体" w:hAnsi="Times" w:hint="eastAsia"/>
            <w:b/>
            <w:sz w:val="28"/>
            <w:szCs w:val="28"/>
          </w:rPr>
          <w:delText>服务器</w:delText>
        </w:r>
        <w:bookmarkStart w:id="1497" w:name="_Toc481620367"/>
        <w:bookmarkStart w:id="1498" w:name="_Toc481620471"/>
        <w:bookmarkStart w:id="1499" w:name="_Toc484358868"/>
        <w:bookmarkEnd w:id="1495"/>
        <w:bookmarkEnd w:id="1497"/>
        <w:bookmarkEnd w:id="1498"/>
        <w:bookmarkEnd w:id="1499"/>
      </w:del>
    </w:p>
    <w:p w14:paraId="70F44F70" w14:textId="3E1C1296" w:rsidR="0073245C" w:rsidDel="00FE5FD0" w:rsidRDefault="00A33A88">
      <w:pPr>
        <w:widowControl/>
        <w:spacing w:line="360" w:lineRule="auto"/>
        <w:ind w:firstLineChars="200" w:firstLine="420"/>
        <w:jc w:val="left"/>
        <w:rPr>
          <w:del w:id="1500" w:author="chunliu wang" w:date="2017-05-04T00:07:00Z"/>
          <w:rFonts w:ascii="Times" w:eastAsia="宋体" w:hAnsi="Times"/>
          <w:szCs w:val="21"/>
        </w:rPr>
      </w:pPr>
      <w:del w:id="1501" w:author="chunliu wang" w:date="2017-05-04T00:07:00Z">
        <w:r w:rsidDel="00FE5FD0">
          <w:rPr>
            <w:rFonts w:ascii="Times" w:eastAsia="宋体" w:hAnsi="Times" w:hint="eastAsia"/>
            <w:szCs w:val="21"/>
          </w:rPr>
          <w:delText>通过</w:delText>
        </w:r>
        <w:r w:rsidDel="00FE5FD0">
          <w:rPr>
            <w:rFonts w:ascii="Times" w:eastAsia="宋体" w:hAnsi="Times" w:cs="Times New Roman" w:hint="eastAsia"/>
            <w:szCs w:val="21"/>
          </w:rPr>
          <w:delText>net.createServer(listener)</w:delText>
        </w:r>
        <w:r w:rsidDel="00FE5FD0">
          <w:rPr>
            <w:rFonts w:ascii="Times" w:eastAsia="宋体" w:hAnsi="Times" w:hint="eastAsia"/>
            <w:szCs w:val="21"/>
          </w:rPr>
          <w:delText>即可创建一个</w:delText>
        </w:r>
        <w:r w:rsidDel="00FE5FD0">
          <w:rPr>
            <w:rFonts w:ascii="Times" w:eastAsia="宋体" w:hAnsi="Times" w:hint="eastAsia"/>
            <w:szCs w:val="21"/>
          </w:rPr>
          <w:delText>TCP</w:delText>
        </w:r>
        <w:r w:rsidDel="00FE5FD0">
          <w:rPr>
            <w:rFonts w:ascii="Times" w:eastAsia="宋体" w:hAnsi="Times" w:hint="eastAsia"/>
            <w:szCs w:val="21"/>
          </w:rPr>
          <w:delText>服务器，</w:delText>
        </w:r>
        <w:r w:rsidDel="00FE5FD0">
          <w:rPr>
            <w:rFonts w:ascii="Times" w:eastAsia="宋体" w:hAnsi="Times" w:cs="Times New Roman" w:hint="eastAsia"/>
            <w:szCs w:val="21"/>
          </w:rPr>
          <w:delText>listener</w:delText>
        </w:r>
        <w:r w:rsidDel="00FE5FD0">
          <w:rPr>
            <w:rFonts w:ascii="Times" w:eastAsia="宋体" w:hAnsi="Times" w:hint="eastAsia"/>
            <w:szCs w:val="21"/>
          </w:rPr>
          <w:delText>是连接事件</w:delText>
        </w:r>
        <w:r w:rsidDel="00FE5FD0">
          <w:rPr>
            <w:rFonts w:ascii="Times" w:eastAsia="宋体" w:hAnsi="Times" w:cs="Times New Roman" w:hint="eastAsia"/>
            <w:szCs w:val="21"/>
          </w:rPr>
          <w:delText>connection</w:delText>
        </w:r>
        <w:r w:rsidDel="00FE5FD0">
          <w:rPr>
            <w:rFonts w:ascii="Times" w:eastAsia="宋体" w:hAnsi="Times" w:hint="eastAsia"/>
            <w:szCs w:val="21"/>
          </w:rPr>
          <w:delText>的侦听器。服务器可以同时和多个客户端保持连接，</w:delText>
        </w:r>
        <w:r w:rsidDel="00FE5FD0">
          <w:rPr>
            <w:rFonts w:ascii="Times" w:eastAsia="宋体" w:hAnsi="Times" w:cs="Times New Roman" w:hint="eastAsia"/>
            <w:szCs w:val="21"/>
          </w:rPr>
          <w:delText>stream</w:delText>
        </w:r>
        <w:r w:rsidDel="00FE5FD0">
          <w:rPr>
            <w:rFonts w:ascii="Times" w:eastAsia="宋体" w:hAnsi="Times" w:hint="eastAsia"/>
            <w:szCs w:val="21"/>
          </w:rPr>
          <w:delText>对象用于服务器端和客户端的通信。</w:delText>
        </w:r>
        <w:bookmarkStart w:id="1502" w:name="_Toc481620368"/>
        <w:bookmarkStart w:id="1503" w:name="_Toc481620472"/>
        <w:bookmarkStart w:id="1504" w:name="_Toc484358869"/>
        <w:bookmarkEnd w:id="1502"/>
        <w:bookmarkEnd w:id="1503"/>
        <w:bookmarkEnd w:id="1504"/>
      </w:del>
    </w:p>
    <w:p w14:paraId="679877B1" w14:textId="1E095397" w:rsidR="0073245C" w:rsidDel="00FE5FD0" w:rsidRDefault="00A33A88">
      <w:pPr>
        <w:widowControl/>
        <w:spacing w:line="360" w:lineRule="auto"/>
        <w:ind w:firstLineChars="200" w:firstLine="420"/>
        <w:jc w:val="left"/>
        <w:rPr>
          <w:del w:id="1505" w:author="chunliu wang" w:date="2017-05-04T00:07:00Z"/>
          <w:rFonts w:ascii="Times" w:eastAsia="宋体" w:hAnsi="Times"/>
          <w:sz w:val="24"/>
          <w:szCs w:val="24"/>
        </w:rPr>
      </w:pPr>
      <w:del w:id="1506" w:author="chunliu wang" w:date="2017-05-04T00:07:00Z">
        <w:r w:rsidDel="00FE5FD0">
          <w:rPr>
            <w:rFonts w:ascii="Times" w:eastAsia="宋体" w:hAnsi="Times"/>
            <w:noProof/>
          </w:rPr>
          <w:drawing>
            <wp:inline distT="0" distB="0" distL="0" distR="0" wp14:anchorId="4187A4B0" wp14:editId="0BC5CFBA">
              <wp:extent cx="5274310" cy="3016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274310" cy="3016885"/>
                      </a:xfrm>
                      <a:prstGeom prst="rect">
                        <a:avLst/>
                      </a:prstGeom>
                    </pic:spPr>
                  </pic:pic>
                </a:graphicData>
              </a:graphic>
            </wp:inline>
          </w:drawing>
        </w:r>
        <w:bookmarkStart w:id="1507" w:name="_Toc481620369"/>
        <w:bookmarkStart w:id="1508" w:name="_Toc481620473"/>
        <w:bookmarkStart w:id="1509" w:name="_Toc484358870"/>
        <w:bookmarkEnd w:id="1507"/>
        <w:bookmarkEnd w:id="1508"/>
        <w:bookmarkEnd w:id="1509"/>
      </w:del>
    </w:p>
    <w:p w14:paraId="5F34B2D1" w14:textId="3D107177" w:rsidR="0073245C" w:rsidDel="00FE5FD0" w:rsidRDefault="00A33A88">
      <w:pPr>
        <w:widowControl/>
        <w:ind w:firstLineChars="200" w:firstLine="420"/>
        <w:jc w:val="center"/>
        <w:rPr>
          <w:del w:id="1510" w:author="chunliu wang" w:date="2017-05-04T00:07:00Z"/>
          <w:rFonts w:ascii="Times" w:eastAsia="宋体" w:hAnsi="Times"/>
          <w:szCs w:val="21"/>
        </w:rPr>
      </w:pPr>
      <w:commentRangeStart w:id="1511"/>
      <w:del w:id="1512"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8</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TCP</w:delText>
        </w:r>
        <w:r w:rsidDel="00FE5FD0">
          <w:rPr>
            <w:rFonts w:ascii="Times" w:eastAsia="宋体" w:hAnsi="Times" w:hint="eastAsia"/>
            <w:szCs w:val="21"/>
          </w:rPr>
          <w:delText>服务器用例描述</w:delText>
        </w:r>
        <w:commentRangeEnd w:id="1511"/>
        <w:r w:rsidR="00FB1E01" w:rsidDel="00FE5FD0">
          <w:rPr>
            <w:rStyle w:val="af"/>
          </w:rPr>
          <w:commentReference w:id="1511"/>
        </w:r>
        <w:bookmarkStart w:id="1513" w:name="_Toc481620370"/>
        <w:bookmarkStart w:id="1514" w:name="_Toc481620474"/>
        <w:bookmarkStart w:id="1515" w:name="_Toc484358871"/>
        <w:bookmarkEnd w:id="1513"/>
        <w:bookmarkEnd w:id="1514"/>
        <w:bookmarkEnd w:id="1515"/>
      </w:del>
    </w:p>
    <w:p w14:paraId="03BCDCE3" w14:textId="08610759" w:rsidR="0073245C" w:rsidDel="00FE5FD0" w:rsidRDefault="00A33A88">
      <w:pPr>
        <w:pStyle w:val="13"/>
        <w:widowControl/>
        <w:numPr>
          <w:ilvl w:val="2"/>
          <w:numId w:val="1"/>
        </w:numPr>
        <w:ind w:firstLineChars="0"/>
        <w:jc w:val="left"/>
        <w:outlineLvl w:val="2"/>
        <w:rPr>
          <w:del w:id="1516" w:author="chunliu wang" w:date="2017-05-04T00:07:00Z"/>
          <w:rFonts w:ascii="Times" w:eastAsia="宋体" w:hAnsi="Times"/>
          <w:b/>
          <w:sz w:val="28"/>
          <w:szCs w:val="28"/>
        </w:rPr>
      </w:pPr>
      <w:bookmarkStart w:id="1517" w:name="_Toc480713712"/>
      <w:del w:id="1518"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UDP</w:delText>
        </w:r>
        <w:r w:rsidDel="00FE5FD0">
          <w:rPr>
            <w:rFonts w:ascii="Times" w:eastAsia="宋体" w:hAnsi="Times" w:hint="eastAsia"/>
            <w:b/>
            <w:sz w:val="28"/>
            <w:szCs w:val="28"/>
          </w:rPr>
          <w:delText>服务器</w:delText>
        </w:r>
        <w:bookmarkStart w:id="1519" w:name="_Toc481620371"/>
        <w:bookmarkStart w:id="1520" w:name="_Toc481620475"/>
        <w:bookmarkStart w:id="1521" w:name="_Toc484358872"/>
        <w:bookmarkEnd w:id="1517"/>
        <w:bookmarkEnd w:id="1519"/>
        <w:bookmarkEnd w:id="1520"/>
        <w:bookmarkEnd w:id="1521"/>
      </w:del>
    </w:p>
    <w:p w14:paraId="7F72A596" w14:textId="1D6C1DA2" w:rsidR="0073245C" w:rsidDel="00FE5FD0" w:rsidRDefault="00A33A88">
      <w:pPr>
        <w:widowControl/>
        <w:spacing w:line="360" w:lineRule="auto"/>
        <w:ind w:firstLineChars="200" w:firstLine="420"/>
        <w:jc w:val="left"/>
        <w:rPr>
          <w:del w:id="1522" w:author="chunliu wang" w:date="2017-05-04T00:07:00Z"/>
          <w:rFonts w:ascii="Times" w:eastAsia="宋体" w:hAnsi="Times"/>
          <w:szCs w:val="21"/>
        </w:rPr>
      </w:pPr>
      <w:del w:id="1523" w:author="chunliu wang" w:date="2017-05-04T00:07:00Z">
        <w:r w:rsidDel="00FE5FD0">
          <w:rPr>
            <w:rFonts w:ascii="Times" w:eastAsia="宋体" w:hAnsi="Times" w:hint="eastAsia"/>
            <w:szCs w:val="21"/>
          </w:rPr>
          <w:delText>通过</w:delText>
        </w:r>
        <w:r w:rsidDel="00FE5FD0">
          <w:rPr>
            <w:rFonts w:ascii="Times" w:eastAsia="宋体" w:hAnsi="Times" w:cs="Times New Roman" w:hint="eastAsia"/>
            <w:szCs w:val="21"/>
          </w:rPr>
          <w:delText>dgram.createSocket(</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Udp4</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w:delText>
        </w:r>
        <w:r w:rsidDel="00FE5FD0">
          <w:rPr>
            <w:rFonts w:ascii="Times" w:eastAsia="宋体" w:hAnsi="Times" w:hint="eastAsia"/>
            <w:szCs w:val="21"/>
          </w:rPr>
          <w:delText>即可创建</w:delText>
        </w:r>
        <w:r w:rsidDel="00FE5FD0">
          <w:rPr>
            <w:rFonts w:ascii="Times" w:eastAsia="宋体" w:hAnsi="Times" w:hint="eastAsia"/>
            <w:szCs w:val="21"/>
          </w:rPr>
          <w:delText>UDP</w:delText>
        </w:r>
        <w:r w:rsidDel="00FE5FD0">
          <w:rPr>
            <w:rFonts w:ascii="Times" w:eastAsia="宋体" w:hAnsi="Times" w:hint="eastAsia"/>
            <w:szCs w:val="21"/>
          </w:rPr>
          <w:delText>套接字。若想让</w:delText>
        </w:r>
        <w:r w:rsidDel="00FE5FD0">
          <w:rPr>
            <w:rFonts w:ascii="Times" w:eastAsia="宋体" w:hAnsi="Times" w:hint="eastAsia"/>
            <w:szCs w:val="21"/>
          </w:rPr>
          <w:delText>UDP</w:delText>
        </w:r>
        <w:r w:rsidDel="00FE5FD0">
          <w:rPr>
            <w:rFonts w:ascii="Times" w:eastAsia="宋体" w:hAnsi="Times" w:hint="eastAsia"/>
            <w:szCs w:val="21"/>
          </w:rPr>
          <w:delText>套接字接收网络消息，只需要调用</w:delText>
        </w:r>
        <w:r w:rsidDel="00FE5FD0">
          <w:rPr>
            <w:rFonts w:ascii="Times" w:eastAsia="宋体" w:hAnsi="Times" w:cs="Times New Roman" w:hint="eastAsia"/>
            <w:szCs w:val="21"/>
          </w:rPr>
          <w:delText>dgram.bind()</w:delText>
        </w:r>
        <w:r w:rsidDel="00FE5FD0">
          <w:rPr>
            <w:rFonts w:ascii="Times" w:eastAsia="宋体" w:hAnsi="Times" w:hint="eastAsia"/>
            <w:szCs w:val="21"/>
          </w:rPr>
          <w:delText>方法对网卡和端口进行绑定即可。之后可以创建一个用户来和服务器端进行对话。</w:delText>
        </w:r>
        <w:bookmarkStart w:id="1524" w:name="_Toc481620372"/>
        <w:bookmarkStart w:id="1525" w:name="_Toc481620476"/>
        <w:bookmarkStart w:id="1526" w:name="_Toc484358873"/>
        <w:bookmarkEnd w:id="1524"/>
        <w:bookmarkEnd w:id="1525"/>
        <w:bookmarkEnd w:id="1526"/>
      </w:del>
    </w:p>
    <w:p w14:paraId="6C476360" w14:textId="02E19FD7" w:rsidR="0073245C" w:rsidDel="00FE5FD0" w:rsidRDefault="00A33A88">
      <w:pPr>
        <w:widowControl/>
        <w:spacing w:line="360" w:lineRule="auto"/>
        <w:ind w:firstLineChars="200" w:firstLine="420"/>
        <w:jc w:val="left"/>
        <w:rPr>
          <w:del w:id="1527" w:author="chunliu wang" w:date="2017-05-04T00:07:00Z"/>
          <w:rFonts w:ascii="Times" w:eastAsia="宋体" w:hAnsi="Times"/>
          <w:sz w:val="24"/>
          <w:szCs w:val="24"/>
        </w:rPr>
      </w:pPr>
      <w:del w:id="1528" w:author="chunliu wang" w:date="2017-05-04T00:07:00Z">
        <w:r w:rsidDel="00FE5FD0">
          <w:rPr>
            <w:rFonts w:ascii="Times" w:eastAsia="宋体" w:hAnsi="Times"/>
            <w:noProof/>
          </w:rPr>
          <w:drawing>
            <wp:inline distT="0" distB="0" distL="0" distR="0" wp14:anchorId="3EBED99A" wp14:editId="3AAECA47">
              <wp:extent cx="5274310" cy="34055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7"/>
                      <a:stretch>
                        <a:fillRect/>
                      </a:stretch>
                    </pic:blipFill>
                    <pic:spPr>
                      <a:xfrm>
                        <a:off x="0" y="0"/>
                        <a:ext cx="5274310" cy="3405505"/>
                      </a:xfrm>
                      <a:prstGeom prst="rect">
                        <a:avLst/>
                      </a:prstGeom>
                    </pic:spPr>
                  </pic:pic>
                </a:graphicData>
              </a:graphic>
            </wp:inline>
          </w:drawing>
        </w:r>
        <w:bookmarkStart w:id="1529" w:name="_Toc481620373"/>
        <w:bookmarkStart w:id="1530" w:name="_Toc481620477"/>
        <w:bookmarkStart w:id="1531" w:name="_Toc484358874"/>
        <w:bookmarkEnd w:id="1529"/>
        <w:bookmarkEnd w:id="1530"/>
        <w:bookmarkEnd w:id="1531"/>
      </w:del>
    </w:p>
    <w:p w14:paraId="09BC4BB2" w14:textId="37ECF3BD" w:rsidR="0073245C" w:rsidDel="00FE5FD0" w:rsidRDefault="00A33A88">
      <w:pPr>
        <w:widowControl/>
        <w:ind w:firstLineChars="200" w:firstLine="420"/>
        <w:jc w:val="center"/>
        <w:rPr>
          <w:del w:id="1532" w:author="chunliu wang" w:date="2017-05-04T00:07:00Z"/>
          <w:rFonts w:ascii="Times" w:eastAsia="宋体" w:hAnsi="Times"/>
          <w:szCs w:val="21"/>
        </w:rPr>
      </w:pPr>
      <w:commentRangeStart w:id="1533"/>
      <w:del w:id="1534"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4.9  </w:delText>
        </w:r>
        <w:r w:rsidDel="00FE5FD0">
          <w:rPr>
            <w:rFonts w:ascii="Times" w:eastAsia="宋体" w:hAnsi="Times" w:hint="eastAsia"/>
            <w:szCs w:val="21"/>
          </w:rPr>
          <w:delText>构建</w:delText>
        </w:r>
        <w:r w:rsidDel="00FE5FD0">
          <w:rPr>
            <w:rFonts w:ascii="Times" w:eastAsia="宋体" w:hAnsi="Times" w:hint="eastAsia"/>
            <w:szCs w:val="21"/>
          </w:rPr>
          <w:delText>UDP</w:delText>
        </w:r>
        <w:r w:rsidDel="00FE5FD0">
          <w:rPr>
            <w:rFonts w:ascii="Times" w:eastAsia="宋体" w:hAnsi="Times" w:hint="eastAsia"/>
            <w:szCs w:val="21"/>
          </w:rPr>
          <w:delText>服务器用例描述</w:delText>
        </w:r>
        <w:commentRangeEnd w:id="1533"/>
        <w:r w:rsidR="00B00300" w:rsidDel="00FE5FD0">
          <w:rPr>
            <w:rStyle w:val="af"/>
          </w:rPr>
          <w:commentReference w:id="1533"/>
        </w:r>
        <w:bookmarkStart w:id="1535" w:name="_Toc481620374"/>
        <w:bookmarkStart w:id="1536" w:name="_Toc481620478"/>
        <w:bookmarkStart w:id="1537" w:name="_Toc484358875"/>
        <w:bookmarkEnd w:id="1535"/>
        <w:bookmarkEnd w:id="1536"/>
        <w:bookmarkEnd w:id="1537"/>
      </w:del>
    </w:p>
    <w:p w14:paraId="17B09BD9" w14:textId="1301BFE3" w:rsidR="0073245C" w:rsidDel="00FE5FD0" w:rsidRDefault="00A33A88">
      <w:pPr>
        <w:pStyle w:val="13"/>
        <w:widowControl/>
        <w:numPr>
          <w:ilvl w:val="2"/>
          <w:numId w:val="1"/>
        </w:numPr>
        <w:ind w:firstLineChars="0"/>
        <w:jc w:val="left"/>
        <w:outlineLvl w:val="2"/>
        <w:rPr>
          <w:del w:id="1538" w:author="chunliu wang" w:date="2017-05-04T00:07:00Z"/>
          <w:rFonts w:ascii="Times" w:eastAsia="宋体" w:hAnsi="Times"/>
          <w:b/>
          <w:sz w:val="28"/>
          <w:szCs w:val="28"/>
        </w:rPr>
      </w:pPr>
      <w:bookmarkStart w:id="1539" w:name="_Toc480713713"/>
      <w:del w:id="1540"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HTTP</w:delText>
        </w:r>
        <w:r w:rsidDel="00FE5FD0">
          <w:rPr>
            <w:rFonts w:ascii="Times" w:eastAsia="宋体" w:hAnsi="Times" w:hint="eastAsia"/>
            <w:b/>
            <w:sz w:val="28"/>
            <w:szCs w:val="28"/>
          </w:rPr>
          <w:delText>服务器</w:delText>
        </w:r>
        <w:bookmarkStart w:id="1541" w:name="_Toc481620375"/>
        <w:bookmarkStart w:id="1542" w:name="_Toc481620479"/>
        <w:bookmarkStart w:id="1543" w:name="_Toc484358876"/>
        <w:bookmarkEnd w:id="1539"/>
        <w:bookmarkEnd w:id="1541"/>
        <w:bookmarkEnd w:id="1542"/>
        <w:bookmarkEnd w:id="1543"/>
      </w:del>
    </w:p>
    <w:p w14:paraId="6D577F70" w14:textId="2C9FC106" w:rsidR="0073245C" w:rsidDel="00FE5FD0" w:rsidRDefault="00A33A88">
      <w:pPr>
        <w:widowControl/>
        <w:spacing w:line="360" w:lineRule="auto"/>
        <w:ind w:firstLineChars="200" w:firstLine="420"/>
        <w:jc w:val="left"/>
        <w:rPr>
          <w:del w:id="1544" w:author="chunliu wang" w:date="2017-05-04T00:07:00Z"/>
          <w:rFonts w:ascii="Times" w:eastAsia="宋体" w:hAnsi="Times"/>
          <w:szCs w:val="21"/>
        </w:rPr>
      </w:pPr>
      <w:del w:id="1545" w:author="chunliu wang" w:date="2017-05-04T00:07:00Z">
        <w:r w:rsidDel="00FE5FD0">
          <w:rPr>
            <w:rFonts w:ascii="Times" w:eastAsia="宋体" w:hAnsi="Times" w:hint="eastAsia"/>
            <w:szCs w:val="21"/>
          </w:rPr>
          <w:delText>通过</w:delText>
        </w:r>
        <w:r w:rsidDel="00FE5FD0">
          <w:rPr>
            <w:rFonts w:ascii="Times" w:eastAsia="宋体" w:hAnsi="Times" w:cs="Times New Roman"/>
            <w:szCs w:val="21"/>
          </w:rPr>
          <w:delText>http. createServer</w:delText>
        </w:r>
        <w:r w:rsidDel="00FE5FD0">
          <w:rPr>
            <w:rFonts w:ascii="Times" w:eastAsia="宋体" w:hAnsi="Times" w:hint="eastAsia"/>
            <w:szCs w:val="21"/>
          </w:rPr>
          <w:delText>()</w:delText>
        </w:r>
        <w:r w:rsidDel="00FE5FD0">
          <w:rPr>
            <w:rFonts w:ascii="Times" w:eastAsia="宋体" w:hAnsi="Times" w:hint="eastAsia"/>
            <w:szCs w:val="21"/>
          </w:rPr>
          <w:delText>方法即可实现一个</w:delText>
        </w:r>
        <w:r w:rsidDel="00FE5FD0">
          <w:rPr>
            <w:rFonts w:ascii="Times" w:eastAsia="宋体" w:hAnsi="Times" w:hint="eastAsia"/>
            <w:szCs w:val="21"/>
          </w:rPr>
          <w:delText>HTTP</w:delText>
        </w:r>
        <w:r w:rsidDel="00FE5FD0">
          <w:rPr>
            <w:rFonts w:ascii="Times" w:eastAsia="宋体" w:hAnsi="Times" w:hint="eastAsia"/>
            <w:szCs w:val="21"/>
          </w:rPr>
          <w:delText>服务器。对于</w:delText>
        </w:r>
        <w:r w:rsidDel="00FE5FD0">
          <w:rPr>
            <w:rFonts w:ascii="Times" w:eastAsia="宋体" w:hAnsi="Times" w:hint="eastAsia"/>
            <w:szCs w:val="21"/>
          </w:rPr>
          <w:delText>TCP</w:delText>
        </w:r>
        <w:r w:rsidDel="00FE5FD0">
          <w:rPr>
            <w:rFonts w:ascii="Times" w:eastAsia="宋体" w:hAnsi="Times" w:hint="eastAsia"/>
            <w:szCs w:val="21"/>
          </w:rPr>
          <w:delText>连接的读操作，</w:delText>
        </w:r>
        <w:r w:rsidDel="00FE5FD0">
          <w:rPr>
            <w:rFonts w:ascii="Times" w:eastAsia="宋体" w:hAnsi="Times" w:hint="eastAsia"/>
            <w:szCs w:val="21"/>
          </w:rPr>
          <w:delText>http</w:delText>
        </w:r>
        <w:r w:rsidDel="00FE5FD0">
          <w:rPr>
            <w:rFonts w:ascii="Times" w:eastAsia="宋体" w:hAnsi="Times" w:hint="eastAsia"/>
            <w:szCs w:val="21"/>
          </w:rPr>
          <w:delText>模块将其封装为</w:delText>
        </w:r>
        <w:r w:rsidDel="00FE5FD0">
          <w:rPr>
            <w:rFonts w:ascii="Times" w:eastAsia="宋体" w:hAnsi="Times" w:cs="Times New Roman" w:hint="eastAsia"/>
            <w:szCs w:val="21"/>
          </w:rPr>
          <w:delText>ServerRequest</w:delText>
        </w:r>
        <w:r w:rsidDel="00FE5FD0">
          <w:rPr>
            <w:rFonts w:ascii="Times" w:eastAsia="宋体" w:hAnsi="Times" w:hint="eastAsia"/>
            <w:szCs w:val="21"/>
          </w:rPr>
          <w:delText>对象。</w:delText>
        </w:r>
        <w:r w:rsidDel="00FE5FD0">
          <w:rPr>
            <w:rFonts w:ascii="Times" w:eastAsia="宋体" w:hAnsi="Times" w:hint="eastAsia"/>
            <w:szCs w:val="21"/>
          </w:rPr>
          <w:delText>HTTP</w:delText>
        </w:r>
        <w:r w:rsidDel="00FE5FD0">
          <w:rPr>
            <w:rFonts w:ascii="Times" w:eastAsia="宋体" w:hAnsi="Times" w:hint="eastAsia"/>
            <w:szCs w:val="21"/>
          </w:rPr>
          <w:delText>的相应机制封装了对底层连接的写操作，将其看成一个可写的流对象。对于报头的写入，分为</w:delText>
        </w:r>
        <w:r w:rsidDel="00FE5FD0">
          <w:rPr>
            <w:rFonts w:ascii="Times" w:eastAsia="宋体" w:hAnsi="Times" w:cs="Times New Roman" w:hint="eastAsia"/>
            <w:szCs w:val="21"/>
          </w:rPr>
          <w:delText>setHeader()</w:delText>
        </w:r>
        <w:r w:rsidDel="00FE5FD0">
          <w:rPr>
            <w:rFonts w:ascii="Times" w:eastAsia="宋体" w:hAnsi="Times" w:hint="eastAsia"/>
            <w:szCs w:val="21"/>
          </w:rPr>
          <w:delText>和</w:delText>
        </w:r>
        <w:r w:rsidDel="00FE5FD0">
          <w:rPr>
            <w:rFonts w:ascii="Times" w:eastAsia="宋体" w:hAnsi="Times" w:cs="Times New Roman" w:hint="eastAsia"/>
            <w:szCs w:val="21"/>
          </w:rPr>
          <w:delText>writeHead()</w:delText>
        </w:r>
        <w:r w:rsidDel="00FE5FD0">
          <w:rPr>
            <w:rFonts w:ascii="Times" w:eastAsia="宋体" w:hAnsi="Times" w:hint="eastAsia"/>
            <w:szCs w:val="21"/>
          </w:rPr>
          <w:delText>两个步骤。报文体部分则是调用</w:delText>
        </w:r>
        <w:r w:rsidDel="00FE5FD0">
          <w:rPr>
            <w:rFonts w:ascii="Times" w:eastAsia="宋体" w:hAnsi="Times" w:cs="Times New Roman" w:hint="eastAsia"/>
            <w:szCs w:val="21"/>
          </w:rPr>
          <w:delText>res.write()</w:delText>
        </w:r>
        <w:r w:rsidDel="00FE5FD0">
          <w:rPr>
            <w:rFonts w:ascii="Times" w:eastAsia="宋体" w:hAnsi="Times" w:hint="eastAsia"/>
            <w:szCs w:val="21"/>
          </w:rPr>
          <w:delText>和</w:delText>
        </w:r>
        <w:r w:rsidDel="00FE5FD0">
          <w:rPr>
            <w:rFonts w:ascii="Times" w:eastAsia="宋体" w:hAnsi="Times" w:cs="Times New Roman" w:hint="eastAsia"/>
            <w:szCs w:val="21"/>
          </w:rPr>
          <w:delText>res.end()</w:delText>
        </w:r>
        <w:r w:rsidDel="00FE5FD0">
          <w:rPr>
            <w:rFonts w:ascii="Times" w:eastAsia="宋体" w:hAnsi="Times" w:hint="eastAsia"/>
            <w:szCs w:val="21"/>
          </w:rPr>
          <w:delText>方法实现。客户端的实现同服务器端</w:delText>
        </w:r>
        <w:r w:rsidDel="00FE5FD0">
          <w:rPr>
            <w:rFonts w:ascii="Times" w:eastAsia="宋体" w:hAnsi="Times" w:hint="eastAsia"/>
            <w:szCs w:val="21"/>
            <w:vertAlign w:val="superscript"/>
          </w:rPr>
          <w:delText>[2]</w:delText>
        </w:r>
        <w:r w:rsidDel="00FE5FD0">
          <w:rPr>
            <w:rFonts w:ascii="Times" w:eastAsia="宋体" w:hAnsi="Times" w:hint="eastAsia"/>
            <w:szCs w:val="21"/>
          </w:rPr>
          <w:delText>。</w:delText>
        </w:r>
        <w:bookmarkStart w:id="1546" w:name="_Toc481620376"/>
        <w:bookmarkStart w:id="1547" w:name="_Toc481620480"/>
        <w:bookmarkStart w:id="1548" w:name="_Toc484358877"/>
        <w:bookmarkEnd w:id="1546"/>
        <w:bookmarkEnd w:id="1547"/>
        <w:bookmarkEnd w:id="1548"/>
      </w:del>
    </w:p>
    <w:p w14:paraId="50C0E0F3" w14:textId="71B76EA9" w:rsidR="0073245C" w:rsidDel="00FE5FD0" w:rsidRDefault="00A33A88">
      <w:pPr>
        <w:widowControl/>
        <w:spacing w:line="360" w:lineRule="auto"/>
        <w:ind w:firstLineChars="200" w:firstLine="420"/>
        <w:jc w:val="left"/>
        <w:rPr>
          <w:del w:id="1549" w:author="chunliu wang" w:date="2017-05-04T00:07:00Z"/>
          <w:rFonts w:ascii="Times" w:eastAsia="宋体" w:hAnsi="Times"/>
          <w:sz w:val="24"/>
          <w:szCs w:val="24"/>
        </w:rPr>
      </w:pPr>
      <w:del w:id="1550" w:author="chunliu wang" w:date="2017-05-04T00:07:00Z">
        <w:r w:rsidDel="00FE5FD0">
          <w:rPr>
            <w:rFonts w:ascii="Times" w:eastAsia="宋体" w:hAnsi="Times"/>
            <w:noProof/>
          </w:rPr>
          <w:drawing>
            <wp:inline distT="0" distB="0" distL="0" distR="0" wp14:anchorId="5E92DDC2" wp14:editId="43523EC2">
              <wp:extent cx="5274310" cy="28009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8"/>
                      <a:stretch>
                        <a:fillRect/>
                      </a:stretch>
                    </pic:blipFill>
                    <pic:spPr>
                      <a:xfrm>
                        <a:off x="0" y="0"/>
                        <a:ext cx="5274310" cy="2800985"/>
                      </a:xfrm>
                      <a:prstGeom prst="rect">
                        <a:avLst/>
                      </a:prstGeom>
                    </pic:spPr>
                  </pic:pic>
                </a:graphicData>
              </a:graphic>
            </wp:inline>
          </w:drawing>
        </w:r>
        <w:bookmarkStart w:id="1551" w:name="_Toc481620377"/>
        <w:bookmarkStart w:id="1552" w:name="_Toc481620481"/>
        <w:bookmarkStart w:id="1553" w:name="_Toc484358878"/>
        <w:bookmarkEnd w:id="1551"/>
        <w:bookmarkEnd w:id="1552"/>
        <w:bookmarkEnd w:id="1553"/>
      </w:del>
    </w:p>
    <w:p w14:paraId="1282AE76" w14:textId="229768AF" w:rsidR="0073245C" w:rsidDel="00FE5FD0" w:rsidRDefault="00A33A88">
      <w:pPr>
        <w:widowControl/>
        <w:ind w:firstLineChars="200" w:firstLine="420"/>
        <w:jc w:val="center"/>
        <w:rPr>
          <w:del w:id="1554" w:author="chunliu wang" w:date="2017-05-04T00:07:00Z"/>
          <w:rFonts w:ascii="Times" w:eastAsia="宋体" w:hAnsi="Times"/>
          <w:szCs w:val="21"/>
        </w:rPr>
      </w:pPr>
      <w:commentRangeStart w:id="1555"/>
      <w:del w:id="1556"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10</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HTTP</w:delText>
        </w:r>
        <w:r w:rsidDel="00FE5FD0">
          <w:rPr>
            <w:rFonts w:ascii="Times" w:eastAsia="宋体" w:hAnsi="Times" w:hint="eastAsia"/>
            <w:szCs w:val="21"/>
          </w:rPr>
          <w:delText>服务器用例描述</w:delText>
        </w:r>
        <w:commentRangeEnd w:id="1555"/>
        <w:r w:rsidR="00B00300" w:rsidDel="00FE5FD0">
          <w:rPr>
            <w:rStyle w:val="af"/>
          </w:rPr>
          <w:commentReference w:id="1555"/>
        </w:r>
        <w:bookmarkStart w:id="1557" w:name="_Toc481620378"/>
        <w:bookmarkStart w:id="1558" w:name="_Toc481620482"/>
        <w:bookmarkStart w:id="1559" w:name="_Toc484358879"/>
        <w:bookmarkEnd w:id="1557"/>
        <w:bookmarkEnd w:id="1558"/>
        <w:bookmarkEnd w:id="1559"/>
      </w:del>
    </w:p>
    <w:p w14:paraId="3A6B92B9" w14:textId="4C1A1694" w:rsidR="0073245C" w:rsidDel="00FE5FD0" w:rsidRDefault="00A33A88">
      <w:pPr>
        <w:widowControl/>
        <w:ind w:firstLineChars="200" w:firstLine="420"/>
        <w:jc w:val="center"/>
        <w:rPr>
          <w:del w:id="1560" w:author="chunliu wang" w:date="2017-05-04T00:07:00Z"/>
          <w:rFonts w:ascii="Times" w:eastAsia="宋体" w:hAnsi="Times"/>
          <w:szCs w:val="21"/>
        </w:rPr>
      </w:pPr>
      <w:del w:id="1561" w:author="chunliu wang" w:date="2017-05-04T00:07:00Z">
        <w:r w:rsidDel="00FE5FD0">
          <w:rPr>
            <w:rFonts w:ascii="Times" w:eastAsia="宋体" w:hAnsi="Times"/>
            <w:noProof/>
          </w:rPr>
          <w:drawing>
            <wp:inline distT="0" distB="0" distL="0" distR="0" wp14:anchorId="453E65CD" wp14:editId="05D454B3">
              <wp:extent cx="5274310" cy="27609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9"/>
                      <a:stretch>
                        <a:fillRect/>
                      </a:stretch>
                    </pic:blipFill>
                    <pic:spPr>
                      <a:xfrm>
                        <a:off x="0" y="0"/>
                        <a:ext cx="5274310" cy="2760980"/>
                      </a:xfrm>
                      <a:prstGeom prst="rect">
                        <a:avLst/>
                      </a:prstGeom>
                    </pic:spPr>
                  </pic:pic>
                </a:graphicData>
              </a:graphic>
            </wp:inline>
          </w:drawing>
        </w:r>
        <w:bookmarkStart w:id="1562" w:name="_Toc481620379"/>
        <w:bookmarkStart w:id="1563" w:name="_Toc481620483"/>
        <w:bookmarkStart w:id="1564" w:name="_Toc484358880"/>
        <w:bookmarkEnd w:id="1562"/>
        <w:bookmarkEnd w:id="1563"/>
        <w:bookmarkEnd w:id="1564"/>
      </w:del>
    </w:p>
    <w:p w14:paraId="4BE8A357" w14:textId="573DCB62" w:rsidR="0073245C" w:rsidDel="00FE5FD0" w:rsidRDefault="00A33A88">
      <w:pPr>
        <w:widowControl/>
        <w:ind w:firstLineChars="200" w:firstLine="420"/>
        <w:jc w:val="center"/>
        <w:rPr>
          <w:del w:id="1565" w:author="chunliu wang" w:date="2017-05-04T00:07:00Z"/>
          <w:rFonts w:ascii="Times" w:eastAsia="宋体" w:hAnsi="Times"/>
          <w:szCs w:val="21"/>
        </w:rPr>
      </w:pPr>
      <w:commentRangeStart w:id="1566"/>
      <w:del w:id="1567"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11</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HTTP</w:delText>
        </w:r>
        <w:r w:rsidDel="00FE5FD0">
          <w:rPr>
            <w:rFonts w:ascii="Times" w:eastAsia="宋体" w:hAnsi="Times"/>
            <w:szCs w:val="21"/>
          </w:rPr>
          <w:delText>S</w:delText>
        </w:r>
        <w:r w:rsidDel="00FE5FD0">
          <w:rPr>
            <w:rFonts w:ascii="Times" w:eastAsia="宋体" w:hAnsi="Times" w:hint="eastAsia"/>
            <w:szCs w:val="21"/>
          </w:rPr>
          <w:delText>服务器用例描述</w:delText>
        </w:r>
        <w:commentRangeEnd w:id="1566"/>
        <w:r w:rsidR="00B00300" w:rsidDel="00FE5FD0">
          <w:rPr>
            <w:rStyle w:val="af"/>
          </w:rPr>
          <w:commentReference w:id="1566"/>
        </w:r>
        <w:bookmarkStart w:id="1568" w:name="_Toc481620380"/>
        <w:bookmarkStart w:id="1569" w:name="_Toc481620484"/>
        <w:bookmarkStart w:id="1570" w:name="_Toc484358881"/>
        <w:bookmarkEnd w:id="1568"/>
        <w:bookmarkEnd w:id="1569"/>
        <w:bookmarkEnd w:id="1570"/>
      </w:del>
    </w:p>
    <w:p w14:paraId="36CF1C2B" w14:textId="78B0613D" w:rsidR="0073245C" w:rsidDel="00FE5FD0" w:rsidRDefault="0073245C">
      <w:pPr>
        <w:widowControl/>
        <w:ind w:firstLineChars="200" w:firstLine="420"/>
        <w:jc w:val="center"/>
        <w:rPr>
          <w:del w:id="1571" w:author="chunliu wang" w:date="2017-05-04T00:07:00Z"/>
          <w:rFonts w:ascii="Times" w:eastAsia="宋体" w:hAnsi="Times"/>
          <w:szCs w:val="21"/>
        </w:rPr>
      </w:pPr>
      <w:bookmarkStart w:id="1572" w:name="_Toc481620381"/>
      <w:bookmarkStart w:id="1573" w:name="_Toc481620485"/>
      <w:bookmarkStart w:id="1574" w:name="_Toc484358882"/>
      <w:bookmarkEnd w:id="1572"/>
      <w:bookmarkEnd w:id="1573"/>
      <w:bookmarkEnd w:id="1574"/>
    </w:p>
    <w:p w14:paraId="4278761D" w14:textId="7441CAFA" w:rsidR="0073245C" w:rsidDel="00FE5FD0" w:rsidRDefault="00A33A88">
      <w:pPr>
        <w:pStyle w:val="13"/>
        <w:widowControl/>
        <w:numPr>
          <w:ilvl w:val="2"/>
          <w:numId w:val="1"/>
        </w:numPr>
        <w:ind w:firstLineChars="0"/>
        <w:jc w:val="left"/>
        <w:outlineLvl w:val="2"/>
        <w:rPr>
          <w:del w:id="1575" w:author="chunliu wang" w:date="2017-05-04T00:07:00Z"/>
          <w:rFonts w:ascii="Times" w:eastAsia="宋体" w:hAnsi="Times"/>
          <w:b/>
          <w:sz w:val="28"/>
          <w:szCs w:val="28"/>
        </w:rPr>
      </w:pPr>
      <w:bookmarkStart w:id="1576" w:name="_Toc480713714"/>
      <w:del w:id="1577"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WebSocket</w:delText>
        </w:r>
        <w:r w:rsidDel="00FE5FD0">
          <w:rPr>
            <w:rFonts w:ascii="Times" w:eastAsia="宋体" w:hAnsi="Times" w:hint="eastAsia"/>
            <w:b/>
            <w:sz w:val="28"/>
            <w:szCs w:val="28"/>
          </w:rPr>
          <w:delText>服务器</w:delText>
        </w:r>
        <w:bookmarkStart w:id="1578" w:name="_Toc481620382"/>
        <w:bookmarkStart w:id="1579" w:name="_Toc481620486"/>
        <w:bookmarkStart w:id="1580" w:name="_Toc484358883"/>
        <w:bookmarkEnd w:id="1576"/>
        <w:bookmarkEnd w:id="1578"/>
        <w:bookmarkEnd w:id="1579"/>
        <w:bookmarkEnd w:id="1580"/>
      </w:del>
    </w:p>
    <w:p w14:paraId="2257FDDE" w14:textId="238E1B1A" w:rsidR="0073245C" w:rsidDel="00FE5FD0" w:rsidRDefault="00A33A88">
      <w:pPr>
        <w:widowControl/>
        <w:spacing w:line="360" w:lineRule="auto"/>
        <w:ind w:firstLineChars="200" w:firstLine="420"/>
        <w:jc w:val="left"/>
        <w:rPr>
          <w:del w:id="1581" w:author="chunliu wang" w:date="2017-05-04T00:07:00Z"/>
          <w:rFonts w:ascii="Times" w:eastAsia="宋体" w:hAnsi="Times"/>
          <w:szCs w:val="21"/>
        </w:rPr>
      </w:pPr>
      <w:del w:id="1582" w:author="chunliu wang" w:date="2017-05-04T00:07:00Z">
        <w:r w:rsidDel="00FE5FD0">
          <w:rPr>
            <w:rFonts w:ascii="Times" w:eastAsia="宋体" w:hAnsi="Times" w:hint="eastAsia"/>
            <w:szCs w:val="21"/>
          </w:rPr>
          <w:delText>首先</w:delText>
        </w:r>
        <w:r w:rsidDel="00FE5FD0">
          <w:rPr>
            <w:rFonts w:ascii="Times" w:eastAsia="宋体" w:hAnsi="Times" w:hint="eastAsia"/>
            <w:szCs w:val="21"/>
          </w:rPr>
          <w:delText>new WebSocket()</w:delText>
        </w:r>
        <w:r w:rsidDel="00FE5FD0">
          <w:rPr>
            <w:rFonts w:ascii="Times" w:eastAsia="宋体" w:hAnsi="Times" w:hint="eastAsia"/>
            <w:szCs w:val="21"/>
          </w:rPr>
          <w:delText>新建一个</w:delText>
        </w:r>
        <w:r w:rsidDel="00FE5FD0">
          <w:rPr>
            <w:rFonts w:ascii="Times" w:eastAsia="宋体" w:hAnsi="Times" w:hint="eastAsia"/>
            <w:szCs w:val="21"/>
          </w:rPr>
          <w:delText>WebSocket,</w:delText>
        </w:r>
        <w:r w:rsidDel="00FE5FD0">
          <w:rPr>
            <w:rFonts w:ascii="Times" w:eastAsia="宋体" w:hAnsi="Times" w:hint="eastAsia"/>
            <w:szCs w:val="21"/>
          </w:rPr>
          <w:delText>然后用</w:delText>
        </w:r>
        <w:r w:rsidDel="00FE5FD0">
          <w:rPr>
            <w:rFonts w:ascii="Times" w:eastAsia="宋体" w:hAnsi="Times" w:hint="eastAsia"/>
            <w:szCs w:val="21"/>
          </w:rPr>
          <w:delText>socket.onopen()</w:delText>
        </w:r>
        <w:r w:rsidDel="00FE5FD0">
          <w:rPr>
            <w:rFonts w:ascii="Times" w:eastAsia="宋体" w:hAnsi="Times" w:hint="eastAsia"/>
            <w:szCs w:val="21"/>
          </w:rPr>
          <w:delText>方法在浏览器与服务器端创建</w:delText>
        </w:r>
        <w:r w:rsidDel="00FE5FD0">
          <w:rPr>
            <w:rFonts w:ascii="Times" w:eastAsia="宋体" w:hAnsi="Times" w:hint="eastAsia"/>
            <w:szCs w:val="21"/>
          </w:rPr>
          <w:delText>WebSocket</w:delText>
        </w:r>
        <w:r w:rsidDel="00FE5FD0">
          <w:rPr>
            <w:rFonts w:ascii="Times" w:eastAsia="宋体" w:hAnsi="Times" w:hint="eastAsia"/>
            <w:szCs w:val="21"/>
          </w:rPr>
          <w:delText>协议请求，并规定向服务器端发送数据的时间。同时可以通过</w:delText>
        </w:r>
        <w:r w:rsidDel="00FE5FD0">
          <w:rPr>
            <w:rFonts w:ascii="Times" w:eastAsia="宋体" w:hAnsi="Times" w:hint="eastAsia"/>
            <w:szCs w:val="21"/>
          </w:rPr>
          <w:delText>onmessage()</w:delText>
        </w:r>
        <w:r w:rsidDel="00FE5FD0">
          <w:rPr>
            <w:rFonts w:ascii="Times" w:eastAsia="宋体" w:hAnsi="Times" w:hint="eastAsia"/>
            <w:szCs w:val="21"/>
          </w:rPr>
          <w:delText>方法接收服务器端传来的数据。</w:delText>
        </w:r>
        <w:bookmarkStart w:id="1583" w:name="_Toc481620383"/>
        <w:bookmarkStart w:id="1584" w:name="_Toc481620487"/>
        <w:bookmarkStart w:id="1585" w:name="_Toc484358884"/>
        <w:bookmarkEnd w:id="1583"/>
        <w:bookmarkEnd w:id="1584"/>
        <w:bookmarkEnd w:id="1585"/>
      </w:del>
    </w:p>
    <w:p w14:paraId="24B3047E" w14:textId="608317D1" w:rsidR="0073245C" w:rsidDel="00FE5FD0" w:rsidRDefault="00A33A88">
      <w:pPr>
        <w:widowControl/>
        <w:spacing w:line="360" w:lineRule="auto"/>
        <w:ind w:firstLineChars="200" w:firstLine="420"/>
        <w:jc w:val="left"/>
        <w:rPr>
          <w:del w:id="1586" w:author="chunliu wang" w:date="2017-05-04T00:07:00Z"/>
          <w:rFonts w:ascii="Times" w:eastAsia="宋体" w:hAnsi="Times"/>
          <w:sz w:val="24"/>
          <w:szCs w:val="24"/>
        </w:rPr>
      </w:pPr>
      <w:del w:id="1587" w:author="chunliu wang" w:date="2017-05-04T00:07:00Z">
        <w:r w:rsidDel="00FE5FD0">
          <w:rPr>
            <w:rFonts w:ascii="Times" w:eastAsia="宋体" w:hAnsi="Times"/>
            <w:noProof/>
          </w:rPr>
          <w:drawing>
            <wp:inline distT="0" distB="0" distL="0" distR="0" wp14:anchorId="3DC207BB" wp14:editId="57AF6D52">
              <wp:extent cx="5274310" cy="34632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0"/>
                      <a:stretch>
                        <a:fillRect/>
                      </a:stretch>
                    </pic:blipFill>
                    <pic:spPr>
                      <a:xfrm>
                        <a:off x="0" y="0"/>
                        <a:ext cx="5274310" cy="3463290"/>
                      </a:xfrm>
                      <a:prstGeom prst="rect">
                        <a:avLst/>
                      </a:prstGeom>
                    </pic:spPr>
                  </pic:pic>
                </a:graphicData>
              </a:graphic>
            </wp:inline>
          </w:drawing>
        </w:r>
        <w:bookmarkStart w:id="1588" w:name="_Toc481620384"/>
        <w:bookmarkStart w:id="1589" w:name="_Toc481620488"/>
        <w:bookmarkStart w:id="1590" w:name="_Toc484358885"/>
        <w:bookmarkEnd w:id="1588"/>
        <w:bookmarkEnd w:id="1589"/>
        <w:bookmarkEnd w:id="1590"/>
      </w:del>
    </w:p>
    <w:p w14:paraId="02C01D42" w14:textId="06DDA89A" w:rsidR="0073245C" w:rsidDel="00FE5FD0" w:rsidRDefault="00A33A88">
      <w:pPr>
        <w:widowControl/>
        <w:ind w:firstLineChars="200" w:firstLine="420"/>
        <w:jc w:val="center"/>
        <w:rPr>
          <w:del w:id="1591" w:author="chunliu wang" w:date="2017-05-04T00:07:00Z"/>
          <w:rFonts w:ascii="Times" w:eastAsia="宋体" w:hAnsi="Times"/>
          <w:szCs w:val="21"/>
        </w:rPr>
      </w:pPr>
      <w:commentRangeStart w:id="1592"/>
      <w:del w:id="1593"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2</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WebSocket</w:delText>
        </w:r>
        <w:r w:rsidDel="00FE5FD0">
          <w:rPr>
            <w:rFonts w:ascii="Times" w:eastAsia="宋体" w:hAnsi="Times" w:hint="eastAsia"/>
            <w:szCs w:val="21"/>
          </w:rPr>
          <w:delText>服务器用例描述</w:delText>
        </w:r>
        <w:commentRangeEnd w:id="1592"/>
        <w:r w:rsidR="00B00300" w:rsidDel="00FE5FD0">
          <w:rPr>
            <w:rStyle w:val="af"/>
          </w:rPr>
          <w:commentReference w:id="1592"/>
        </w:r>
        <w:bookmarkStart w:id="1594" w:name="_Toc481620385"/>
        <w:bookmarkStart w:id="1595" w:name="_Toc481620489"/>
        <w:bookmarkStart w:id="1596" w:name="_Toc484358886"/>
        <w:bookmarkEnd w:id="1594"/>
        <w:bookmarkEnd w:id="1595"/>
        <w:bookmarkEnd w:id="1596"/>
      </w:del>
    </w:p>
    <w:p w14:paraId="1F2F2B65" w14:textId="29CDDBDA" w:rsidR="0073245C" w:rsidDel="00FE5FD0" w:rsidRDefault="00A33A88">
      <w:pPr>
        <w:pStyle w:val="13"/>
        <w:widowControl/>
        <w:numPr>
          <w:ilvl w:val="1"/>
          <w:numId w:val="1"/>
        </w:numPr>
        <w:ind w:firstLineChars="0"/>
        <w:jc w:val="left"/>
        <w:outlineLvl w:val="1"/>
        <w:rPr>
          <w:del w:id="1597" w:author="chunliu wang" w:date="2017-05-04T00:07:00Z"/>
          <w:rFonts w:ascii="Times" w:eastAsia="宋体" w:hAnsi="Times"/>
          <w:b/>
          <w:sz w:val="32"/>
          <w:szCs w:val="32"/>
        </w:rPr>
      </w:pPr>
      <w:bookmarkStart w:id="1598" w:name="_Toc480713715"/>
      <w:del w:id="1599" w:author="chunliu wang" w:date="2017-05-04T00:07:00Z">
        <w:r w:rsidDel="00FE5FD0">
          <w:rPr>
            <w:rFonts w:ascii="Times" w:eastAsia="宋体" w:hAnsi="Times" w:hint="eastAsia"/>
            <w:b/>
            <w:sz w:val="32"/>
            <w:szCs w:val="32"/>
          </w:rPr>
          <w:delText>文件系统</w:delText>
        </w:r>
        <w:bookmarkStart w:id="1600" w:name="_Toc481620386"/>
        <w:bookmarkStart w:id="1601" w:name="_Toc481620490"/>
        <w:bookmarkStart w:id="1602" w:name="_Toc484358887"/>
        <w:bookmarkEnd w:id="1598"/>
        <w:bookmarkEnd w:id="1600"/>
        <w:bookmarkEnd w:id="1601"/>
        <w:bookmarkEnd w:id="1602"/>
      </w:del>
    </w:p>
    <w:p w14:paraId="6FA080EE" w14:textId="62F55332" w:rsidR="0073245C" w:rsidDel="00FE5FD0" w:rsidRDefault="00A33A88">
      <w:pPr>
        <w:widowControl/>
        <w:spacing w:line="360" w:lineRule="auto"/>
        <w:ind w:firstLineChars="200" w:firstLine="420"/>
        <w:jc w:val="left"/>
        <w:rPr>
          <w:del w:id="1603" w:author="chunliu wang" w:date="2017-05-04T00:07:00Z"/>
          <w:rFonts w:ascii="Times" w:eastAsia="宋体" w:hAnsi="Times"/>
          <w:szCs w:val="21"/>
        </w:rPr>
      </w:pPr>
      <w:del w:id="1604" w:author="chunliu wang" w:date="2017-05-04T00:07:00Z">
        <w:r w:rsidDel="00FE5FD0">
          <w:rPr>
            <w:rFonts w:ascii="Times" w:eastAsia="宋体" w:hAnsi="Times" w:hint="eastAsia"/>
            <w:szCs w:val="21"/>
          </w:rPr>
          <w:delText>文件系统是文件操作的封装，它提供了文件的读取、写入、更名、删除等文件操作。</w:delText>
        </w:r>
        <w:r w:rsidDel="00FE5FD0">
          <w:rPr>
            <w:rFonts w:ascii="Times" w:eastAsia="宋体" w:hAnsi="Times"/>
            <w:szCs w:val="21"/>
          </w:rPr>
          <w:delText>文件</w:delText>
        </w:r>
        <w:r w:rsidDel="00FE5FD0">
          <w:rPr>
            <w:rFonts w:ascii="Times" w:eastAsia="宋体" w:hAnsi="Times"/>
            <w:szCs w:val="21"/>
          </w:rPr>
          <w:delText xml:space="preserve">I/O </w:delText>
        </w:r>
        <w:r w:rsidDel="00FE5FD0">
          <w:rPr>
            <w:rFonts w:ascii="Times" w:eastAsia="宋体" w:hAnsi="Times"/>
            <w:szCs w:val="21"/>
          </w:rPr>
          <w:delText>是由简单封装的标准</w:delText>
        </w:r>
        <w:r w:rsidDel="00FE5FD0">
          <w:rPr>
            <w:rFonts w:ascii="Times" w:eastAsia="宋体" w:hAnsi="Times"/>
            <w:szCs w:val="21"/>
          </w:rPr>
          <w:delText xml:space="preserve"> POSIX </w:delText>
        </w:r>
        <w:r w:rsidDel="00FE5FD0">
          <w:rPr>
            <w:rFonts w:ascii="Times" w:eastAsia="宋体" w:hAnsi="Times"/>
            <w:szCs w:val="21"/>
          </w:rPr>
          <w:delText>函数提供的。通过</w:delText>
        </w:r>
        <w:r w:rsidDel="00FE5FD0">
          <w:rPr>
            <w:rFonts w:ascii="Times" w:eastAsia="宋体" w:hAnsi="Times" w:hint="eastAsia"/>
            <w:szCs w:val="21"/>
          </w:rPr>
          <w:delText>require(</w:delText>
        </w:r>
        <w:r w:rsidDel="00FE5FD0">
          <w:rPr>
            <w:rFonts w:ascii="Times" w:eastAsia="宋体" w:hAnsi="Times"/>
            <w:szCs w:val="21"/>
          </w:rPr>
          <w:delText>‘</w:delText>
        </w:r>
        <w:r w:rsidDel="00FE5FD0">
          <w:rPr>
            <w:rFonts w:ascii="Times" w:eastAsia="宋体" w:hAnsi="Times" w:hint="eastAsia"/>
            <w:szCs w:val="21"/>
          </w:rPr>
          <w:delText>fs</w:delText>
        </w:r>
        <w:r w:rsidDel="00FE5FD0">
          <w:rPr>
            <w:rFonts w:ascii="Times" w:eastAsia="宋体" w:hAnsi="Times"/>
            <w:szCs w:val="21"/>
          </w:rPr>
          <w:delText>’</w:delText>
        </w:r>
        <w:r w:rsidDel="00FE5FD0">
          <w:rPr>
            <w:rFonts w:ascii="Times" w:eastAsia="宋体" w:hAnsi="Times" w:hint="eastAsia"/>
            <w:szCs w:val="21"/>
          </w:rPr>
          <w:delText>)</w:delText>
        </w:r>
        <w:r w:rsidDel="00FE5FD0">
          <w:rPr>
            <w:rFonts w:ascii="Times" w:eastAsia="宋体" w:hAnsi="Times"/>
            <w:szCs w:val="21"/>
          </w:rPr>
          <w:delText>使用该模块。</w:delText>
        </w:r>
        <w:r w:rsidDel="00FE5FD0">
          <w:rPr>
            <w:rFonts w:ascii="Times" w:eastAsia="宋体" w:hAnsi="Times"/>
            <w:szCs w:val="21"/>
          </w:rPr>
          <w:delText xml:space="preserve"> </w:delText>
        </w:r>
        <w:r w:rsidDel="00FE5FD0">
          <w:rPr>
            <w:rFonts w:ascii="Times" w:eastAsia="宋体" w:hAnsi="Times"/>
            <w:szCs w:val="21"/>
          </w:rPr>
          <w:delText>所有的方法都有异步和同步的形式。异步形式始终以完成回调作为它最后一个参数。传给完成回调的参数取决于具体方法，但第一个参数总是留给异常。如果操作成功完成，则第一个参数会是</w:delText>
        </w:r>
        <w:r w:rsidDel="00FE5FD0">
          <w:rPr>
            <w:rFonts w:ascii="Times" w:eastAsia="宋体" w:hAnsi="Times" w:hint="eastAsia"/>
            <w:szCs w:val="21"/>
          </w:rPr>
          <w:delText>null</w:delText>
        </w:r>
        <w:r w:rsidDel="00FE5FD0">
          <w:rPr>
            <w:rFonts w:ascii="Times" w:eastAsia="宋体" w:hAnsi="Times"/>
            <w:szCs w:val="21"/>
          </w:rPr>
          <w:delText>或</w:delText>
        </w:r>
        <w:r w:rsidDel="00FE5FD0">
          <w:rPr>
            <w:rFonts w:ascii="Times" w:eastAsia="宋体" w:hAnsi="Times" w:hint="eastAsia"/>
            <w:szCs w:val="21"/>
          </w:rPr>
          <w:delText>undefined</w:delText>
        </w:r>
        <w:r w:rsidDel="00FE5FD0">
          <w:rPr>
            <w:rFonts w:ascii="Times" w:eastAsia="宋体" w:hAnsi="Times" w:hint="eastAsia"/>
            <w:szCs w:val="21"/>
          </w:rPr>
          <w:delText>。</w:delText>
        </w:r>
        <w:r w:rsidDel="00FE5FD0">
          <w:rPr>
            <w:rFonts w:ascii="Times" w:eastAsia="宋体" w:hAnsi="Times"/>
            <w:szCs w:val="21"/>
          </w:rPr>
          <w:delText>当使用同步形式时，任何异常都会被立即抛出。</w:delText>
        </w:r>
        <w:r w:rsidDel="00FE5FD0">
          <w:rPr>
            <w:rFonts w:ascii="Times" w:eastAsia="宋体" w:hAnsi="Times"/>
            <w:szCs w:val="21"/>
          </w:rPr>
          <w:delText xml:space="preserve"> </w:delText>
        </w:r>
        <w:r w:rsidDel="00FE5FD0">
          <w:rPr>
            <w:rFonts w:ascii="Times" w:eastAsia="宋体" w:hAnsi="Times"/>
            <w:szCs w:val="21"/>
          </w:rPr>
          <w:delText>可以使用</w:delText>
        </w:r>
        <w:r w:rsidDel="00FE5FD0">
          <w:rPr>
            <w:rFonts w:ascii="Times" w:eastAsia="宋体" w:hAnsi="Times"/>
            <w:szCs w:val="21"/>
          </w:rPr>
          <w:delText xml:space="preserve">try/catch </w:delText>
        </w:r>
        <w:r w:rsidDel="00FE5FD0">
          <w:rPr>
            <w:rFonts w:ascii="Times" w:eastAsia="宋体" w:hAnsi="Times"/>
            <w:szCs w:val="21"/>
          </w:rPr>
          <w:delText>来处理异常，或让它们往上冒泡。</w:delText>
        </w:r>
        <w:bookmarkStart w:id="1605" w:name="_Toc481620387"/>
        <w:bookmarkStart w:id="1606" w:name="_Toc481620491"/>
        <w:bookmarkStart w:id="1607" w:name="_Toc484358888"/>
        <w:bookmarkEnd w:id="1605"/>
        <w:bookmarkEnd w:id="1606"/>
        <w:bookmarkEnd w:id="1607"/>
      </w:del>
    </w:p>
    <w:p w14:paraId="7B7F26FD" w14:textId="34605B4B" w:rsidR="0073245C" w:rsidDel="00FE5FD0" w:rsidRDefault="00B500F5">
      <w:pPr>
        <w:pStyle w:val="aa"/>
        <w:shd w:val="clear" w:color="auto" w:fill="FFFFFF"/>
        <w:spacing w:before="0" w:beforeAutospacing="0" w:after="0" w:afterAutospacing="0" w:line="360" w:lineRule="auto"/>
        <w:jc w:val="center"/>
        <w:rPr>
          <w:del w:id="1608" w:author="chunliu wang" w:date="2017-05-04T00:07:00Z"/>
          <w:rFonts w:ascii="Times" w:hAnsi="Times"/>
          <w:color w:val="333333"/>
          <w:sz w:val="21"/>
          <w:szCs w:val="21"/>
        </w:rPr>
      </w:pPr>
      <w:del w:id="1609" w:author="chunliu wang" w:date="2017-05-04T00:07:00Z">
        <w:r w:rsidDel="00FE5FD0">
          <w:rPr>
            <w:noProof/>
          </w:rPr>
          <w:drawing>
            <wp:inline distT="0" distB="0" distL="0" distR="0" wp14:anchorId="73FD9EA4" wp14:editId="63BBE972">
              <wp:extent cx="3381375" cy="3619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619500"/>
                      </a:xfrm>
                      <a:prstGeom prst="rect">
                        <a:avLst/>
                      </a:prstGeom>
                    </pic:spPr>
                  </pic:pic>
                </a:graphicData>
              </a:graphic>
            </wp:inline>
          </w:drawing>
        </w:r>
        <w:bookmarkStart w:id="1610" w:name="_Toc481620388"/>
        <w:bookmarkStart w:id="1611" w:name="_Toc481620492"/>
        <w:bookmarkStart w:id="1612" w:name="_Toc484358889"/>
        <w:bookmarkEnd w:id="1610"/>
        <w:bookmarkEnd w:id="1611"/>
        <w:bookmarkEnd w:id="1612"/>
      </w:del>
    </w:p>
    <w:p w14:paraId="5807B3EA" w14:textId="12FA4DDE" w:rsidR="0073245C" w:rsidDel="00FE5FD0" w:rsidRDefault="00A33A88">
      <w:pPr>
        <w:widowControl/>
        <w:ind w:firstLineChars="200" w:firstLine="420"/>
        <w:jc w:val="center"/>
        <w:rPr>
          <w:del w:id="1613" w:author="chunliu wang" w:date="2017-05-04T00:07:00Z"/>
          <w:rFonts w:ascii="Times" w:eastAsia="宋体" w:hAnsi="Times"/>
          <w:szCs w:val="21"/>
        </w:rPr>
      </w:pPr>
      <w:del w:id="1614"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3 </w:delText>
        </w:r>
        <w:r w:rsidDel="00FE5FD0">
          <w:rPr>
            <w:rFonts w:ascii="Times" w:eastAsia="宋体" w:hAnsi="Times" w:hint="eastAsia"/>
            <w:szCs w:val="21"/>
          </w:rPr>
          <w:delText>文件系统用例图</w:delText>
        </w:r>
        <w:bookmarkStart w:id="1615" w:name="_Toc481620389"/>
        <w:bookmarkStart w:id="1616" w:name="_Toc481620493"/>
        <w:bookmarkStart w:id="1617" w:name="_Toc484358890"/>
        <w:bookmarkEnd w:id="1615"/>
        <w:bookmarkEnd w:id="1616"/>
        <w:bookmarkEnd w:id="1617"/>
      </w:del>
    </w:p>
    <w:p w14:paraId="3A8E0986" w14:textId="71111483" w:rsidR="0073245C" w:rsidDel="00FE5FD0" w:rsidRDefault="00A33A88">
      <w:pPr>
        <w:pStyle w:val="13"/>
        <w:widowControl/>
        <w:numPr>
          <w:ilvl w:val="2"/>
          <w:numId w:val="1"/>
        </w:numPr>
        <w:ind w:firstLineChars="0"/>
        <w:outlineLvl w:val="2"/>
        <w:rPr>
          <w:del w:id="1618" w:author="chunliu wang" w:date="2017-05-04T00:07:00Z"/>
          <w:rFonts w:ascii="Times" w:eastAsia="宋体" w:hAnsi="Times"/>
          <w:b/>
          <w:sz w:val="28"/>
          <w:szCs w:val="28"/>
        </w:rPr>
      </w:pPr>
      <w:bookmarkStart w:id="1619" w:name="_Toc480713716"/>
      <w:del w:id="1620" w:author="chunliu wang" w:date="2017-05-04T00:07:00Z">
        <w:r w:rsidDel="00FE5FD0">
          <w:rPr>
            <w:rFonts w:ascii="Times" w:eastAsia="宋体" w:hAnsi="Times" w:hint="eastAsia"/>
            <w:b/>
            <w:sz w:val="28"/>
            <w:szCs w:val="28"/>
          </w:rPr>
          <w:delText>文件操作</w:delText>
        </w:r>
        <w:bookmarkStart w:id="1621" w:name="_Toc481620390"/>
        <w:bookmarkStart w:id="1622" w:name="_Toc481620494"/>
        <w:bookmarkStart w:id="1623" w:name="_Toc484358891"/>
        <w:bookmarkEnd w:id="1619"/>
        <w:bookmarkEnd w:id="1621"/>
        <w:bookmarkEnd w:id="1622"/>
        <w:bookmarkEnd w:id="1623"/>
      </w:del>
    </w:p>
    <w:p w14:paraId="76103AA2" w14:textId="2685FE12" w:rsidR="0073245C" w:rsidDel="00FE5FD0" w:rsidRDefault="00A33A88">
      <w:pPr>
        <w:pStyle w:val="aa"/>
        <w:shd w:val="clear" w:color="auto" w:fill="FFFFFF"/>
        <w:spacing w:before="0" w:beforeAutospacing="0" w:after="0" w:afterAutospacing="0" w:line="360" w:lineRule="auto"/>
        <w:ind w:firstLineChars="200" w:firstLine="420"/>
        <w:rPr>
          <w:del w:id="1624" w:author="chunliu wang" w:date="2017-05-04T00:07:00Z"/>
          <w:rFonts w:ascii="Times" w:hAnsi="Times" w:cstheme="minorBidi"/>
          <w:kern w:val="2"/>
          <w:sz w:val="21"/>
          <w:szCs w:val="21"/>
        </w:rPr>
      </w:pPr>
      <w:del w:id="1625" w:author="chunliu wang" w:date="2017-05-04T00:07:00Z">
        <w:r w:rsidDel="00FE5FD0">
          <w:rPr>
            <w:rFonts w:ascii="Times" w:hAnsi="Times" w:hint="eastAsia"/>
            <w:sz w:val="21"/>
            <w:szCs w:val="21"/>
          </w:rPr>
          <w:delText>f</w:delText>
        </w:r>
        <w:r w:rsidDel="00FE5FD0">
          <w:rPr>
            <w:rFonts w:ascii="Times" w:hAnsi="Times" w:cstheme="minorBidi" w:hint="eastAsia"/>
            <w:kern w:val="2"/>
            <w:sz w:val="21"/>
            <w:szCs w:val="21"/>
          </w:rPr>
          <w:delText>s</w:delText>
        </w:r>
        <w:r w:rsidDel="00FE5FD0">
          <w:rPr>
            <w:rFonts w:ascii="Times" w:hAnsi="Times" w:cstheme="minorBidi" w:hint="eastAsia"/>
            <w:kern w:val="2"/>
            <w:sz w:val="21"/>
            <w:szCs w:val="21"/>
          </w:rPr>
          <w:delText>提供文件的读取、写入、更名、删除、遍历目录、链接等文件操作。每种操作都有异步和同步两种形式。例如，读文件可以用</w:delText>
        </w:r>
        <w:r w:rsidDel="00FE5FD0">
          <w:rPr>
            <w:rFonts w:ascii="Times" w:hAnsi="Times" w:cstheme="minorBidi" w:hint="eastAsia"/>
            <w:kern w:val="2"/>
            <w:sz w:val="21"/>
            <w:szCs w:val="21"/>
          </w:rPr>
          <w:delText>fs.open()</w:delText>
        </w:r>
        <w:r w:rsidDel="00FE5FD0">
          <w:rPr>
            <w:rFonts w:ascii="Times" w:hAnsi="Times" w:cstheme="minorBidi" w:hint="eastAsia"/>
            <w:kern w:val="2"/>
            <w:sz w:val="21"/>
            <w:szCs w:val="21"/>
          </w:rPr>
          <w:delText>和</w:delText>
        </w:r>
        <w:r w:rsidDel="00FE5FD0">
          <w:rPr>
            <w:rFonts w:ascii="Times" w:hAnsi="Times" w:cstheme="minorBidi" w:hint="eastAsia"/>
            <w:kern w:val="2"/>
            <w:sz w:val="21"/>
            <w:szCs w:val="21"/>
          </w:rPr>
          <w:delText>fs.read()</w:delText>
        </w:r>
        <w:r w:rsidDel="00FE5FD0">
          <w:rPr>
            <w:rFonts w:ascii="Times" w:hAnsi="Times" w:cstheme="minorBidi" w:hint="eastAsia"/>
            <w:kern w:val="2"/>
            <w:sz w:val="21"/>
            <w:szCs w:val="21"/>
          </w:rPr>
          <w:delText>来实现，也可以用</w:delText>
        </w:r>
        <w:r w:rsidDel="00FE5FD0">
          <w:rPr>
            <w:rFonts w:ascii="Times" w:hAnsi="Times" w:cstheme="minorBidi" w:hint="eastAsia"/>
            <w:kern w:val="2"/>
            <w:sz w:val="21"/>
            <w:szCs w:val="21"/>
          </w:rPr>
          <w:delText>fs.readFile()</w:delText>
        </w:r>
        <w:r w:rsidDel="00FE5FD0">
          <w:rPr>
            <w:rFonts w:ascii="Times" w:hAnsi="Times" w:cstheme="minorBidi" w:hint="eastAsia"/>
            <w:kern w:val="2"/>
            <w:sz w:val="21"/>
            <w:szCs w:val="21"/>
          </w:rPr>
          <w:delText>来实现。前者相比于后者提供了更底层的接口</w:delText>
        </w:r>
        <w:r w:rsidDel="00FE5FD0">
          <w:rPr>
            <w:rFonts w:ascii="Times" w:hAnsi="Times" w:cstheme="minorBidi" w:hint="eastAsia"/>
            <w:kern w:val="2"/>
            <w:sz w:val="21"/>
            <w:szCs w:val="21"/>
            <w:vertAlign w:val="superscript"/>
          </w:rPr>
          <w:delText>[1]</w:delText>
        </w:r>
        <w:r w:rsidDel="00FE5FD0">
          <w:rPr>
            <w:rFonts w:ascii="Times" w:hAnsi="Times" w:cstheme="minorBidi" w:hint="eastAsia"/>
            <w:kern w:val="2"/>
            <w:sz w:val="21"/>
            <w:szCs w:val="21"/>
          </w:rPr>
          <w:delText>。</w:delText>
        </w:r>
        <w:bookmarkStart w:id="1626" w:name="_Toc481620391"/>
        <w:bookmarkStart w:id="1627" w:name="_Toc481620495"/>
        <w:bookmarkStart w:id="1628" w:name="_Toc484358892"/>
        <w:bookmarkEnd w:id="1626"/>
        <w:bookmarkEnd w:id="1627"/>
        <w:bookmarkEnd w:id="1628"/>
      </w:del>
    </w:p>
    <w:p w14:paraId="67A65AB3" w14:textId="6B6C0E9B" w:rsidR="0073245C" w:rsidDel="00FE5FD0" w:rsidRDefault="00A33A88">
      <w:pPr>
        <w:pStyle w:val="aa"/>
        <w:shd w:val="clear" w:color="auto" w:fill="FFFFFF"/>
        <w:spacing w:before="0" w:beforeAutospacing="0" w:after="0" w:afterAutospacing="0" w:line="360" w:lineRule="auto"/>
        <w:ind w:firstLineChars="200" w:firstLine="480"/>
        <w:rPr>
          <w:del w:id="1629" w:author="chunliu wang" w:date="2017-05-04T00:07:00Z"/>
          <w:rFonts w:ascii="Times" w:hAnsi="Times" w:cstheme="minorBidi"/>
          <w:kern w:val="2"/>
          <w:sz w:val="21"/>
          <w:szCs w:val="21"/>
        </w:rPr>
      </w:pPr>
      <w:del w:id="1630" w:author="chunliu wang" w:date="2017-05-04T00:07:00Z">
        <w:r w:rsidDel="00FE5FD0">
          <w:rPr>
            <w:rFonts w:ascii="Times" w:hAnsi="Times"/>
            <w:noProof/>
          </w:rPr>
          <w:drawing>
            <wp:inline distT="0" distB="0" distL="0" distR="0" wp14:anchorId="5159A85D" wp14:editId="779CCCC0">
              <wp:extent cx="5113020" cy="2552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113463" cy="2552921"/>
                      </a:xfrm>
                      <a:prstGeom prst="rect">
                        <a:avLst/>
                      </a:prstGeom>
                    </pic:spPr>
                  </pic:pic>
                </a:graphicData>
              </a:graphic>
            </wp:inline>
          </w:drawing>
        </w:r>
        <w:bookmarkStart w:id="1631" w:name="_Toc481620392"/>
        <w:bookmarkStart w:id="1632" w:name="_Toc481620496"/>
        <w:bookmarkStart w:id="1633" w:name="_Toc484358893"/>
        <w:bookmarkEnd w:id="1631"/>
        <w:bookmarkEnd w:id="1632"/>
        <w:bookmarkEnd w:id="1633"/>
      </w:del>
    </w:p>
    <w:p w14:paraId="73F27CFC" w14:textId="59F6AA3A" w:rsidR="0073245C" w:rsidDel="00FE5FD0" w:rsidRDefault="00A33A88">
      <w:pPr>
        <w:widowControl/>
        <w:ind w:firstLineChars="200" w:firstLine="420"/>
        <w:jc w:val="center"/>
        <w:rPr>
          <w:del w:id="1634" w:author="chunliu wang" w:date="2017-05-04T00:07:00Z"/>
          <w:rFonts w:ascii="Times" w:eastAsia="宋体" w:hAnsi="Times"/>
          <w:szCs w:val="21"/>
        </w:rPr>
      </w:pPr>
      <w:del w:id="1635"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4 </w:delText>
        </w:r>
        <w:r w:rsidDel="00FE5FD0">
          <w:rPr>
            <w:rFonts w:ascii="Times" w:eastAsia="宋体" w:hAnsi="Times" w:hint="eastAsia"/>
            <w:szCs w:val="21"/>
          </w:rPr>
          <w:delText xml:space="preserve"> </w:delText>
        </w:r>
        <w:r w:rsidDel="00FE5FD0">
          <w:rPr>
            <w:rFonts w:ascii="Times" w:eastAsia="宋体" w:hAnsi="Times" w:hint="eastAsia"/>
            <w:szCs w:val="21"/>
          </w:rPr>
          <w:delText>写入文件用例描述</w:delText>
        </w:r>
        <w:bookmarkStart w:id="1636" w:name="_Toc481620393"/>
        <w:bookmarkStart w:id="1637" w:name="_Toc481620497"/>
        <w:bookmarkStart w:id="1638" w:name="_Toc484358894"/>
        <w:bookmarkEnd w:id="1636"/>
        <w:bookmarkEnd w:id="1637"/>
        <w:bookmarkEnd w:id="1638"/>
      </w:del>
    </w:p>
    <w:p w14:paraId="38B1C855" w14:textId="3841FD1A" w:rsidR="0073245C" w:rsidDel="00FE5FD0" w:rsidRDefault="00A33A88">
      <w:pPr>
        <w:pStyle w:val="aa"/>
        <w:shd w:val="clear" w:color="auto" w:fill="FFFFFF"/>
        <w:spacing w:before="0" w:beforeAutospacing="0" w:after="0" w:afterAutospacing="0" w:line="360" w:lineRule="auto"/>
        <w:ind w:firstLineChars="200" w:firstLine="480"/>
        <w:rPr>
          <w:del w:id="1639" w:author="chunliu wang" w:date="2017-05-04T00:07:00Z"/>
          <w:rFonts w:ascii="Times" w:hAnsi="Times" w:cstheme="minorBidi"/>
          <w:kern w:val="2"/>
          <w:sz w:val="21"/>
          <w:szCs w:val="21"/>
        </w:rPr>
      </w:pPr>
      <w:del w:id="1640" w:author="chunliu wang" w:date="2017-05-04T00:07:00Z">
        <w:r w:rsidDel="00FE5FD0">
          <w:rPr>
            <w:rFonts w:ascii="Times" w:hAnsi="Times"/>
            <w:noProof/>
          </w:rPr>
          <w:drawing>
            <wp:inline distT="0" distB="0" distL="0" distR="0" wp14:anchorId="5567E134" wp14:editId="0D3760AF">
              <wp:extent cx="5274310" cy="31457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stretch>
                        <a:fillRect/>
                      </a:stretch>
                    </pic:blipFill>
                    <pic:spPr>
                      <a:xfrm>
                        <a:off x="0" y="0"/>
                        <a:ext cx="5274310" cy="3145790"/>
                      </a:xfrm>
                      <a:prstGeom prst="rect">
                        <a:avLst/>
                      </a:prstGeom>
                    </pic:spPr>
                  </pic:pic>
                </a:graphicData>
              </a:graphic>
            </wp:inline>
          </w:drawing>
        </w:r>
        <w:bookmarkStart w:id="1641" w:name="_Toc481620394"/>
        <w:bookmarkStart w:id="1642" w:name="_Toc481620498"/>
        <w:bookmarkStart w:id="1643" w:name="_Toc484358895"/>
        <w:bookmarkEnd w:id="1641"/>
        <w:bookmarkEnd w:id="1642"/>
        <w:bookmarkEnd w:id="1643"/>
      </w:del>
    </w:p>
    <w:p w14:paraId="175F373A" w14:textId="0DB5A112" w:rsidR="0073245C" w:rsidDel="00FE5FD0" w:rsidRDefault="00A33A88">
      <w:pPr>
        <w:widowControl/>
        <w:ind w:firstLineChars="200" w:firstLine="420"/>
        <w:jc w:val="center"/>
        <w:rPr>
          <w:del w:id="1644" w:author="chunliu wang" w:date="2017-05-04T00:07:00Z"/>
          <w:rFonts w:ascii="Times" w:eastAsia="宋体" w:hAnsi="Times"/>
          <w:szCs w:val="21"/>
        </w:rPr>
      </w:pPr>
      <w:del w:id="1645"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5 </w:delText>
        </w:r>
        <w:r w:rsidDel="00FE5FD0">
          <w:rPr>
            <w:rFonts w:ascii="Times" w:eastAsia="宋体" w:hAnsi="Times" w:hint="eastAsia"/>
            <w:szCs w:val="21"/>
          </w:rPr>
          <w:delText xml:space="preserve"> </w:delText>
        </w:r>
        <w:r w:rsidDel="00FE5FD0">
          <w:rPr>
            <w:rFonts w:ascii="Times" w:eastAsia="宋体" w:hAnsi="Times" w:hint="eastAsia"/>
            <w:szCs w:val="21"/>
          </w:rPr>
          <w:delText>读取文件用例描述</w:delText>
        </w:r>
        <w:bookmarkStart w:id="1646" w:name="_Toc481620395"/>
        <w:bookmarkStart w:id="1647" w:name="_Toc481620499"/>
        <w:bookmarkStart w:id="1648" w:name="_Toc484358896"/>
        <w:bookmarkEnd w:id="1646"/>
        <w:bookmarkEnd w:id="1647"/>
        <w:bookmarkEnd w:id="1648"/>
      </w:del>
    </w:p>
    <w:p w14:paraId="3AD67773" w14:textId="33CBDBEB" w:rsidR="0073245C" w:rsidDel="00FE5FD0" w:rsidRDefault="00A33A88">
      <w:pPr>
        <w:pStyle w:val="aa"/>
        <w:shd w:val="clear" w:color="auto" w:fill="FFFFFF"/>
        <w:spacing w:before="0" w:beforeAutospacing="0" w:after="0" w:afterAutospacing="0" w:line="360" w:lineRule="auto"/>
        <w:jc w:val="center"/>
        <w:rPr>
          <w:del w:id="1649" w:author="chunliu wang" w:date="2017-05-04T00:07:00Z"/>
          <w:rFonts w:ascii="Times" w:hAnsi="Times" w:cstheme="minorBidi"/>
          <w:kern w:val="2"/>
          <w:sz w:val="21"/>
          <w:szCs w:val="21"/>
        </w:rPr>
      </w:pPr>
      <w:del w:id="1650" w:author="chunliu wang" w:date="2017-05-04T00:07:00Z">
        <w:r w:rsidDel="00FE5FD0">
          <w:rPr>
            <w:rFonts w:ascii="Times" w:hAnsi="Times"/>
            <w:noProof/>
          </w:rPr>
          <w:drawing>
            <wp:inline distT="0" distB="0" distL="0" distR="0" wp14:anchorId="2084D66B" wp14:editId="23228D3B">
              <wp:extent cx="5274310" cy="33070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2"/>
                      <a:stretch>
                        <a:fillRect/>
                      </a:stretch>
                    </pic:blipFill>
                    <pic:spPr>
                      <a:xfrm>
                        <a:off x="0" y="0"/>
                        <a:ext cx="5274310" cy="3307080"/>
                      </a:xfrm>
                      <a:prstGeom prst="rect">
                        <a:avLst/>
                      </a:prstGeom>
                    </pic:spPr>
                  </pic:pic>
                </a:graphicData>
              </a:graphic>
            </wp:inline>
          </w:drawing>
        </w:r>
        <w:bookmarkStart w:id="1651" w:name="_Toc481620396"/>
        <w:bookmarkStart w:id="1652" w:name="_Toc481620500"/>
        <w:bookmarkStart w:id="1653" w:name="_Toc484358897"/>
        <w:bookmarkEnd w:id="1651"/>
        <w:bookmarkEnd w:id="1652"/>
        <w:bookmarkEnd w:id="1653"/>
      </w:del>
    </w:p>
    <w:p w14:paraId="50B14647" w14:textId="3A4FCBDF" w:rsidR="0073245C" w:rsidDel="00FE5FD0" w:rsidRDefault="00A33A88">
      <w:pPr>
        <w:widowControl/>
        <w:ind w:firstLineChars="200" w:firstLine="420"/>
        <w:jc w:val="center"/>
        <w:rPr>
          <w:del w:id="1654" w:author="chunliu wang" w:date="2017-05-04T00:07:00Z"/>
          <w:rFonts w:ascii="Times" w:eastAsia="宋体" w:hAnsi="Times"/>
          <w:szCs w:val="21"/>
        </w:rPr>
      </w:pPr>
      <w:commentRangeStart w:id="1655"/>
      <w:del w:id="1656"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6 </w:delText>
        </w:r>
        <w:r w:rsidDel="00FE5FD0">
          <w:rPr>
            <w:rFonts w:ascii="Times" w:eastAsia="宋体" w:hAnsi="Times" w:hint="eastAsia"/>
            <w:szCs w:val="21"/>
          </w:rPr>
          <w:delText xml:space="preserve"> </w:delText>
        </w:r>
        <w:r w:rsidDel="00FE5FD0">
          <w:rPr>
            <w:rFonts w:ascii="Times" w:eastAsia="宋体" w:hAnsi="Times" w:hint="eastAsia"/>
            <w:szCs w:val="21"/>
          </w:rPr>
          <w:delText>更名文件用例描述</w:delText>
        </w:r>
        <w:commentRangeEnd w:id="1655"/>
        <w:r w:rsidR="00B00300" w:rsidDel="00FE5FD0">
          <w:rPr>
            <w:rStyle w:val="af"/>
          </w:rPr>
          <w:commentReference w:id="1655"/>
        </w:r>
        <w:bookmarkStart w:id="1657" w:name="_Toc481620397"/>
        <w:bookmarkStart w:id="1658" w:name="_Toc481620501"/>
        <w:bookmarkStart w:id="1659" w:name="_Toc484358898"/>
        <w:bookmarkEnd w:id="1657"/>
        <w:bookmarkEnd w:id="1658"/>
        <w:bookmarkEnd w:id="1659"/>
      </w:del>
    </w:p>
    <w:p w14:paraId="3BE1E0EB" w14:textId="7E6EA150" w:rsidR="0073245C" w:rsidDel="00FE5FD0" w:rsidRDefault="00A33A88">
      <w:pPr>
        <w:widowControl/>
        <w:ind w:firstLineChars="200" w:firstLine="420"/>
        <w:jc w:val="center"/>
        <w:rPr>
          <w:del w:id="1660" w:author="chunliu wang" w:date="2017-05-04T00:07:00Z"/>
          <w:rFonts w:ascii="Times" w:eastAsia="宋体" w:hAnsi="Times"/>
          <w:szCs w:val="21"/>
        </w:rPr>
      </w:pPr>
      <w:del w:id="1661" w:author="chunliu wang" w:date="2017-05-04T00:07:00Z">
        <w:r w:rsidDel="00FE5FD0">
          <w:rPr>
            <w:rFonts w:ascii="Times" w:eastAsia="宋体" w:hAnsi="Times"/>
            <w:noProof/>
          </w:rPr>
          <w:drawing>
            <wp:inline distT="0" distB="0" distL="0" distR="0" wp14:anchorId="7F90D969" wp14:editId="72F18E32">
              <wp:extent cx="5274310" cy="29933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stretch>
                        <a:fillRect/>
                      </a:stretch>
                    </pic:blipFill>
                    <pic:spPr>
                      <a:xfrm>
                        <a:off x="0" y="0"/>
                        <a:ext cx="5274310" cy="2993390"/>
                      </a:xfrm>
                      <a:prstGeom prst="rect">
                        <a:avLst/>
                      </a:prstGeom>
                    </pic:spPr>
                  </pic:pic>
                </a:graphicData>
              </a:graphic>
            </wp:inline>
          </w:drawing>
        </w:r>
        <w:bookmarkStart w:id="1662" w:name="_Toc481620398"/>
        <w:bookmarkStart w:id="1663" w:name="_Toc481620502"/>
        <w:bookmarkStart w:id="1664" w:name="_Toc484358899"/>
        <w:bookmarkEnd w:id="1662"/>
        <w:bookmarkEnd w:id="1663"/>
        <w:bookmarkEnd w:id="1664"/>
      </w:del>
    </w:p>
    <w:p w14:paraId="637E6A04" w14:textId="7D39115F" w:rsidR="0073245C" w:rsidDel="00FE5FD0" w:rsidRDefault="00A33A88">
      <w:pPr>
        <w:widowControl/>
        <w:ind w:firstLineChars="200" w:firstLine="420"/>
        <w:jc w:val="center"/>
        <w:rPr>
          <w:del w:id="1665" w:author="chunliu wang" w:date="2017-05-04T00:07:00Z"/>
          <w:rFonts w:ascii="Times" w:eastAsia="宋体" w:hAnsi="Times"/>
          <w:szCs w:val="21"/>
        </w:rPr>
      </w:pPr>
      <w:del w:id="1666"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7 </w:delText>
        </w:r>
        <w:r w:rsidDel="00FE5FD0">
          <w:rPr>
            <w:rFonts w:ascii="Times" w:eastAsia="宋体" w:hAnsi="Times" w:hint="eastAsia"/>
            <w:szCs w:val="21"/>
          </w:rPr>
          <w:delText xml:space="preserve"> </w:delText>
        </w:r>
        <w:r w:rsidDel="00FE5FD0">
          <w:rPr>
            <w:rFonts w:ascii="Times" w:eastAsia="宋体" w:hAnsi="Times" w:hint="eastAsia"/>
            <w:szCs w:val="21"/>
          </w:rPr>
          <w:delText>删除文件用例描述</w:delText>
        </w:r>
        <w:bookmarkStart w:id="1667" w:name="_Toc481620399"/>
        <w:bookmarkStart w:id="1668" w:name="_Toc481620503"/>
        <w:bookmarkStart w:id="1669" w:name="_Toc484358900"/>
        <w:bookmarkEnd w:id="1667"/>
        <w:bookmarkEnd w:id="1668"/>
        <w:bookmarkEnd w:id="1669"/>
      </w:del>
    </w:p>
    <w:p w14:paraId="03B602B5" w14:textId="115C7212" w:rsidR="0073245C" w:rsidDel="00FE5FD0" w:rsidRDefault="0073245C">
      <w:pPr>
        <w:widowControl/>
        <w:ind w:firstLineChars="200" w:firstLine="420"/>
        <w:jc w:val="center"/>
        <w:rPr>
          <w:del w:id="1670" w:author="chunliu wang" w:date="2017-05-04T00:07:00Z"/>
          <w:rFonts w:ascii="Times" w:eastAsia="宋体" w:hAnsi="Times"/>
          <w:szCs w:val="21"/>
        </w:rPr>
      </w:pPr>
      <w:bookmarkStart w:id="1671" w:name="_Toc481620400"/>
      <w:bookmarkStart w:id="1672" w:name="_Toc481620504"/>
      <w:bookmarkStart w:id="1673" w:name="_Toc484358901"/>
      <w:bookmarkEnd w:id="1671"/>
      <w:bookmarkEnd w:id="1672"/>
      <w:bookmarkEnd w:id="1673"/>
    </w:p>
    <w:p w14:paraId="789298C4" w14:textId="2290E4D9" w:rsidR="0073245C" w:rsidDel="00FE5FD0" w:rsidRDefault="0073245C">
      <w:pPr>
        <w:pStyle w:val="aa"/>
        <w:shd w:val="clear" w:color="auto" w:fill="FFFFFF"/>
        <w:spacing w:before="0" w:beforeAutospacing="0" w:after="0" w:afterAutospacing="0" w:line="360" w:lineRule="auto"/>
        <w:ind w:firstLineChars="200" w:firstLine="420"/>
        <w:jc w:val="center"/>
        <w:rPr>
          <w:del w:id="1674" w:author="chunliu wang" w:date="2017-05-04T00:07:00Z"/>
          <w:rFonts w:ascii="Times" w:hAnsi="Times" w:cstheme="minorBidi"/>
          <w:kern w:val="2"/>
          <w:sz w:val="21"/>
          <w:szCs w:val="21"/>
        </w:rPr>
      </w:pPr>
      <w:bookmarkStart w:id="1675" w:name="_Toc481620401"/>
      <w:bookmarkStart w:id="1676" w:name="_Toc481620505"/>
      <w:bookmarkStart w:id="1677" w:name="_Toc484358902"/>
      <w:bookmarkEnd w:id="1675"/>
      <w:bookmarkEnd w:id="1676"/>
      <w:bookmarkEnd w:id="1677"/>
    </w:p>
    <w:p w14:paraId="2AFB8E31" w14:textId="2BA8172D" w:rsidR="0073245C" w:rsidDel="00FE5FD0" w:rsidRDefault="0073245C">
      <w:pPr>
        <w:pStyle w:val="aa"/>
        <w:shd w:val="clear" w:color="auto" w:fill="FFFFFF"/>
        <w:spacing w:before="0" w:beforeAutospacing="0" w:after="0" w:afterAutospacing="0" w:line="360" w:lineRule="auto"/>
        <w:jc w:val="center"/>
        <w:rPr>
          <w:del w:id="1678" w:author="chunliu wang" w:date="2017-05-04T00:07:00Z"/>
          <w:rFonts w:ascii="Times" w:hAnsi="Times" w:cstheme="minorBidi"/>
          <w:kern w:val="2"/>
          <w:sz w:val="21"/>
          <w:szCs w:val="21"/>
        </w:rPr>
      </w:pPr>
      <w:bookmarkStart w:id="1679" w:name="_Toc481620402"/>
      <w:bookmarkStart w:id="1680" w:name="_Toc481620506"/>
      <w:bookmarkStart w:id="1681" w:name="_Toc484358903"/>
      <w:bookmarkEnd w:id="1679"/>
      <w:bookmarkEnd w:id="1680"/>
      <w:bookmarkEnd w:id="1681"/>
    </w:p>
    <w:p w14:paraId="0F8AB25D" w14:textId="5DAF840C" w:rsidR="0073245C" w:rsidDel="00FE5FD0" w:rsidRDefault="00A33A88">
      <w:pPr>
        <w:pStyle w:val="aa"/>
        <w:shd w:val="clear" w:color="auto" w:fill="FFFFFF"/>
        <w:spacing w:before="0" w:beforeAutospacing="0" w:after="0" w:afterAutospacing="0" w:line="360" w:lineRule="auto"/>
        <w:ind w:firstLineChars="200" w:firstLine="480"/>
        <w:rPr>
          <w:del w:id="1682" w:author="chunliu wang" w:date="2017-05-04T00:07:00Z"/>
          <w:rFonts w:ascii="Times" w:hAnsi="Times" w:cstheme="minorBidi"/>
          <w:kern w:val="2"/>
          <w:sz w:val="21"/>
          <w:szCs w:val="21"/>
        </w:rPr>
      </w:pPr>
      <w:del w:id="1683" w:author="chunliu wang" w:date="2017-05-04T00:07:00Z">
        <w:r w:rsidDel="00FE5FD0">
          <w:rPr>
            <w:rFonts w:ascii="Times" w:hAnsi="Times"/>
            <w:noProof/>
          </w:rPr>
          <w:drawing>
            <wp:inline distT="0" distB="0" distL="0" distR="0" wp14:anchorId="37E91A83" wp14:editId="04AAE14B">
              <wp:extent cx="5090160" cy="33070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4"/>
                      <a:stretch>
                        <a:fillRect/>
                      </a:stretch>
                    </pic:blipFill>
                    <pic:spPr>
                      <a:xfrm>
                        <a:off x="0" y="0"/>
                        <a:ext cx="5090601" cy="3307367"/>
                      </a:xfrm>
                      <a:prstGeom prst="rect">
                        <a:avLst/>
                      </a:prstGeom>
                    </pic:spPr>
                  </pic:pic>
                </a:graphicData>
              </a:graphic>
            </wp:inline>
          </w:drawing>
        </w:r>
        <w:bookmarkStart w:id="1684" w:name="_Toc481620403"/>
        <w:bookmarkStart w:id="1685" w:name="_Toc481620507"/>
        <w:bookmarkStart w:id="1686" w:name="_Toc484358904"/>
        <w:bookmarkEnd w:id="1684"/>
        <w:bookmarkEnd w:id="1685"/>
        <w:bookmarkEnd w:id="1686"/>
      </w:del>
    </w:p>
    <w:p w14:paraId="56E954FA" w14:textId="437FFAE5" w:rsidR="0073245C" w:rsidDel="00FE5FD0" w:rsidRDefault="00A33A88">
      <w:pPr>
        <w:widowControl/>
        <w:ind w:firstLineChars="200" w:firstLine="420"/>
        <w:jc w:val="center"/>
        <w:rPr>
          <w:del w:id="1687" w:author="chunliu wang" w:date="2017-05-04T00:07:00Z"/>
          <w:rFonts w:ascii="Times" w:eastAsia="宋体" w:hAnsi="Times"/>
          <w:szCs w:val="21"/>
        </w:rPr>
      </w:pPr>
      <w:del w:id="1688"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8  </w:delText>
        </w:r>
        <w:r w:rsidDel="00FE5FD0">
          <w:rPr>
            <w:rFonts w:ascii="Times" w:eastAsia="宋体" w:hAnsi="Times" w:hint="eastAsia"/>
            <w:szCs w:val="21"/>
          </w:rPr>
          <w:delText>创建目录用例描述</w:delText>
        </w:r>
        <w:bookmarkStart w:id="1689" w:name="_Toc481620404"/>
        <w:bookmarkStart w:id="1690" w:name="_Toc481620508"/>
        <w:bookmarkStart w:id="1691" w:name="_Toc484358905"/>
        <w:bookmarkEnd w:id="1689"/>
        <w:bookmarkEnd w:id="1690"/>
        <w:bookmarkEnd w:id="1691"/>
      </w:del>
    </w:p>
    <w:p w14:paraId="506DE7B1" w14:textId="7ACE4287" w:rsidR="0073245C" w:rsidDel="00FE5FD0" w:rsidRDefault="00A33A88">
      <w:pPr>
        <w:pStyle w:val="aa"/>
        <w:shd w:val="clear" w:color="auto" w:fill="FFFFFF"/>
        <w:spacing w:before="0" w:beforeAutospacing="0" w:after="0" w:afterAutospacing="0" w:line="360" w:lineRule="auto"/>
        <w:ind w:firstLineChars="200" w:firstLine="480"/>
        <w:rPr>
          <w:del w:id="1692" w:author="chunliu wang" w:date="2017-05-04T00:07:00Z"/>
          <w:rFonts w:ascii="Times" w:hAnsi="Times" w:cstheme="minorBidi"/>
          <w:kern w:val="2"/>
          <w:sz w:val="21"/>
          <w:szCs w:val="21"/>
        </w:rPr>
      </w:pPr>
      <w:del w:id="1693" w:author="chunliu wang" w:date="2017-05-04T00:07:00Z">
        <w:r w:rsidDel="00FE5FD0">
          <w:rPr>
            <w:rFonts w:ascii="Times" w:hAnsi="Times"/>
            <w:noProof/>
          </w:rPr>
          <w:drawing>
            <wp:inline distT="0" distB="0" distL="0" distR="0" wp14:anchorId="2A91BB96" wp14:editId="33D62BF4">
              <wp:extent cx="5274310" cy="32131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5"/>
                      <a:stretch>
                        <a:fillRect/>
                      </a:stretch>
                    </pic:blipFill>
                    <pic:spPr>
                      <a:xfrm>
                        <a:off x="0" y="0"/>
                        <a:ext cx="5274310" cy="3213100"/>
                      </a:xfrm>
                      <a:prstGeom prst="rect">
                        <a:avLst/>
                      </a:prstGeom>
                    </pic:spPr>
                  </pic:pic>
                </a:graphicData>
              </a:graphic>
            </wp:inline>
          </w:drawing>
        </w:r>
        <w:bookmarkStart w:id="1694" w:name="_Toc481620405"/>
        <w:bookmarkStart w:id="1695" w:name="_Toc481620509"/>
        <w:bookmarkStart w:id="1696" w:name="_Toc484358906"/>
        <w:bookmarkEnd w:id="1694"/>
        <w:bookmarkEnd w:id="1695"/>
        <w:bookmarkEnd w:id="1696"/>
      </w:del>
    </w:p>
    <w:p w14:paraId="235E4838" w14:textId="66356DE8" w:rsidR="0073245C" w:rsidDel="00FE5FD0" w:rsidRDefault="00A33A88">
      <w:pPr>
        <w:widowControl/>
        <w:ind w:firstLineChars="200" w:firstLine="420"/>
        <w:jc w:val="center"/>
        <w:rPr>
          <w:del w:id="1697" w:author="chunliu wang" w:date="2017-05-04T00:07:00Z"/>
          <w:rFonts w:ascii="Times" w:eastAsia="宋体" w:hAnsi="Times"/>
          <w:szCs w:val="21"/>
        </w:rPr>
      </w:pPr>
      <w:del w:id="1698"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9  </w:delText>
        </w:r>
        <w:r w:rsidDel="00FE5FD0">
          <w:rPr>
            <w:rFonts w:ascii="Times" w:eastAsia="宋体" w:hAnsi="Times" w:hint="eastAsia"/>
            <w:szCs w:val="21"/>
          </w:rPr>
          <w:delText>删除目录用例描述</w:delText>
        </w:r>
        <w:bookmarkStart w:id="1699" w:name="_Toc481620406"/>
        <w:bookmarkStart w:id="1700" w:name="_Toc481620510"/>
        <w:bookmarkStart w:id="1701" w:name="_Toc484358907"/>
        <w:bookmarkEnd w:id="1699"/>
        <w:bookmarkEnd w:id="1700"/>
        <w:bookmarkEnd w:id="1701"/>
      </w:del>
    </w:p>
    <w:p w14:paraId="73055ACA" w14:textId="12C1807A" w:rsidR="0073245C" w:rsidDel="00FE5FD0" w:rsidRDefault="00A33A88">
      <w:pPr>
        <w:pStyle w:val="13"/>
        <w:widowControl/>
        <w:numPr>
          <w:ilvl w:val="0"/>
          <w:numId w:val="1"/>
        </w:numPr>
        <w:ind w:firstLineChars="0"/>
        <w:jc w:val="left"/>
        <w:outlineLvl w:val="0"/>
        <w:rPr>
          <w:del w:id="1702" w:author="chunliu wang" w:date="2017-05-04T00:07:00Z"/>
          <w:rFonts w:ascii="Times" w:eastAsia="宋体" w:hAnsi="Times"/>
          <w:b/>
          <w:sz w:val="44"/>
          <w:szCs w:val="44"/>
        </w:rPr>
      </w:pPr>
      <w:bookmarkStart w:id="1703" w:name="_Toc480713717"/>
      <w:del w:id="1704" w:author="chunliu wang" w:date="2017-05-04T00:07:00Z">
        <w:r w:rsidDel="00FE5FD0">
          <w:rPr>
            <w:rFonts w:ascii="Times" w:eastAsia="宋体" w:hAnsi="Times" w:hint="eastAsia"/>
            <w:b/>
            <w:sz w:val="44"/>
            <w:szCs w:val="44"/>
          </w:rPr>
          <w:delText>数据需求</w:delText>
        </w:r>
        <w:bookmarkStart w:id="1705" w:name="_Toc481620407"/>
        <w:bookmarkStart w:id="1706" w:name="_Toc481620511"/>
        <w:bookmarkStart w:id="1707" w:name="_Toc484358908"/>
        <w:bookmarkEnd w:id="1703"/>
        <w:bookmarkEnd w:id="1705"/>
        <w:bookmarkEnd w:id="1706"/>
        <w:bookmarkEnd w:id="1707"/>
      </w:del>
    </w:p>
    <w:p w14:paraId="2F78FE68" w14:textId="56F9C5A0" w:rsidR="0073245C" w:rsidDel="00FE5FD0" w:rsidRDefault="00A33A88">
      <w:pPr>
        <w:pStyle w:val="13"/>
        <w:widowControl/>
        <w:spacing w:line="360" w:lineRule="auto"/>
        <w:ind w:left="720" w:firstLineChars="0" w:firstLine="0"/>
        <w:jc w:val="left"/>
        <w:rPr>
          <w:del w:id="1708" w:author="chunliu wang" w:date="2017-05-04T00:07:00Z"/>
          <w:rFonts w:ascii="Times" w:eastAsia="宋体" w:hAnsi="Times"/>
          <w:szCs w:val="21"/>
        </w:rPr>
      </w:pPr>
      <w:del w:id="1709" w:author="chunliu wang" w:date="2017-05-04T00:07:00Z">
        <w:r w:rsidDel="00FE5FD0">
          <w:rPr>
            <w:rFonts w:ascii="Times" w:eastAsia="宋体" w:hAnsi="Times" w:hint="eastAsia"/>
            <w:szCs w:val="21"/>
          </w:rPr>
          <w:delText>暂无</w:delText>
        </w:r>
        <w:bookmarkStart w:id="1710" w:name="_Toc481620408"/>
        <w:bookmarkStart w:id="1711" w:name="_Toc481620512"/>
        <w:bookmarkStart w:id="1712" w:name="_Toc484358909"/>
        <w:bookmarkEnd w:id="1710"/>
        <w:bookmarkEnd w:id="1711"/>
        <w:bookmarkEnd w:id="1712"/>
      </w:del>
    </w:p>
    <w:p w14:paraId="4FC49B8B" w14:textId="77777777" w:rsidR="0073245C" w:rsidRDefault="00A33A88">
      <w:pPr>
        <w:pStyle w:val="13"/>
        <w:widowControl/>
        <w:numPr>
          <w:ilvl w:val="0"/>
          <w:numId w:val="1"/>
        </w:numPr>
        <w:ind w:firstLineChars="0"/>
        <w:jc w:val="left"/>
        <w:outlineLvl w:val="0"/>
        <w:rPr>
          <w:rFonts w:ascii="Times" w:eastAsia="宋体" w:hAnsi="Times"/>
          <w:b/>
          <w:sz w:val="44"/>
          <w:szCs w:val="44"/>
        </w:rPr>
      </w:pPr>
      <w:bookmarkStart w:id="1713" w:name="_Toc480713718"/>
      <w:bookmarkStart w:id="1714" w:name="_Toc484358910"/>
      <w:r>
        <w:rPr>
          <w:rFonts w:ascii="Times" w:eastAsia="宋体" w:hAnsi="Times" w:hint="eastAsia"/>
          <w:b/>
          <w:sz w:val="44"/>
          <w:szCs w:val="44"/>
        </w:rPr>
        <w:t>非功能需求</w:t>
      </w:r>
      <w:bookmarkEnd w:id="1713"/>
      <w:bookmarkEnd w:id="1714"/>
    </w:p>
    <w:p w14:paraId="44901370" w14:textId="77777777" w:rsidR="0073245C" w:rsidRDefault="00A33A88">
      <w:pPr>
        <w:pStyle w:val="aa"/>
        <w:shd w:val="clear" w:color="auto" w:fill="FFFFFF"/>
        <w:spacing w:before="0" w:beforeAutospacing="0" w:after="0" w:afterAutospacing="0" w:line="360" w:lineRule="auto"/>
        <w:ind w:firstLineChars="200" w:firstLine="420"/>
        <w:rPr>
          <w:rFonts w:ascii="Times" w:hAnsi="Times"/>
          <w:sz w:val="21"/>
          <w:szCs w:val="21"/>
        </w:rPr>
      </w:pPr>
      <w:r>
        <w:rPr>
          <w:rFonts w:ascii="Times" w:hAnsi="Times" w:hint="eastAsia"/>
          <w:sz w:val="21"/>
          <w:szCs w:val="21"/>
        </w:rPr>
        <w:t>为了更好的描述属性质量，我们用属性质量场景来描述非功能性需求的用例。描述时用到的一些术语解释如下：</w:t>
      </w:r>
    </w:p>
    <w:p w14:paraId="664697C3"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刺激源</w:t>
      </w:r>
    </w:p>
    <w:p w14:paraId="3D38F925"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刺激源是某个生成该刺激的实体。</w:t>
      </w:r>
    </w:p>
    <w:p w14:paraId="4DBACA18"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刺激</w:t>
      </w:r>
    </w:p>
    <w:p w14:paraId="11E7E9C4"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刺激是当刺激到达系统时需要考虑的条件。</w:t>
      </w:r>
    </w:p>
    <w:p w14:paraId="08FFBF07"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环境</w:t>
      </w:r>
    </w:p>
    <w:p w14:paraId="56501335"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刺激在某些条件下发生。当刺激发生时，系统可能处于过载或者正在运行等。</w:t>
      </w:r>
    </w:p>
    <w:p w14:paraId="58FDC3C6"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制品</w:t>
      </w:r>
    </w:p>
    <w:p w14:paraId="1A4C75DF"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被刺激的制品，可以是整个系统，也可以是系统的一部分。</w:t>
      </w:r>
    </w:p>
    <w:p w14:paraId="0252B7EB"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响应</w:t>
      </w:r>
    </w:p>
    <w:p w14:paraId="3A6665EC"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指刺激到达后所采取的行动。</w:t>
      </w:r>
    </w:p>
    <w:p w14:paraId="0560E761"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响应度量</w:t>
      </w:r>
    </w:p>
    <w:p w14:paraId="71993A25"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当响应发生时，应能够以某种方式对其进行度量。</w:t>
      </w:r>
    </w:p>
    <w:p w14:paraId="1E588957"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1715" w:name="_Toc480713719"/>
      <w:bookmarkStart w:id="1716" w:name="_Toc484358911"/>
      <w:r>
        <w:rPr>
          <w:rFonts w:ascii="Times" w:eastAsia="宋体" w:hAnsi="Times" w:hint="eastAsia"/>
          <w:b/>
          <w:sz w:val="32"/>
          <w:szCs w:val="32"/>
        </w:rPr>
        <w:lastRenderedPageBreak/>
        <w:t>兼容性</w:t>
      </w:r>
      <w:bookmarkEnd w:id="1715"/>
      <w:bookmarkEnd w:id="1716"/>
    </w:p>
    <w:p w14:paraId="459997A9" w14:textId="77777777" w:rsidR="0073245C" w:rsidRDefault="00A33A88">
      <w:pPr>
        <w:pStyle w:val="aa"/>
        <w:shd w:val="clear" w:color="auto" w:fill="FFFFFF"/>
        <w:spacing w:before="0" w:beforeAutospacing="0" w:after="0" w:afterAutospacing="0" w:line="360" w:lineRule="auto"/>
        <w:ind w:firstLineChars="200" w:firstLine="420"/>
        <w:rPr>
          <w:rFonts w:ascii="Times" w:hAnsi="Times"/>
          <w:sz w:val="21"/>
          <w:szCs w:val="21"/>
        </w:rPr>
      </w:pPr>
      <w:r>
        <w:rPr>
          <w:rFonts w:ascii="Times" w:hAnsi="Times" w:hint="eastAsia"/>
          <w:sz w:val="21"/>
          <w:szCs w:val="21"/>
        </w:rPr>
        <w:t>开发者在使用</w:t>
      </w:r>
      <w:r>
        <w:rPr>
          <w:rFonts w:ascii="Times" w:hAnsi="Times" w:hint="eastAsia"/>
          <w:sz w:val="21"/>
          <w:szCs w:val="21"/>
        </w:rPr>
        <w:t>Node.js</w:t>
      </w:r>
      <w:r>
        <w:rPr>
          <w:rFonts w:ascii="Times" w:hAnsi="Times" w:hint="eastAsia"/>
          <w:sz w:val="21"/>
          <w:szCs w:val="21"/>
        </w:rPr>
        <w:t>时，不需要考虑操作系统的差别，</w:t>
      </w:r>
      <w:r>
        <w:rPr>
          <w:rFonts w:ascii="Times" w:hAnsi="Times" w:hint="eastAsia"/>
          <w:sz w:val="21"/>
          <w:szCs w:val="21"/>
        </w:rPr>
        <w:t>Nod</w:t>
      </w:r>
      <w:r>
        <w:rPr>
          <w:rFonts w:ascii="Times" w:hAnsi="Times"/>
          <w:sz w:val="21"/>
          <w:szCs w:val="21"/>
        </w:rPr>
        <w:t>e</w:t>
      </w:r>
      <w:r>
        <w:rPr>
          <w:rFonts w:ascii="Times" w:hAnsi="Times" w:hint="eastAsia"/>
          <w:sz w:val="21"/>
          <w:szCs w:val="21"/>
        </w:rPr>
        <w:t>.js</w:t>
      </w:r>
      <w:r>
        <w:rPr>
          <w:rFonts w:ascii="Times" w:hAnsi="Times" w:hint="eastAsia"/>
          <w:sz w:val="21"/>
          <w:szCs w:val="21"/>
        </w:rPr>
        <w:t>在</w:t>
      </w:r>
      <w:r>
        <w:rPr>
          <w:rFonts w:ascii="Times" w:hAnsi="Times" w:hint="eastAsia"/>
          <w:sz w:val="21"/>
          <w:szCs w:val="21"/>
        </w:rPr>
        <w:t>windows,linux</w:t>
      </w:r>
      <w:r>
        <w:rPr>
          <w:rFonts w:ascii="Times" w:hAnsi="Times" w:hint="eastAsia"/>
          <w:sz w:val="21"/>
          <w:szCs w:val="21"/>
        </w:rPr>
        <w:t>上可以实现底层的支持。</w:t>
      </w:r>
    </w:p>
    <w:p w14:paraId="305C0C0E" w14:textId="77777777" w:rsidR="0073245C" w:rsidRDefault="00A33A88">
      <w:pPr>
        <w:pStyle w:val="aa"/>
        <w:shd w:val="clear" w:color="auto" w:fill="FFFFFF"/>
        <w:spacing w:before="0" w:beforeAutospacing="0" w:after="0" w:afterAutospacing="0" w:line="360" w:lineRule="auto"/>
        <w:ind w:firstLineChars="200" w:firstLine="420"/>
        <w:jc w:val="center"/>
        <w:rPr>
          <w:rFonts w:ascii="Times" w:hAnsi="Times"/>
          <w:sz w:val="21"/>
          <w:szCs w:val="21"/>
        </w:rPr>
      </w:pPr>
      <w:r>
        <w:rPr>
          <w:rFonts w:ascii="Times" w:hAnsi="Times" w:hint="eastAsia"/>
          <w:sz w:val="21"/>
          <w:szCs w:val="21"/>
        </w:rPr>
        <w:t>表</w:t>
      </w:r>
      <w:r>
        <w:rPr>
          <w:rFonts w:ascii="Times" w:hAnsi="Times" w:hint="eastAsia"/>
          <w:sz w:val="21"/>
          <w:szCs w:val="21"/>
        </w:rPr>
        <w:t>6.1</w:t>
      </w:r>
      <w:r>
        <w:rPr>
          <w:rFonts w:ascii="Times" w:hAnsi="Times"/>
          <w:sz w:val="21"/>
          <w:szCs w:val="21"/>
        </w:rPr>
        <w:t xml:space="preserve"> </w:t>
      </w:r>
      <w:r>
        <w:rPr>
          <w:rFonts w:ascii="Times" w:hAnsi="Times" w:hint="eastAsia"/>
          <w:sz w:val="21"/>
          <w:szCs w:val="21"/>
        </w:rPr>
        <w:t>兼容性用例描述</w:t>
      </w:r>
    </w:p>
    <w:tbl>
      <w:tblPr>
        <w:tblStyle w:val="ad"/>
        <w:tblW w:w="8424" w:type="dxa"/>
        <w:tblLayout w:type="fixed"/>
        <w:tblLook w:val="04A0" w:firstRow="1" w:lastRow="0" w:firstColumn="1" w:lastColumn="0" w:noHBand="0" w:noVBand="1"/>
      </w:tblPr>
      <w:tblGrid>
        <w:gridCol w:w="4212"/>
        <w:gridCol w:w="4212"/>
      </w:tblGrid>
      <w:tr w:rsidR="0073245C" w14:paraId="70103F1C" w14:textId="77777777">
        <w:trPr>
          <w:trHeight w:val="375"/>
        </w:trPr>
        <w:tc>
          <w:tcPr>
            <w:tcW w:w="4212" w:type="dxa"/>
          </w:tcPr>
          <w:p w14:paraId="564750DF" w14:textId="77777777" w:rsidR="0073245C" w:rsidRDefault="00A33A88">
            <w:pPr>
              <w:rPr>
                <w:rFonts w:ascii="Times" w:eastAsia="宋体" w:hAnsi="Times"/>
              </w:rPr>
            </w:pPr>
            <w:r>
              <w:rPr>
                <w:rFonts w:ascii="Times" w:eastAsia="宋体" w:hAnsi="Times" w:hint="eastAsia"/>
              </w:rPr>
              <w:t>场景</w:t>
            </w:r>
          </w:p>
        </w:tc>
        <w:tc>
          <w:tcPr>
            <w:tcW w:w="4212" w:type="dxa"/>
          </w:tcPr>
          <w:p w14:paraId="08F66869" w14:textId="77777777" w:rsidR="0073245C" w:rsidRDefault="00A33A88">
            <w:pPr>
              <w:rPr>
                <w:rFonts w:ascii="Times" w:eastAsia="宋体" w:hAnsi="Times"/>
              </w:rPr>
            </w:pPr>
            <w:r>
              <w:rPr>
                <w:rFonts w:ascii="Times" w:eastAsia="宋体" w:hAnsi="Times" w:hint="eastAsia"/>
              </w:rPr>
              <w:t>可能的值</w:t>
            </w:r>
          </w:p>
        </w:tc>
      </w:tr>
      <w:tr w:rsidR="0073245C" w14:paraId="47D49DB9" w14:textId="77777777">
        <w:trPr>
          <w:trHeight w:val="375"/>
        </w:trPr>
        <w:tc>
          <w:tcPr>
            <w:tcW w:w="4212" w:type="dxa"/>
          </w:tcPr>
          <w:p w14:paraId="3A521380" w14:textId="77777777" w:rsidR="0073245C" w:rsidRDefault="00A33A88">
            <w:pPr>
              <w:rPr>
                <w:rFonts w:ascii="Times" w:eastAsia="宋体" w:hAnsi="Times"/>
              </w:rPr>
            </w:pPr>
            <w:r>
              <w:rPr>
                <w:rFonts w:ascii="Times" w:eastAsia="宋体" w:hAnsi="Times" w:hint="eastAsia"/>
              </w:rPr>
              <w:t>源</w:t>
            </w:r>
          </w:p>
        </w:tc>
        <w:tc>
          <w:tcPr>
            <w:tcW w:w="4212" w:type="dxa"/>
          </w:tcPr>
          <w:p w14:paraId="79C2F8ED"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w:t>
            </w:r>
          </w:p>
        </w:tc>
      </w:tr>
      <w:tr w:rsidR="0073245C" w14:paraId="621E38BC" w14:textId="77777777">
        <w:trPr>
          <w:trHeight w:val="375"/>
        </w:trPr>
        <w:tc>
          <w:tcPr>
            <w:tcW w:w="4212" w:type="dxa"/>
          </w:tcPr>
          <w:p w14:paraId="42B3A556" w14:textId="77777777" w:rsidR="0073245C" w:rsidRDefault="00A33A88">
            <w:pPr>
              <w:rPr>
                <w:rFonts w:ascii="Times" w:eastAsia="宋体" w:hAnsi="Times"/>
              </w:rPr>
            </w:pPr>
            <w:r>
              <w:rPr>
                <w:rFonts w:ascii="Times" w:eastAsia="宋体" w:hAnsi="Times" w:hint="eastAsia"/>
              </w:rPr>
              <w:t>刺激</w:t>
            </w:r>
          </w:p>
        </w:tc>
        <w:tc>
          <w:tcPr>
            <w:tcW w:w="4212" w:type="dxa"/>
          </w:tcPr>
          <w:p w14:paraId="00DABA00" w14:textId="77777777" w:rsidR="0073245C" w:rsidRDefault="00A33A88">
            <w:pPr>
              <w:rPr>
                <w:rFonts w:ascii="Times" w:eastAsia="宋体" w:hAnsi="Times"/>
              </w:rPr>
            </w:pPr>
            <w:r>
              <w:rPr>
                <w:rFonts w:ascii="Times" w:eastAsia="宋体" w:hAnsi="Times" w:hint="eastAsia"/>
              </w:rPr>
              <w:t>在不同操作系统上使用该系统的需求</w:t>
            </w:r>
          </w:p>
        </w:tc>
      </w:tr>
      <w:tr w:rsidR="0073245C" w14:paraId="33A470BA" w14:textId="77777777">
        <w:trPr>
          <w:trHeight w:val="375"/>
        </w:trPr>
        <w:tc>
          <w:tcPr>
            <w:tcW w:w="4212" w:type="dxa"/>
          </w:tcPr>
          <w:p w14:paraId="3C7380FB" w14:textId="77777777" w:rsidR="0073245C" w:rsidRDefault="00A33A88">
            <w:pPr>
              <w:rPr>
                <w:rFonts w:ascii="Times" w:eastAsia="宋体" w:hAnsi="Times"/>
              </w:rPr>
            </w:pPr>
            <w:r>
              <w:rPr>
                <w:rFonts w:ascii="Times" w:eastAsia="宋体" w:hAnsi="Times" w:hint="eastAsia"/>
              </w:rPr>
              <w:t>制品</w:t>
            </w:r>
          </w:p>
        </w:tc>
        <w:tc>
          <w:tcPr>
            <w:tcW w:w="4212" w:type="dxa"/>
          </w:tcPr>
          <w:p w14:paraId="3627E5B7" w14:textId="77777777" w:rsidR="0073245C" w:rsidRDefault="00A33A88">
            <w:pPr>
              <w:rPr>
                <w:rFonts w:ascii="Times" w:eastAsia="宋体" w:hAnsi="Times"/>
              </w:rPr>
            </w:pPr>
            <w:r>
              <w:rPr>
                <w:rFonts w:ascii="Times" w:eastAsia="宋体" w:hAnsi="Times" w:hint="eastAsia"/>
              </w:rPr>
              <w:t>产出不同操作系统下的系统版本</w:t>
            </w:r>
          </w:p>
        </w:tc>
      </w:tr>
      <w:tr w:rsidR="0073245C" w14:paraId="63F60E5B" w14:textId="77777777">
        <w:trPr>
          <w:trHeight w:val="375"/>
        </w:trPr>
        <w:tc>
          <w:tcPr>
            <w:tcW w:w="4212" w:type="dxa"/>
          </w:tcPr>
          <w:p w14:paraId="468561D7" w14:textId="77777777" w:rsidR="0073245C" w:rsidRDefault="00A33A88">
            <w:pPr>
              <w:rPr>
                <w:rFonts w:ascii="Times" w:eastAsia="宋体" w:hAnsi="Times"/>
              </w:rPr>
            </w:pPr>
            <w:r>
              <w:rPr>
                <w:rFonts w:ascii="Times" w:eastAsia="宋体" w:hAnsi="Times" w:hint="eastAsia"/>
              </w:rPr>
              <w:t>环境</w:t>
            </w:r>
          </w:p>
        </w:tc>
        <w:tc>
          <w:tcPr>
            <w:tcW w:w="4212" w:type="dxa"/>
          </w:tcPr>
          <w:p w14:paraId="06075FE2" w14:textId="77777777" w:rsidR="0073245C" w:rsidRDefault="00A33A88">
            <w:pPr>
              <w:rPr>
                <w:rFonts w:ascii="Times" w:eastAsia="宋体" w:hAnsi="Times"/>
              </w:rPr>
            </w:pPr>
            <w:r>
              <w:rPr>
                <w:rFonts w:ascii="Times" w:eastAsia="宋体" w:hAnsi="Times" w:hint="eastAsia"/>
              </w:rPr>
              <w:t>不同操作系统下</w:t>
            </w:r>
          </w:p>
        </w:tc>
      </w:tr>
      <w:tr w:rsidR="0073245C" w14:paraId="5E4D41CF" w14:textId="77777777">
        <w:trPr>
          <w:trHeight w:val="375"/>
        </w:trPr>
        <w:tc>
          <w:tcPr>
            <w:tcW w:w="4212" w:type="dxa"/>
          </w:tcPr>
          <w:p w14:paraId="7191AE2B" w14:textId="77777777" w:rsidR="0073245C" w:rsidRDefault="00A33A88">
            <w:pPr>
              <w:rPr>
                <w:rFonts w:ascii="Times" w:eastAsia="宋体" w:hAnsi="Times"/>
              </w:rPr>
            </w:pPr>
            <w:r>
              <w:rPr>
                <w:rFonts w:ascii="Times" w:eastAsia="宋体" w:hAnsi="Times" w:hint="eastAsia"/>
              </w:rPr>
              <w:t>响应</w:t>
            </w:r>
          </w:p>
        </w:tc>
        <w:tc>
          <w:tcPr>
            <w:tcW w:w="4212" w:type="dxa"/>
          </w:tcPr>
          <w:p w14:paraId="7CD3A426" w14:textId="77777777" w:rsidR="0073245C" w:rsidRDefault="00A33A88">
            <w:pPr>
              <w:rPr>
                <w:rFonts w:ascii="Times" w:eastAsia="宋体" w:hAnsi="Times"/>
              </w:rPr>
            </w:pPr>
            <w:r>
              <w:rPr>
                <w:rFonts w:ascii="Times" w:eastAsia="宋体" w:hAnsi="Times" w:hint="eastAsia"/>
              </w:rPr>
              <w:t>Node.</w:t>
            </w:r>
            <w:r>
              <w:rPr>
                <w:rFonts w:ascii="Times" w:eastAsia="宋体" w:hAnsi="Times"/>
              </w:rPr>
              <w:t>js</w:t>
            </w:r>
            <w:r>
              <w:rPr>
                <w:rFonts w:ascii="Times" w:eastAsia="宋体" w:hAnsi="Times" w:hint="eastAsia"/>
              </w:rPr>
              <w:t>在操作系统和上层模块系统之间构建了一层</w:t>
            </w:r>
            <w:r>
              <w:rPr>
                <w:rFonts w:ascii="Times" w:eastAsia="宋体" w:hAnsi="Times" w:hint="eastAsia"/>
              </w:rPr>
              <w:t>l</w:t>
            </w:r>
            <w:r>
              <w:rPr>
                <w:rFonts w:ascii="Times" w:eastAsia="宋体" w:hAnsi="Times"/>
              </w:rPr>
              <w:t>ibuv</w:t>
            </w:r>
            <w:r>
              <w:rPr>
                <w:rFonts w:ascii="Times" w:eastAsia="宋体" w:hAnsi="Times" w:hint="eastAsia"/>
              </w:rPr>
              <w:t>平台架构。在不同操作系统下，</w:t>
            </w:r>
            <w:r>
              <w:rPr>
                <w:rFonts w:ascii="Times" w:eastAsia="宋体" w:hAnsi="Times" w:hint="eastAsia"/>
              </w:rPr>
              <w:t>Node.js</w:t>
            </w:r>
            <w:r>
              <w:rPr>
                <w:rFonts w:ascii="Times" w:eastAsia="宋体" w:hAnsi="Times" w:hint="eastAsia"/>
              </w:rPr>
              <w:t>无需采用该软件准备的配置文件之外的规定就可以直接使用</w:t>
            </w:r>
          </w:p>
        </w:tc>
      </w:tr>
      <w:tr w:rsidR="0073245C" w14:paraId="0D9C082E" w14:textId="77777777">
        <w:trPr>
          <w:trHeight w:val="375"/>
        </w:trPr>
        <w:tc>
          <w:tcPr>
            <w:tcW w:w="4212" w:type="dxa"/>
          </w:tcPr>
          <w:p w14:paraId="54E293B7" w14:textId="77777777" w:rsidR="0073245C" w:rsidRDefault="00A33A88">
            <w:pPr>
              <w:rPr>
                <w:rFonts w:ascii="Times" w:eastAsia="宋体" w:hAnsi="Times"/>
              </w:rPr>
            </w:pPr>
            <w:r>
              <w:rPr>
                <w:rFonts w:ascii="Times" w:eastAsia="宋体" w:hAnsi="Times" w:hint="eastAsia"/>
              </w:rPr>
              <w:t>响应度量</w:t>
            </w:r>
          </w:p>
        </w:tc>
        <w:tc>
          <w:tcPr>
            <w:tcW w:w="4212" w:type="dxa"/>
          </w:tcPr>
          <w:p w14:paraId="1349B471" w14:textId="77777777" w:rsidR="0073245C" w:rsidRDefault="00A33A88">
            <w:pPr>
              <w:rPr>
                <w:rFonts w:ascii="Times" w:eastAsia="宋体" w:hAnsi="Times"/>
              </w:rPr>
            </w:pPr>
            <w:r>
              <w:rPr>
                <w:rFonts w:ascii="Times" w:eastAsia="宋体" w:hAnsi="Times" w:hint="eastAsia"/>
              </w:rPr>
              <w:t>可移植的程度、在不同操作系统下需要更改的配置文件个数、除了配置文件之外是否需要其它文件</w:t>
            </w:r>
          </w:p>
        </w:tc>
      </w:tr>
    </w:tbl>
    <w:p w14:paraId="35F277DF" w14:textId="77777777" w:rsidR="0073245C" w:rsidRDefault="0073245C">
      <w:pPr>
        <w:pStyle w:val="aa"/>
        <w:shd w:val="clear" w:color="auto" w:fill="FFFFFF"/>
        <w:spacing w:before="0" w:beforeAutospacing="0" w:after="0" w:afterAutospacing="0" w:line="360" w:lineRule="auto"/>
        <w:rPr>
          <w:rFonts w:ascii="Times" w:hAnsi="Times"/>
          <w:sz w:val="21"/>
          <w:szCs w:val="21"/>
        </w:rPr>
      </w:pPr>
    </w:p>
    <w:p w14:paraId="31ED7177"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1717" w:name="_Toc480713720"/>
      <w:bookmarkStart w:id="1718" w:name="_Toc484358912"/>
      <w:r>
        <w:rPr>
          <w:rFonts w:ascii="Times" w:eastAsia="宋体" w:hAnsi="Times" w:hint="eastAsia"/>
          <w:b/>
          <w:sz w:val="32"/>
          <w:szCs w:val="32"/>
        </w:rPr>
        <w:t>高效性</w:t>
      </w:r>
      <w:bookmarkEnd w:id="1717"/>
      <w:bookmarkEnd w:id="1718"/>
    </w:p>
    <w:p w14:paraId="7D26B8B2" w14:textId="77777777" w:rsidR="0073245C" w:rsidRDefault="00A33A88">
      <w:pPr>
        <w:pStyle w:val="aa"/>
        <w:shd w:val="clear" w:color="auto" w:fill="FFFFFF"/>
        <w:spacing w:before="0" w:beforeAutospacing="0" w:after="0" w:afterAutospacing="0" w:line="360" w:lineRule="auto"/>
        <w:ind w:firstLineChars="200" w:firstLine="420"/>
        <w:rPr>
          <w:rFonts w:ascii="Times" w:hAnsi="Times"/>
          <w:sz w:val="21"/>
          <w:szCs w:val="21"/>
        </w:rPr>
      </w:pPr>
      <w:r>
        <w:rPr>
          <w:rFonts w:ascii="Times" w:hAnsi="Times" w:hint="eastAsia"/>
          <w:sz w:val="21"/>
          <w:szCs w:val="21"/>
        </w:rPr>
        <w:t>开发者在使用</w:t>
      </w:r>
      <w:r>
        <w:rPr>
          <w:rFonts w:ascii="Times" w:hAnsi="Times" w:hint="eastAsia"/>
          <w:sz w:val="21"/>
          <w:szCs w:val="21"/>
        </w:rPr>
        <w:t>Node</w:t>
      </w:r>
      <w:r>
        <w:rPr>
          <w:rFonts w:ascii="Times" w:hAnsi="Times" w:hint="eastAsia"/>
          <w:sz w:val="21"/>
          <w:szCs w:val="21"/>
        </w:rPr>
        <w:t>时</w:t>
      </w:r>
      <w:r>
        <w:rPr>
          <w:rFonts w:ascii="Times" w:hAnsi="Times" w:hint="eastAsia"/>
          <w:sz w:val="21"/>
          <w:szCs w:val="21"/>
        </w:rPr>
        <w:t>,</w:t>
      </w:r>
      <w:r>
        <w:rPr>
          <w:rFonts w:ascii="Times" w:hAnsi="Times" w:hint="eastAsia"/>
          <w:sz w:val="21"/>
          <w:szCs w:val="21"/>
        </w:rPr>
        <w:t>可以从语言层面很自然的进行并行</w:t>
      </w:r>
      <w:r>
        <w:rPr>
          <w:rFonts w:ascii="Times" w:hAnsi="Times" w:hint="eastAsia"/>
          <w:sz w:val="21"/>
          <w:szCs w:val="21"/>
        </w:rPr>
        <w:t>I/O</w:t>
      </w:r>
      <w:r>
        <w:rPr>
          <w:rFonts w:ascii="Times" w:hAnsi="Times" w:hint="eastAsia"/>
          <w:sz w:val="21"/>
          <w:szCs w:val="21"/>
        </w:rPr>
        <w:t>操作，每个调用无需等待之前的</w:t>
      </w:r>
      <w:r>
        <w:rPr>
          <w:rFonts w:ascii="Times" w:hAnsi="Times" w:hint="eastAsia"/>
          <w:sz w:val="21"/>
          <w:szCs w:val="21"/>
        </w:rPr>
        <w:t>I/O</w:t>
      </w:r>
      <w:r>
        <w:rPr>
          <w:rFonts w:ascii="Times" w:hAnsi="Times" w:hint="eastAsia"/>
          <w:sz w:val="21"/>
          <w:szCs w:val="21"/>
        </w:rPr>
        <w:t>调用结束，从而在编程模型上极大提升效率</w:t>
      </w:r>
      <w:r>
        <w:rPr>
          <w:rFonts w:ascii="Times" w:hAnsi="Times"/>
          <w:sz w:val="21"/>
          <w:szCs w:val="21"/>
        </w:rPr>
        <w:t>。</w:t>
      </w:r>
    </w:p>
    <w:p w14:paraId="51887608" w14:textId="77777777" w:rsidR="0073245C" w:rsidRDefault="00A33A88">
      <w:pPr>
        <w:pStyle w:val="aa"/>
        <w:shd w:val="clear" w:color="auto" w:fill="FFFFFF"/>
        <w:spacing w:before="0" w:beforeAutospacing="0" w:after="0" w:afterAutospacing="0" w:line="360" w:lineRule="auto"/>
        <w:ind w:firstLineChars="200" w:firstLine="420"/>
        <w:jc w:val="center"/>
        <w:rPr>
          <w:rFonts w:ascii="Times" w:hAnsi="Times"/>
          <w:sz w:val="21"/>
          <w:szCs w:val="21"/>
        </w:rPr>
      </w:pPr>
      <w:r>
        <w:rPr>
          <w:rFonts w:ascii="Times" w:hAnsi="Times" w:hint="eastAsia"/>
          <w:sz w:val="21"/>
          <w:szCs w:val="21"/>
        </w:rPr>
        <w:t>表</w:t>
      </w:r>
      <w:r>
        <w:rPr>
          <w:rFonts w:ascii="Times" w:hAnsi="Times" w:hint="eastAsia"/>
          <w:sz w:val="21"/>
          <w:szCs w:val="21"/>
        </w:rPr>
        <w:t>6.2</w:t>
      </w:r>
      <w:r>
        <w:rPr>
          <w:rFonts w:ascii="Times" w:hAnsi="Times"/>
          <w:sz w:val="21"/>
          <w:szCs w:val="21"/>
        </w:rPr>
        <w:t xml:space="preserve"> </w:t>
      </w:r>
      <w:r>
        <w:rPr>
          <w:rFonts w:ascii="Times" w:hAnsi="Times" w:hint="eastAsia"/>
          <w:sz w:val="21"/>
          <w:szCs w:val="21"/>
        </w:rPr>
        <w:t>高效性用例描述</w:t>
      </w:r>
    </w:p>
    <w:tbl>
      <w:tblPr>
        <w:tblStyle w:val="ad"/>
        <w:tblW w:w="8424" w:type="dxa"/>
        <w:tblLayout w:type="fixed"/>
        <w:tblLook w:val="04A0" w:firstRow="1" w:lastRow="0" w:firstColumn="1" w:lastColumn="0" w:noHBand="0" w:noVBand="1"/>
      </w:tblPr>
      <w:tblGrid>
        <w:gridCol w:w="4212"/>
        <w:gridCol w:w="4212"/>
      </w:tblGrid>
      <w:tr w:rsidR="0073245C" w14:paraId="61DFA5AD" w14:textId="77777777">
        <w:trPr>
          <w:trHeight w:val="375"/>
        </w:trPr>
        <w:tc>
          <w:tcPr>
            <w:tcW w:w="4212" w:type="dxa"/>
          </w:tcPr>
          <w:p w14:paraId="7B24E400" w14:textId="77777777" w:rsidR="0073245C" w:rsidRDefault="00A33A88">
            <w:pPr>
              <w:rPr>
                <w:rFonts w:ascii="Times" w:eastAsia="宋体" w:hAnsi="Times"/>
              </w:rPr>
            </w:pPr>
            <w:r>
              <w:rPr>
                <w:rFonts w:ascii="Times" w:eastAsia="宋体" w:hAnsi="Times" w:hint="eastAsia"/>
              </w:rPr>
              <w:t>场景</w:t>
            </w:r>
          </w:p>
        </w:tc>
        <w:tc>
          <w:tcPr>
            <w:tcW w:w="4212" w:type="dxa"/>
          </w:tcPr>
          <w:p w14:paraId="514BBEB2" w14:textId="77777777" w:rsidR="0073245C" w:rsidRDefault="00A33A88">
            <w:pPr>
              <w:rPr>
                <w:rFonts w:ascii="Times" w:eastAsia="宋体" w:hAnsi="Times"/>
              </w:rPr>
            </w:pPr>
            <w:r>
              <w:rPr>
                <w:rFonts w:ascii="Times" w:eastAsia="宋体" w:hAnsi="Times" w:hint="eastAsia"/>
              </w:rPr>
              <w:t>可能的值</w:t>
            </w:r>
          </w:p>
        </w:tc>
      </w:tr>
      <w:tr w:rsidR="0073245C" w14:paraId="13CC0641" w14:textId="77777777">
        <w:trPr>
          <w:trHeight w:val="375"/>
        </w:trPr>
        <w:tc>
          <w:tcPr>
            <w:tcW w:w="4212" w:type="dxa"/>
          </w:tcPr>
          <w:p w14:paraId="5BE3D715" w14:textId="77777777" w:rsidR="0073245C" w:rsidRDefault="00A33A88">
            <w:pPr>
              <w:rPr>
                <w:rFonts w:ascii="Times" w:eastAsia="宋体" w:hAnsi="Times"/>
              </w:rPr>
            </w:pPr>
            <w:r>
              <w:rPr>
                <w:rFonts w:ascii="Times" w:eastAsia="宋体" w:hAnsi="Times" w:hint="eastAsia"/>
              </w:rPr>
              <w:t>源</w:t>
            </w:r>
          </w:p>
        </w:tc>
        <w:tc>
          <w:tcPr>
            <w:tcW w:w="4212" w:type="dxa"/>
          </w:tcPr>
          <w:p w14:paraId="4EBF166C"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开发人员、时间、响应</w:t>
            </w:r>
          </w:p>
        </w:tc>
      </w:tr>
      <w:tr w:rsidR="0073245C" w14:paraId="3311C4BE" w14:textId="77777777">
        <w:trPr>
          <w:trHeight w:val="375"/>
        </w:trPr>
        <w:tc>
          <w:tcPr>
            <w:tcW w:w="4212" w:type="dxa"/>
          </w:tcPr>
          <w:p w14:paraId="15189700" w14:textId="77777777" w:rsidR="0073245C" w:rsidRDefault="00A33A88">
            <w:pPr>
              <w:rPr>
                <w:rFonts w:ascii="Times" w:eastAsia="宋体" w:hAnsi="Times"/>
              </w:rPr>
            </w:pPr>
            <w:r>
              <w:rPr>
                <w:rFonts w:ascii="Times" w:eastAsia="宋体" w:hAnsi="Times" w:hint="eastAsia"/>
              </w:rPr>
              <w:t>刺激</w:t>
            </w:r>
          </w:p>
        </w:tc>
        <w:tc>
          <w:tcPr>
            <w:tcW w:w="4212" w:type="dxa"/>
          </w:tcPr>
          <w:p w14:paraId="6B6594FE" w14:textId="77777777" w:rsidR="0073245C" w:rsidRDefault="00A33A88">
            <w:pPr>
              <w:rPr>
                <w:rFonts w:ascii="Times" w:eastAsia="宋体" w:hAnsi="Times"/>
              </w:rPr>
            </w:pPr>
            <w:r>
              <w:rPr>
                <w:rFonts w:ascii="Times" w:eastAsia="宋体" w:hAnsi="Times" w:hint="eastAsia"/>
              </w:rPr>
              <w:t>有快速响应、或高效处理并发事件的需求</w:t>
            </w:r>
          </w:p>
        </w:tc>
      </w:tr>
      <w:tr w:rsidR="0073245C" w14:paraId="55C0514B" w14:textId="77777777">
        <w:trPr>
          <w:trHeight w:val="375"/>
        </w:trPr>
        <w:tc>
          <w:tcPr>
            <w:tcW w:w="4212" w:type="dxa"/>
          </w:tcPr>
          <w:p w14:paraId="4BB5793A" w14:textId="77777777" w:rsidR="0073245C" w:rsidRDefault="00A33A88">
            <w:pPr>
              <w:rPr>
                <w:rFonts w:ascii="Times" w:eastAsia="宋体" w:hAnsi="Times"/>
              </w:rPr>
            </w:pPr>
            <w:r>
              <w:rPr>
                <w:rFonts w:ascii="Times" w:eastAsia="宋体" w:hAnsi="Times" w:hint="eastAsia"/>
              </w:rPr>
              <w:t>制品</w:t>
            </w:r>
          </w:p>
        </w:tc>
        <w:tc>
          <w:tcPr>
            <w:tcW w:w="4212" w:type="dxa"/>
          </w:tcPr>
          <w:p w14:paraId="0BF8757F" w14:textId="77777777" w:rsidR="0073245C" w:rsidRDefault="00A33A88">
            <w:pPr>
              <w:rPr>
                <w:rFonts w:ascii="Times" w:eastAsia="宋体" w:hAnsi="Times"/>
              </w:rPr>
            </w:pPr>
            <w:r>
              <w:rPr>
                <w:rFonts w:ascii="Times" w:eastAsia="宋体" w:hAnsi="Times" w:hint="eastAsia"/>
              </w:rPr>
              <w:t>产生高效的处理事件的机制</w:t>
            </w:r>
          </w:p>
        </w:tc>
      </w:tr>
      <w:tr w:rsidR="0073245C" w14:paraId="11F68AA2" w14:textId="77777777">
        <w:trPr>
          <w:trHeight w:val="375"/>
        </w:trPr>
        <w:tc>
          <w:tcPr>
            <w:tcW w:w="4212" w:type="dxa"/>
          </w:tcPr>
          <w:p w14:paraId="4DFB8103" w14:textId="77777777" w:rsidR="0073245C" w:rsidRDefault="00A33A88">
            <w:pPr>
              <w:rPr>
                <w:rFonts w:ascii="Times" w:eastAsia="宋体" w:hAnsi="Times"/>
              </w:rPr>
            </w:pPr>
            <w:r>
              <w:rPr>
                <w:rFonts w:ascii="Times" w:eastAsia="宋体" w:hAnsi="Times" w:hint="eastAsia"/>
              </w:rPr>
              <w:t>环境</w:t>
            </w:r>
          </w:p>
        </w:tc>
        <w:tc>
          <w:tcPr>
            <w:tcW w:w="4212" w:type="dxa"/>
          </w:tcPr>
          <w:p w14:paraId="449136F7" w14:textId="77777777" w:rsidR="0073245C" w:rsidRDefault="00A33A88">
            <w:pPr>
              <w:rPr>
                <w:rFonts w:ascii="Times" w:eastAsia="宋体" w:hAnsi="Times"/>
              </w:rPr>
            </w:pPr>
            <w:r>
              <w:rPr>
                <w:rFonts w:ascii="Times" w:eastAsia="宋体" w:hAnsi="Times" w:hint="eastAsia"/>
              </w:rPr>
              <w:t>系统在处理</w:t>
            </w:r>
            <w:r>
              <w:rPr>
                <w:rFonts w:ascii="Times" w:eastAsia="宋体" w:hAnsi="Times"/>
              </w:rPr>
              <w:t>I/O</w:t>
            </w:r>
            <w:r>
              <w:rPr>
                <w:rFonts w:ascii="Times" w:eastAsia="宋体" w:hAnsi="Times" w:hint="eastAsia"/>
              </w:rPr>
              <w:t>密集或</w:t>
            </w:r>
            <w:r>
              <w:rPr>
                <w:rFonts w:ascii="Times" w:eastAsia="宋体" w:hAnsi="Times" w:hint="eastAsia"/>
              </w:rPr>
              <w:t>CPU</w:t>
            </w:r>
            <w:r>
              <w:rPr>
                <w:rFonts w:ascii="Times" w:eastAsia="宋体" w:hAnsi="Times" w:hint="eastAsia"/>
              </w:rPr>
              <w:t>密集事件时</w:t>
            </w:r>
          </w:p>
        </w:tc>
      </w:tr>
      <w:tr w:rsidR="0073245C" w14:paraId="08C8AE36" w14:textId="77777777">
        <w:trPr>
          <w:trHeight w:val="375"/>
        </w:trPr>
        <w:tc>
          <w:tcPr>
            <w:tcW w:w="4212" w:type="dxa"/>
          </w:tcPr>
          <w:p w14:paraId="3A3127B8" w14:textId="77777777" w:rsidR="0073245C" w:rsidRDefault="00A33A88">
            <w:pPr>
              <w:rPr>
                <w:rFonts w:ascii="Times" w:eastAsia="宋体" w:hAnsi="Times"/>
              </w:rPr>
            </w:pPr>
            <w:r>
              <w:rPr>
                <w:rFonts w:ascii="Times" w:eastAsia="宋体" w:hAnsi="Times" w:hint="eastAsia"/>
              </w:rPr>
              <w:t>响应</w:t>
            </w:r>
          </w:p>
        </w:tc>
        <w:tc>
          <w:tcPr>
            <w:tcW w:w="4212" w:type="dxa"/>
          </w:tcPr>
          <w:p w14:paraId="0ACD8089" w14:textId="77777777" w:rsidR="0073245C" w:rsidRDefault="00A33A88">
            <w:pPr>
              <w:rPr>
                <w:rFonts w:ascii="Times" w:eastAsia="宋体" w:hAnsi="Times"/>
              </w:rPr>
            </w:pPr>
            <w:r>
              <w:rPr>
                <w:rFonts w:ascii="Times" w:eastAsia="宋体" w:hAnsi="Times" w:hint="eastAsia"/>
              </w:rPr>
              <w:t>Node.js</w:t>
            </w:r>
            <w:r>
              <w:rPr>
                <w:rFonts w:ascii="Times" w:eastAsia="宋体" w:hAnsi="Times" w:hint="eastAsia"/>
              </w:rPr>
              <w:t>使用异步</w:t>
            </w:r>
            <w:r>
              <w:rPr>
                <w:rFonts w:ascii="Times" w:eastAsia="宋体" w:hAnsi="Times" w:hint="eastAsia"/>
              </w:rPr>
              <w:t>I</w:t>
            </w:r>
            <w:r>
              <w:rPr>
                <w:rFonts w:ascii="Times" w:eastAsia="宋体" w:hAnsi="Times"/>
              </w:rPr>
              <w:t>/O</w:t>
            </w:r>
            <w:r>
              <w:rPr>
                <w:rFonts w:ascii="Times" w:eastAsia="宋体" w:hAnsi="Times" w:hint="eastAsia"/>
              </w:rPr>
              <w:t>和事件回调机制</w:t>
            </w:r>
          </w:p>
        </w:tc>
      </w:tr>
      <w:tr w:rsidR="0073245C" w14:paraId="5F70988C" w14:textId="77777777">
        <w:trPr>
          <w:trHeight w:val="375"/>
        </w:trPr>
        <w:tc>
          <w:tcPr>
            <w:tcW w:w="4212" w:type="dxa"/>
          </w:tcPr>
          <w:p w14:paraId="15D00810" w14:textId="77777777" w:rsidR="0073245C" w:rsidRDefault="00A33A88">
            <w:pPr>
              <w:rPr>
                <w:rFonts w:ascii="Times" w:eastAsia="宋体" w:hAnsi="Times"/>
              </w:rPr>
            </w:pPr>
            <w:r>
              <w:rPr>
                <w:rFonts w:ascii="Times" w:eastAsia="宋体" w:hAnsi="Times" w:hint="eastAsia"/>
              </w:rPr>
              <w:t>响应度量</w:t>
            </w:r>
          </w:p>
        </w:tc>
        <w:tc>
          <w:tcPr>
            <w:tcW w:w="4212" w:type="dxa"/>
          </w:tcPr>
          <w:p w14:paraId="68D21B5C" w14:textId="77777777" w:rsidR="0073245C" w:rsidRDefault="00A33A88">
            <w:pPr>
              <w:rPr>
                <w:rFonts w:ascii="Times" w:eastAsia="宋体" w:hAnsi="Times"/>
              </w:rPr>
            </w:pPr>
            <w:r>
              <w:rPr>
                <w:rFonts w:ascii="Times" w:eastAsia="宋体" w:hAnsi="Times" w:hint="eastAsia"/>
              </w:rPr>
              <w:t>最大吞吐量</w:t>
            </w:r>
          </w:p>
        </w:tc>
      </w:tr>
    </w:tbl>
    <w:p w14:paraId="7D9923EC"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1719" w:name="_Toc480713721"/>
      <w:bookmarkStart w:id="1720" w:name="_Toc484358913"/>
      <w:r>
        <w:rPr>
          <w:rFonts w:ascii="Times" w:eastAsia="宋体" w:hAnsi="Times" w:hint="eastAsia"/>
          <w:b/>
          <w:sz w:val="32"/>
          <w:szCs w:val="32"/>
        </w:rPr>
        <w:t>容错性</w:t>
      </w:r>
      <w:bookmarkEnd w:id="1719"/>
      <w:bookmarkEnd w:id="1720"/>
    </w:p>
    <w:p w14:paraId="7704189B"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当程序出现错误时，开发者会被通知到发生了什么错误，而不是直接将这个错误的上下文丢掉或者伴随着错误而退出程序。</w:t>
      </w:r>
    </w:p>
    <w:p w14:paraId="7330E685" w14:textId="77777777" w:rsidR="0073245C" w:rsidRDefault="00A33A88">
      <w:pPr>
        <w:widowControl/>
        <w:spacing w:line="360" w:lineRule="auto"/>
        <w:ind w:firstLineChars="200" w:firstLine="420"/>
        <w:jc w:val="center"/>
        <w:rPr>
          <w:rFonts w:ascii="Times" w:eastAsia="宋体" w:hAnsi="Times" w:cs="宋体"/>
          <w:kern w:val="0"/>
          <w:szCs w:val="21"/>
        </w:rPr>
      </w:pPr>
      <w:r>
        <w:rPr>
          <w:rFonts w:ascii="Times" w:eastAsia="宋体" w:hAnsi="Times" w:cs="宋体" w:hint="eastAsia"/>
          <w:kern w:val="0"/>
          <w:szCs w:val="21"/>
        </w:rPr>
        <w:t>表</w:t>
      </w:r>
      <w:r>
        <w:rPr>
          <w:rFonts w:ascii="Times" w:eastAsia="宋体" w:hAnsi="Times" w:cs="宋体" w:hint="eastAsia"/>
          <w:kern w:val="0"/>
          <w:szCs w:val="21"/>
        </w:rPr>
        <w:t>6.3</w:t>
      </w:r>
      <w:r>
        <w:rPr>
          <w:rFonts w:ascii="Times" w:eastAsia="宋体" w:hAnsi="Times" w:cs="宋体"/>
          <w:kern w:val="0"/>
          <w:szCs w:val="21"/>
        </w:rPr>
        <w:t xml:space="preserve"> </w:t>
      </w:r>
      <w:r>
        <w:rPr>
          <w:rFonts w:ascii="Times" w:eastAsia="宋体" w:hAnsi="Times" w:cs="宋体" w:hint="eastAsia"/>
          <w:kern w:val="0"/>
          <w:szCs w:val="21"/>
        </w:rPr>
        <w:t>容错性用例描述</w:t>
      </w:r>
    </w:p>
    <w:tbl>
      <w:tblPr>
        <w:tblStyle w:val="ad"/>
        <w:tblW w:w="8424" w:type="dxa"/>
        <w:tblLayout w:type="fixed"/>
        <w:tblLook w:val="04A0" w:firstRow="1" w:lastRow="0" w:firstColumn="1" w:lastColumn="0" w:noHBand="0" w:noVBand="1"/>
      </w:tblPr>
      <w:tblGrid>
        <w:gridCol w:w="4212"/>
        <w:gridCol w:w="4212"/>
      </w:tblGrid>
      <w:tr w:rsidR="0073245C" w14:paraId="3828797A" w14:textId="77777777">
        <w:trPr>
          <w:trHeight w:val="375"/>
        </w:trPr>
        <w:tc>
          <w:tcPr>
            <w:tcW w:w="4212" w:type="dxa"/>
          </w:tcPr>
          <w:p w14:paraId="36087208" w14:textId="77777777" w:rsidR="0073245C" w:rsidRDefault="00A33A88">
            <w:pPr>
              <w:rPr>
                <w:rFonts w:ascii="Times" w:eastAsia="宋体" w:hAnsi="Times"/>
              </w:rPr>
            </w:pPr>
            <w:r>
              <w:rPr>
                <w:rFonts w:ascii="Times" w:eastAsia="宋体" w:hAnsi="Times" w:hint="eastAsia"/>
              </w:rPr>
              <w:t>场景</w:t>
            </w:r>
          </w:p>
        </w:tc>
        <w:tc>
          <w:tcPr>
            <w:tcW w:w="4212" w:type="dxa"/>
          </w:tcPr>
          <w:p w14:paraId="7D0B5E2A" w14:textId="77777777" w:rsidR="0073245C" w:rsidRDefault="00A33A88">
            <w:pPr>
              <w:rPr>
                <w:rFonts w:ascii="Times" w:eastAsia="宋体" w:hAnsi="Times"/>
              </w:rPr>
            </w:pPr>
            <w:r>
              <w:rPr>
                <w:rFonts w:ascii="Times" w:eastAsia="宋体" w:hAnsi="Times" w:hint="eastAsia"/>
              </w:rPr>
              <w:t>可能的值</w:t>
            </w:r>
          </w:p>
        </w:tc>
      </w:tr>
      <w:tr w:rsidR="0073245C" w14:paraId="514FFC62" w14:textId="77777777">
        <w:trPr>
          <w:trHeight w:val="375"/>
        </w:trPr>
        <w:tc>
          <w:tcPr>
            <w:tcW w:w="4212" w:type="dxa"/>
          </w:tcPr>
          <w:p w14:paraId="03C91FDB" w14:textId="77777777" w:rsidR="0073245C" w:rsidRDefault="00A33A88">
            <w:pPr>
              <w:rPr>
                <w:rFonts w:ascii="Times" w:eastAsia="宋体" w:hAnsi="Times"/>
              </w:rPr>
            </w:pPr>
            <w:r>
              <w:rPr>
                <w:rFonts w:ascii="Times" w:eastAsia="宋体" w:hAnsi="Times" w:hint="eastAsia"/>
              </w:rPr>
              <w:lastRenderedPageBreak/>
              <w:t>源</w:t>
            </w:r>
          </w:p>
        </w:tc>
        <w:tc>
          <w:tcPr>
            <w:tcW w:w="4212" w:type="dxa"/>
          </w:tcPr>
          <w:p w14:paraId="55D7C290"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开发人员、响应</w:t>
            </w:r>
          </w:p>
        </w:tc>
      </w:tr>
      <w:tr w:rsidR="0073245C" w14:paraId="00BCD31D" w14:textId="77777777">
        <w:trPr>
          <w:trHeight w:val="375"/>
        </w:trPr>
        <w:tc>
          <w:tcPr>
            <w:tcW w:w="4212" w:type="dxa"/>
          </w:tcPr>
          <w:p w14:paraId="04920EED" w14:textId="77777777" w:rsidR="0073245C" w:rsidRDefault="00A33A88">
            <w:pPr>
              <w:rPr>
                <w:rFonts w:ascii="Times" w:eastAsia="宋体" w:hAnsi="Times"/>
              </w:rPr>
            </w:pPr>
            <w:r>
              <w:rPr>
                <w:rFonts w:ascii="Times" w:eastAsia="宋体" w:hAnsi="Times" w:hint="eastAsia"/>
              </w:rPr>
              <w:t>刺激</w:t>
            </w:r>
          </w:p>
        </w:tc>
        <w:tc>
          <w:tcPr>
            <w:tcW w:w="4212" w:type="dxa"/>
          </w:tcPr>
          <w:p w14:paraId="72534CF9" w14:textId="77777777" w:rsidR="0073245C" w:rsidRDefault="00A33A88">
            <w:pPr>
              <w:rPr>
                <w:rFonts w:ascii="Times" w:eastAsia="宋体" w:hAnsi="Times"/>
              </w:rPr>
            </w:pPr>
            <w:r>
              <w:rPr>
                <w:rFonts w:ascii="Times" w:eastAsia="宋体" w:hAnsi="Times" w:hint="eastAsia"/>
              </w:rPr>
              <w:t>开发人员代码编写出错、系统中出现未处理的异常</w:t>
            </w:r>
          </w:p>
        </w:tc>
      </w:tr>
      <w:tr w:rsidR="0073245C" w14:paraId="65F2ED00" w14:textId="77777777">
        <w:trPr>
          <w:trHeight w:val="375"/>
        </w:trPr>
        <w:tc>
          <w:tcPr>
            <w:tcW w:w="4212" w:type="dxa"/>
          </w:tcPr>
          <w:p w14:paraId="66FBAD50" w14:textId="77777777" w:rsidR="0073245C" w:rsidRDefault="00A33A88">
            <w:pPr>
              <w:rPr>
                <w:rFonts w:ascii="Times" w:eastAsia="宋体" w:hAnsi="Times"/>
              </w:rPr>
            </w:pPr>
            <w:r>
              <w:rPr>
                <w:rFonts w:ascii="Times" w:eastAsia="宋体" w:hAnsi="Times" w:hint="eastAsia"/>
              </w:rPr>
              <w:t>制品</w:t>
            </w:r>
          </w:p>
        </w:tc>
        <w:tc>
          <w:tcPr>
            <w:tcW w:w="4212" w:type="dxa"/>
          </w:tcPr>
          <w:p w14:paraId="6034D597" w14:textId="77777777" w:rsidR="0073245C" w:rsidRDefault="00A33A88">
            <w:pPr>
              <w:rPr>
                <w:rFonts w:ascii="Times" w:eastAsia="宋体" w:hAnsi="Times"/>
              </w:rPr>
            </w:pPr>
            <w:r>
              <w:rPr>
                <w:rFonts w:ascii="Times" w:eastAsia="宋体" w:hAnsi="Times" w:hint="eastAsia"/>
              </w:rPr>
              <w:t>产生容错机制。在开发人员出错的情况下，系统能继续响应，不会出现崩溃的现象</w:t>
            </w:r>
          </w:p>
        </w:tc>
      </w:tr>
      <w:tr w:rsidR="0073245C" w14:paraId="7520F4EA" w14:textId="77777777">
        <w:trPr>
          <w:trHeight w:val="375"/>
        </w:trPr>
        <w:tc>
          <w:tcPr>
            <w:tcW w:w="4212" w:type="dxa"/>
          </w:tcPr>
          <w:p w14:paraId="337B0F76" w14:textId="77777777" w:rsidR="0073245C" w:rsidRDefault="00A33A88">
            <w:pPr>
              <w:rPr>
                <w:rFonts w:ascii="Times" w:eastAsia="宋体" w:hAnsi="Times"/>
              </w:rPr>
            </w:pPr>
            <w:r>
              <w:rPr>
                <w:rFonts w:ascii="Times" w:eastAsia="宋体" w:hAnsi="Times" w:hint="eastAsia"/>
              </w:rPr>
              <w:t>环境</w:t>
            </w:r>
          </w:p>
        </w:tc>
        <w:tc>
          <w:tcPr>
            <w:tcW w:w="4212" w:type="dxa"/>
          </w:tcPr>
          <w:p w14:paraId="130D0261" w14:textId="77777777" w:rsidR="0073245C" w:rsidRDefault="00A33A88">
            <w:pPr>
              <w:rPr>
                <w:rFonts w:ascii="Times" w:eastAsia="宋体" w:hAnsi="Times"/>
              </w:rPr>
            </w:pPr>
            <w:r>
              <w:rPr>
                <w:rFonts w:ascii="Times" w:eastAsia="宋体" w:hAnsi="Times" w:hint="eastAsia"/>
              </w:rPr>
              <w:t>系统出现异常的情况</w:t>
            </w:r>
          </w:p>
        </w:tc>
      </w:tr>
      <w:tr w:rsidR="0073245C" w14:paraId="7E44400C" w14:textId="77777777">
        <w:trPr>
          <w:trHeight w:val="375"/>
        </w:trPr>
        <w:tc>
          <w:tcPr>
            <w:tcW w:w="4212" w:type="dxa"/>
          </w:tcPr>
          <w:p w14:paraId="0C609F42" w14:textId="77777777" w:rsidR="0073245C" w:rsidRDefault="00A33A88">
            <w:pPr>
              <w:rPr>
                <w:rFonts w:ascii="Times" w:eastAsia="宋体" w:hAnsi="Times"/>
              </w:rPr>
            </w:pPr>
            <w:r>
              <w:rPr>
                <w:rFonts w:ascii="Times" w:eastAsia="宋体" w:hAnsi="Times" w:hint="eastAsia"/>
              </w:rPr>
              <w:t>响应</w:t>
            </w:r>
          </w:p>
        </w:tc>
        <w:tc>
          <w:tcPr>
            <w:tcW w:w="4212" w:type="dxa"/>
          </w:tcPr>
          <w:p w14:paraId="71CA7054" w14:textId="77777777" w:rsidR="0073245C" w:rsidRDefault="00A33A88">
            <w:pPr>
              <w:rPr>
                <w:rFonts w:ascii="Times" w:eastAsia="宋体" w:hAnsi="Times"/>
              </w:rPr>
            </w:pPr>
            <w:r>
              <w:rPr>
                <w:rFonts w:ascii="Times" w:eastAsia="宋体" w:hAnsi="Times" w:hint="eastAsia"/>
              </w:rPr>
              <w:t>Node.</w:t>
            </w:r>
            <w:r>
              <w:rPr>
                <w:rFonts w:ascii="Times" w:eastAsia="宋体" w:hAnsi="Times"/>
              </w:rPr>
              <w:t>j</w:t>
            </w:r>
            <w:r>
              <w:rPr>
                <w:rFonts w:ascii="Times" w:eastAsia="宋体" w:hAnsi="Times" w:hint="eastAsia"/>
              </w:rPr>
              <w:t>s</w:t>
            </w:r>
            <w:r>
              <w:rPr>
                <w:rFonts w:ascii="Times" w:eastAsia="宋体" w:hAnsi="Times" w:hint="eastAsia"/>
              </w:rPr>
              <w:t>通过</w:t>
            </w:r>
            <w:r>
              <w:rPr>
                <w:rFonts w:ascii="Times" w:eastAsia="宋体" w:hAnsi="Times" w:hint="eastAsia"/>
              </w:rPr>
              <w:t>catch/exception</w:t>
            </w:r>
            <w:r>
              <w:rPr>
                <w:rFonts w:ascii="Times" w:eastAsia="宋体" w:hAnsi="Times" w:hint="eastAsia"/>
              </w:rPr>
              <w:t>机制来通知开发者出现异常</w:t>
            </w:r>
          </w:p>
        </w:tc>
      </w:tr>
      <w:tr w:rsidR="0073245C" w14:paraId="45722ECD" w14:textId="77777777">
        <w:trPr>
          <w:trHeight w:val="375"/>
        </w:trPr>
        <w:tc>
          <w:tcPr>
            <w:tcW w:w="4212" w:type="dxa"/>
          </w:tcPr>
          <w:p w14:paraId="1B59FE2E" w14:textId="77777777" w:rsidR="0073245C" w:rsidRDefault="00A33A88">
            <w:pPr>
              <w:rPr>
                <w:rFonts w:ascii="Times" w:eastAsia="宋体" w:hAnsi="Times"/>
              </w:rPr>
            </w:pPr>
            <w:r>
              <w:rPr>
                <w:rFonts w:ascii="Times" w:eastAsia="宋体" w:hAnsi="Times" w:hint="eastAsia"/>
              </w:rPr>
              <w:t>响应度量</w:t>
            </w:r>
          </w:p>
        </w:tc>
        <w:tc>
          <w:tcPr>
            <w:tcW w:w="4212" w:type="dxa"/>
          </w:tcPr>
          <w:p w14:paraId="6678DAE3" w14:textId="77777777" w:rsidR="0073245C" w:rsidRDefault="00A33A88">
            <w:pPr>
              <w:rPr>
                <w:rFonts w:ascii="Times" w:eastAsia="宋体" w:hAnsi="Times"/>
              </w:rPr>
            </w:pPr>
            <w:r>
              <w:rPr>
                <w:rFonts w:ascii="Times" w:eastAsia="宋体" w:hAnsi="Times" w:hint="eastAsia"/>
              </w:rPr>
              <w:t>容错成功的概率</w:t>
            </w:r>
          </w:p>
        </w:tc>
      </w:tr>
    </w:tbl>
    <w:p w14:paraId="487A3D5F" w14:textId="77777777" w:rsidR="0073245C" w:rsidRDefault="0073245C">
      <w:pPr>
        <w:widowControl/>
        <w:spacing w:line="360" w:lineRule="auto"/>
        <w:ind w:firstLineChars="200" w:firstLine="420"/>
        <w:jc w:val="left"/>
        <w:rPr>
          <w:rFonts w:ascii="Times" w:eastAsia="宋体" w:hAnsi="Times" w:cs="宋体"/>
          <w:kern w:val="0"/>
          <w:szCs w:val="21"/>
        </w:rPr>
      </w:pPr>
    </w:p>
    <w:p w14:paraId="1491499E"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1721" w:name="_Toc480713722"/>
      <w:bookmarkStart w:id="1722" w:name="_Toc484358914"/>
      <w:r>
        <w:rPr>
          <w:rFonts w:ascii="Times" w:eastAsia="宋体" w:hAnsi="Times" w:hint="eastAsia"/>
          <w:b/>
          <w:sz w:val="32"/>
          <w:szCs w:val="32"/>
        </w:rPr>
        <w:t>可扩展性</w:t>
      </w:r>
      <w:bookmarkEnd w:id="1721"/>
      <w:bookmarkEnd w:id="1722"/>
    </w:p>
    <w:p w14:paraId="24C1FFA7"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开发者可根据自己的需求编写相应的功能模块放入核心模块中。</w:t>
      </w:r>
    </w:p>
    <w:p w14:paraId="4179678F" w14:textId="77777777" w:rsidR="0073245C" w:rsidRDefault="00A33A88">
      <w:pPr>
        <w:widowControl/>
        <w:spacing w:line="360" w:lineRule="auto"/>
        <w:ind w:firstLineChars="200" w:firstLine="420"/>
        <w:jc w:val="center"/>
        <w:rPr>
          <w:rFonts w:ascii="Times" w:eastAsia="宋体" w:hAnsi="Times" w:cs="宋体"/>
          <w:kern w:val="0"/>
          <w:szCs w:val="21"/>
        </w:rPr>
      </w:pPr>
      <w:r>
        <w:rPr>
          <w:rFonts w:ascii="Times" w:eastAsia="宋体" w:hAnsi="Times" w:cs="宋体" w:hint="eastAsia"/>
          <w:kern w:val="0"/>
          <w:szCs w:val="21"/>
        </w:rPr>
        <w:t>表</w:t>
      </w:r>
      <w:r>
        <w:rPr>
          <w:rFonts w:ascii="Times" w:eastAsia="宋体" w:hAnsi="Times" w:cs="宋体" w:hint="eastAsia"/>
          <w:kern w:val="0"/>
          <w:szCs w:val="21"/>
        </w:rPr>
        <w:t>6.4</w:t>
      </w:r>
      <w:r>
        <w:rPr>
          <w:rFonts w:ascii="Times" w:eastAsia="宋体" w:hAnsi="Times" w:cs="宋体"/>
          <w:kern w:val="0"/>
          <w:szCs w:val="21"/>
        </w:rPr>
        <w:t xml:space="preserve"> </w:t>
      </w:r>
      <w:r>
        <w:rPr>
          <w:rFonts w:ascii="Times" w:eastAsia="宋体" w:hAnsi="Times" w:cs="宋体" w:hint="eastAsia"/>
          <w:kern w:val="0"/>
          <w:szCs w:val="21"/>
        </w:rPr>
        <w:t>可扩展性用例描述</w:t>
      </w:r>
    </w:p>
    <w:tbl>
      <w:tblPr>
        <w:tblStyle w:val="ad"/>
        <w:tblW w:w="8424" w:type="dxa"/>
        <w:tblLayout w:type="fixed"/>
        <w:tblLook w:val="04A0" w:firstRow="1" w:lastRow="0" w:firstColumn="1" w:lastColumn="0" w:noHBand="0" w:noVBand="1"/>
      </w:tblPr>
      <w:tblGrid>
        <w:gridCol w:w="4212"/>
        <w:gridCol w:w="4212"/>
      </w:tblGrid>
      <w:tr w:rsidR="0073245C" w14:paraId="3A3F8182" w14:textId="77777777">
        <w:trPr>
          <w:trHeight w:val="375"/>
        </w:trPr>
        <w:tc>
          <w:tcPr>
            <w:tcW w:w="4212" w:type="dxa"/>
          </w:tcPr>
          <w:p w14:paraId="6986B422" w14:textId="77777777" w:rsidR="0073245C" w:rsidRDefault="00A33A88">
            <w:pPr>
              <w:rPr>
                <w:rFonts w:ascii="Times" w:eastAsia="宋体" w:hAnsi="Times"/>
              </w:rPr>
            </w:pPr>
            <w:r>
              <w:rPr>
                <w:rFonts w:ascii="Times" w:eastAsia="宋体" w:hAnsi="Times" w:hint="eastAsia"/>
              </w:rPr>
              <w:t>场景</w:t>
            </w:r>
          </w:p>
        </w:tc>
        <w:tc>
          <w:tcPr>
            <w:tcW w:w="4212" w:type="dxa"/>
          </w:tcPr>
          <w:p w14:paraId="6FB97EB9" w14:textId="77777777" w:rsidR="0073245C" w:rsidRDefault="00A33A88">
            <w:pPr>
              <w:rPr>
                <w:rFonts w:ascii="Times" w:eastAsia="宋体" w:hAnsi="Times"/>
              </w:rPr>
            </w:pPr>
            <w:r>
              <w:rPr>
                <w:rFonts w:ascii="Times" w:eastAsia="宋体" w:hAnsi="Times" w:hint="eastAsia"/>
              </w:rPr>
              <w:t>可能的值</w:t>
            </w:r>
          </w:p>
        </w:tc>
      </w:tr>
      <w:tr w:rsidR="0073245C" w14:paraId="4F1EF038" w14:textId="77777777">
        <w:trPr>
          <w:trHeight w:val="375"/>
        </w:trPr>
        <w:tc>
          <w:tcPr>
            <w:tcW w:w="4212" w:type="dxa"/>
          </w:tcPr>
          <w:p w14:paraId="31582D45" w14:textId="77777777" w:rsidR="0073245C" w:rsidRDefault="00A33A88">
            <w:pPr>
              <w:rPr>
                <w:rFonts w:ascii="Times" w:eastAsia="宋体" w:hAnsi="Times"/>
              </w:rPr>
            </w:pPr>
            <w:r>
              <w:rPr>
                <w:rFonts w:ascii="Times" w:eastAsia="宋体" w:hAnsi="Times" w:hint="eastAsia"/>
              </w:rPr>
              <w:t>源</w:t>
            </w:r>
          </w:p>
        </w:tc>
        <w:tc>
          <w:tcPr>
            <w:tcW w:w="4212" w:type="dxa"/>
          </w:tcPr>
          <w:p w14:paraId="1ECD9020"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w:t>
            </w:r>
          </w:p>
        </w:tc>
      </w:tr>
      <w:tr w:rsidR="0073245C" w14:paraId="0FC410CF" w14:textId="77777777">
        <w:trPr>
          <w:trHeight w:val="375"/>
        </w:trPr>
        <w:tc>
          <w:tcPr>
            <w:tcW w:w="4212" w:type="dxa"/>
          </w:tcPr>
          <w:p w14:paraId="70F270F4" w14:textId="77777777" w:rsidR="0073245C" w:rsidRDefault="00A33A88">
            <w:pPr>
              <w:rPr>
                <w:rFonts w:ascii="Times" w:eastAsia="宋体" w:hAnsi="Times"/>
              </w:rPr>
            </w:pPr>
            <w:r>
              <w:rPr>
                <w:rFonts w:ascii="Times" w:eastAsia="宋体" w:hAnsi="Times" w:hint="eastAsia"/>
              </w:rPr>
              <w:t>刺激</w:t>
            </w:r>
          </w:p>
        </w:tc>
        <w:tc>
          <w:tcPr>
            <w:tcW w:w="4212" w:type="dxa"/>
          </w:tcPr>
          <w:p w14:paraId="1FE42DF7" w14:textId="77777777" w:rsidR="0073245C" w:rsidRDefault="00A33A88">
            <w:pPr>
              <w:rPr>
                <w:rFonts w:ascii="Times" w:eastAsia="宋体" w:hAnsi="Times"/>
              </w:rPr>
            </w:pPr>
            <w:r>
              <w:rPr>
                <w:rFonts w:ascii="Times" w:eastAsia="宋体" w:hAnsi="Times" w:hint="eastAsia"/>
              </w:rPr>
              <w:t>有添加功能或改进功能的需求</w:t>
            </w:r>
          </w:p>
        </w:tc>
      </w:tr>
      <w:tr w:rsidR="0073245C" w14:paraId="43BC7655" w14:textId="77777777">
        <w:trPr>
          <w:trHeight w:val="375"/>
        </w:trPr>
        <w:tc>
          <w:tcPr>
            <w:tcW w:w="4212" w:type="dxa"/>
          </w:tcPr>
          <w:p w14:paraId="6FC591E3" w14:textId="77777777" w:rsidR="0073245C" w:rsidRDefault="00A33A88">
            <w:pPr>
              <w:rPr>
                <w:rFonts w:ascii="Times" w:eastAsia="宋体" w:hAnsi="Times"/>
              </w:rPr>
            </w:pPr>
            <w:r>
              <w:rPr>
                <w:rFonts w:ascii="Times" w:eastAsia="宋体" w:hAnsi="Times" w:hint="eastAsia"/>
              </w:rPr>
              <w:t>制品</w:t>
            </w:r>
          </w:p>
        </w:tc>
        <w:tc>
          <w:tcPr>
            <w:tcW w:w="4212" w:type="dxa"/>
          </w:tcPr>
          <w:p w14:paraId="097AB69E" w14:textId="77777777" w:rsidR="0073245C" w:rsidRDefault="00A33A88">
            <w:pPr>
              <w:rPr>
                <w:rFonts w:ascii="Times" w:eastAsia="宋体" w:hAnsi="Times"/>
              </w:rPr>
            </w:pPr>
            <w:r>
              <w:rPr>
                <w:rFonts w:ascii="Times" w:eastAsia="宋体" w:hAnsi="Times" w:hint="eastAsia"/>
              </w:rPr>
              <w:t>扩展模块</w:t>
            </w:r>
          </w:p>
        </w:tc>
      </w:tr>
      <w:tr w:rsidR="0073245C" w14:paraId="069EFEDD" w14:textId="77777777">
        <w:trPr>
          <w:trHeight w:val="375"/>
        </w:trPr>
        <w:tc>
          <w:tcPr>
            <w:tcW w:w="4212" w:type="dxa"/>
          </w:tcPr>
          <w:p w14:paraId="301477CB" w14:textId="77777777" w:rsidR="0073245C" w:rsidRDefault="00A33A88">
            <w:pPr>
              <w:rPr>
                <w:rFonts w:ascii="Times" w:eastAsia="宋体" w:hAnsi="Times"/>
              </w:rPr>
            </w:pPr>
            <w:r>
              <w:rPr>
                <w:rFonts w:ascii="Times" w:eastAsia="宋体" w:hAnsi="Times" w:hint="eastAsia"/>
              </w:rPr>
              <w:t>环境</w:t>
            </w:r>
          </w:p>
        </w:tc>
        <w:tc>
          <w:tcPr>
            <w:tcW w:w="4212" w:type="dxa"/>
          </w:tcPr>
          <w:p w14:paraId="1C446337" w14:textId="77777777" w:rsidR="0073245C" w:rsidRDefault="00A33A88">
            <w:pPr>
              <w:rPr>
                <w:rFonts w:ascii="Times" w:eastAsia="宋体" w:hAnsi="Times"/>
              </w:rPr>
            </w:pPr>
            <w:r>
              <w:rPr>
                <w:rFonts w:ascii="Times" w:eastAsia="宋体" w:hAnsi="Times" w:hint="eastAsia"/>
              </w:rPr>
              <w:t>在设计时、开发时、编译时</w:t>
            </w:r>
          </w:p>
        </w:tc>
      </w:tr>
      <w:tr w:rsidR="0073245C" w14:paraId="0B73DA84" w14:textId="77777777">
        <w:trPr>
          <w:trHeight w:val="375"/>
        </w:trPr>
        <w:tc>
          <w:tcPr>
            <w:tcW w:w="4212" w:type="dxa"/>
          </w:tcPr>
          <w:p w14:paraId="1CA41B83" w14:textId="77777777" w:rsidR="0073245C" w:rsidRDefault="00A33A88">
            <w:pPr>
              <w:rPr>
                <w:rFonts w:ascii="Times" w:eastAsia="宋体" w:hAnsi="Times"/>
              </w:rPr>
            </w:pPr>
            <w:r>
              <w:rPr>
                <w:rFonts w:ascii="Times" w:eastAsia="宋体" w:hAnsi="Times" w:hint="eastAsia"/>
              </w:rPr>
              <w:t>响应</w:t>
            </w:r>
          </w:p>
        </w:tc>
        <w:tc>
          <w:tcPr>
            <w:tcW w:w="4212" w:type="dxa"/>
          </w:tcPr>
          <w:p w14:paraId="5EC01F0B" w14:textId="77777777" w:rsidR="0073245C" w:rsidRDefault="00A33A88">
            <w:pPr>
              <w:rPr>
                <w:rFonts w:ascii="Times" w:eastAsia="宋体" w:hAnsi="Times"/>
              </w:rPr>
            </w:pPr>
            <w:r>
              <w:rPr>
                <w:rFonts w:ascii="Times" w:eastAsia="宋体" w:hAnsi="Times" w:hint="eastAsia"/>
              </w:rPr>
              <w:t>Node.</w:t>
            </w:r>
            <w:r>
              <w:rPr>
                <w:rFonts w:ascii="Times" w:eastAsia="宋体" w:hAnsi="Times"/>
              </w:rPr>
              <w:t>js</w:t>
            </w:r>
            <w:r>
              <w:rPr>
                <w:rFonts w:ascii="Times" w:eastAsia="宋体" w:hAnsi="Times" w:hint="eastAsia"/>
              </w:rPr>
              <w:t>应该提供可扩展模块的接口、编写规范、以及加载、运行方法</w:t>
            </w:r>
          </w:p>
        </w:tc>
      </w:tr>
      <w:tr w:rsidR="0073245C" w14:paraId="303C39EE" w14:textId="77777777">
        <w:trPr>
          <w:trHeight w:val="375"/>
        </w:trPr>
        <w:tc>
          <w:tcPr>
            <w:tcW w:w="4212" w:type="dxa"/>
          </w:tcPr>
          <w:p w14:paraId="7692B48B" w14:textId="77777777" w:rsidR="0073245C" w:rsidRDefault="00A33A88">
            <w:pPr>
              <w:rPr>
                <w:rFonts w:ascii="Times" w:eastAsia="宋体" w:hAnsi="Times"/>
              </w:rPr>
            </w:pPr>
            <w:r>
              <w:rPr>
                <w:rFonts w:ascii="Times" w:eastAsia="宋体" w:hAnsi="Times" w:hint="eastAsia"/>
              </w:rPr>
              <w:t>响应度量</w:t>
            </w:r>
          </w:p>
        </w:tc>
        <w:tc>
          <w:tcPr>
            <w:tcW w:w="4212" w:type="dxa"/>
          </w:tcPr>
          <w:p w14:paraId="75253A58" w14:textId="77777777" w:rsidR="0073245C" w:rsidRDefault="00A33A88">
            <w:pPr>
              <w:rPr>
                <w:rFonts w:ascii="Times" w:eastAsia="宋体" w:hAnsi="Times"/>
              </w:rPr>
            </w:pPr>
            <w:r>
              <w:rPr>
                <w:rFonts w:ascii="Times" w:eastAsia="宋体" w:hAnsi="Times" w:hint="eastAsia"/>
              </w:rPr>
              <w:t>规范的可扩展模块可执行的概率</w:t>
            </w:r>
          </w:p>
        </w:tc>
      </w:tr>
    </w:tbl>
    <w:p w14:paraId="118731F6" w14:textId="77777777" w:rsidR="0073245C" w:rsidRDefault="0073245C">
      <w:pPr>
        <w:widowControl/>
        <w:spacing w:line="360" w:lineRule="auto"/>
        <w:ind w:firstLineChars="200" w:firstLine="420"/>
        <w:jc w:val="left"/>
        <w:rPr>
          <w:rFonts w:ascii="Times" w:eastAsia="宋体" w:hAnsi="Times" w:cs="宋体"/>
          <w:kern w:val="0"/>
          <w:szCs w:val="21"/>
        </w:rPr>
      </w:pPr>
    </w:p>
    <w:p w14:paraId="0A945D52"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1723" w:name="_Toc480713723"/>
      <w:bookmarkStart w:id="1724" w:name="_Toc484358915"/>
      <w:r>
        <w:rPr>
          <w:rFonts w:ascii="Times" w:eastAsia="宋体" w:hAnsi="Times" w:hint="eastAsia"/>
          <w:b/>
          <w:sz w:val="44"/>
          <w:szCs w:val="44"/>
        </w:rPr>
        <w:t>运行需求</w:t>
      </w:r>
      <w:bookmarkEnd w:id="1723"/>
      <w:bookmarkEnd w:id="1724"/>
    </w:p>
    <w:p w14:paraId="78CCDA0B"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1725" w:name="_Toc480713724"/>
      <w:bookmarkStart w:id="1726" w:name="_Toc484358916"/>
      <w:r>
        <w:rPr>
          <w:rFonts w:ascii="Times" w:eastAsia="宋体" w:hAnsi="Times" w:hint="eastAsia"/>
          <w:b/>
          <w:sz w:val="32"/>
          <w:szCs w:val="32"/>
        </w:rPr>
        <w:t>硬件接口</w:t>
      </w:r>
      <w:bookmarkEnd w:id="1725"/>
      <w:bookmarkEnd w:id="1726"/>
    </w:p>
    <w:p w14:paraId="65D5CE3B"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官方暂无明确要求</w:t>
      </w:r>
    </w:p>
    <w:p w14:paraId="56559F8C"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1727" w:name="_Toc480713725"/>
      <w:bookmarkStart w:id="1728" w:name="_Toc484358917"/>
      <w:r>
        <w:rPr>
          <w:rFonts w:ascii="Times" w:eastAsia="宋体" w:hAnsi="Times" w:hint="eastAsia"/>
          <w:b/>
          <w:sz w:val="32"/>
          <w:szCs w:val="32"/>
        </w:rPr>
        <w:t>软件接口</w:t>
      </w:r>
      <w:bookmarkEnd w:id="1727"/>
      <w:bookmarkEnd w:id="1728"/>
    </w:p>
    <w:p w14:paraId="2DD6B034"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官方暂无明确要求</w:t>
      </w:r>
    </w:p>
    <w:p w14:paraId="20327569" w14:textId="77777777" w:rsidR="0073245C" w:rsidRDefault="00A33A88">
      <w:pPr>
        <w:pStyle w:val="13"/>
        <w:widowControl/>
        <w:numPr>
          <w:ilvl w:val="0"/>
          <w:numId w:val="1"/>
        </w:numPr>
        <w:ind w:firstLineChars="0"/>
        <w:jc w:val="left"/>
        <w:outlineLvl w:val="0"/>
        <w:rPr>
          <w:rFonts w:ascii="Times" w:eastAsia="宋体" w:hAnsi="Times"/>
          <w:b/>
          <w:sz w:val="44"/>
          <w:szCs w:val="44"/>
        </w:rPr>
      </w:pPr>
      <w:bookmarkStart w:id="1729" w:name="_Toc480713726"/>
      <w:bookmarkStart w:id="1730" w:name="_Toc484358918"/>
      <w:r>
        <w:rPr>
          <w:rFonts w:ascii="Times" w:eastAsia="宋体" w:hAnsi="Times" w:hint="eastAsia"/>
          <w:b/>
          <w:sz w:val="44"/>
          <w:szCs w:val="44"/>
        </w:rPr>
        <w:t>应用场景</w:t>
      </w:r>
      <w:bookmarkEnd w:id="1729"/>
      <w:bookmarkEnd w:id="1730"/>
    </w:p>
    <w:p w14:paraId="4ACF11AA" w14:textId="77777777" w:rsidR="0073245C" w:rsidRDefault="00A33A88">
      <w:pPr>
        <w:pStyle w:val="13"/>
        <w:widowControl/>
        <w:ind w:firstLineChars="0" w:firstLine="0"/>
        <w:jc w:val="left"/>
        <w:outlineLvl w:val="1"/>
        <w:rPr>
          <w:rFonts w:ascii="Times" w:eastAsia="宋体" w:hAnsi="Times"/>
          <w:b/>
          <w:sz w:val="32"/>
          <w:szCs w:val="32"/>
        </w:rPr>
      </w:pPr>
      <w:bookmarkStart w:id="1731" w:name="_Toc480713727"/>
      <w:bookmarkStart w:id="1732" w:name="_Toc484358919"/>
      <w:r>
        <w:rPr>
          <w:rFonts w:ascii="Times" w:eastAsia="宋体" w:hAnsi="Times" w:hint="eastAsia"/>
          <w:b/>
          <w:sz w:val="32"/>
          <w:szCs w:val="32"/>
        </w:rPr>
        <w:t xml:space="preserve">I/O </w:t>
      </w:r>
      <w:r>
        <w:rPr>
          <w:rFonts w:ascii="Times" w:eastAsia="宋体" w:hAnsi="Times" w:hint="eastAsia"/>
          <w:b/>
          <w:sz w:val="32"/>
          <w:szCs w:val="32"/>
        </w:rPr>
        <w:t>密集型</w:t>
      </w:r>
      <w:bookmarkEnd w:id="1731"/>
      <w:bookmarkEnd w:id="1732"/>
    </w:p>
    <w:p w14:paraId="04E57C68" w14:textId="77777777" w:rsidR="0073245C" w:rsidRDefault="00A33A88">
      <w:pPr>
        <w:widowControl/>
        <w:spacing w:line="360" w:lineRule="auto"/>
        <w:ind w:firstLineChars="200" w:firstLine="420"/>
        <w:jc w:val="left"/>
        <w:rPr>
          <w:rFonts w:ascii="Times" w:eastAsia="宋体" w:hAnsi="Times"/>
          <w:color w:val="000000"/>
          <w:szCs w:val="21"/>
          <w:shd w:val="clear" w:color="auto" w:fill="FFFFFF"/>
        </w:rPr>
      </w:pPr>
      <w:r>
        <w:rPr>
          <w:rFonts w:ascii="Times" w:eastAsia="宋体" w:hAnsi="Times" w:hint="eastAsia"/>
          <w:color w:val="000000"/>
          <w:szCs w:val="21"/>
          <w:shd w:val="clear" w:color="auto" w:fill="FFFFFF"/>
        </w:rPr>
        <w:t>从单线程的角度来说，</w:t>
      </w:r>
      <w:r>
        <w:rPr>
          <w:rFonts w:ascii="Times" w:eastAsia="宋体" w:hAnsi="Times" w:hint="eastAsia"/>
          <w:color w:val="000000"/>
          <w:szCs w:val="21"/>
          <w:shd w:val="clear" w:color="auto" w:fill="FFFFFF"/>
        </w:rPr>
        <w:t>Node</w:t>
      </w:r>
      <w:r>
        <w:rPr>
          <w:rFonts w:ascii="Times" w:eastAsia="宋体" w:hAnsi="Times" w:hint="eastAsia"/>
          <w:color w:val="000000"/>
          <w:szCs w:val="21"/>
          <w:shd w:val="clear" w:color="auto" w:fill="FFFFFF"/>
        </w:rPr>
        <w:t>处理</w:t>
      </w:r>
      <w:r>
        <w:rPr>
          <w:rFonts w:ascii="Times" w:eastAsia="宋体" w:hAnsi="Times" w:hint="eastAsia"/>
          <w:color w:val="000000"/>
          <w:szCs w:val="21"/>
          <w:shd w:val="clear" w:color="auto" w:fill="FFFFFF"/>
        </w:rPr>
        <w:t>I/O</w:t>
      </w:r>
      <w:r>
        <w:rPr>
          <w:rFonts w:ascii="Times" w:eastAsia="宋体" w:hAnsi="Times" w:hint="eastAsia"/>
          <w:color w:val="000000"/>
          <w:szCs w:val="21"/>
          <w:shd w:val="clear" w:color="auto" w:fill="FFFFFF"/>
        </w:rPr>
        <w:t>的能力是很出色的。</w:t>
      </w:r>
      <w:r>
        <w:rPr>
          <w:rFonts w:ascii="Times" w:eastAsia="宋体" w:hAnsi="Times" w:hint="eastAsia"/>
          <w:color w:val="000000"/>
          <w:szCs w:val="21"/>
          <w:shd w:val="clear" w:color="auto" w:fill="FFFFFF"/>
        </w:rPr>
        <w:t>Node</w:t>
      </w:r>
      <w:r>
        <w:rPr>
          <w:rFonts w:ascii="Times" w:eastAsia="宋体" w:hAnsi="Times" w:hint="eastAsia"/>
          <w:color w:val="000000"/>
          <w:szCs w:val="21"/>
          <w:shd w:val="clear" w:color="auto" w:fill="FFFFFF"/>
        </w:rPr>
        <w:t>面向网络且擅长并行</w:t>
      </w:r>
      <w:r>
        <w:rPr>
          <w:rFonts w:ascii="Times" w:eastAsia="宋体" w:hAnsi="Times" w:hint="eastAsia"/>
          <w:color w:val="000000"/>
          <w:szCs w:val="21"/>
          <w:shd w:val="clear" w:color="auto" w:fill="FFFFFF"/>
        </w:rPr>
        <w:t>I/O</w:t>
      </w:r>
      <w:r>
        <w:rPr>
          <w:rFonts w:ascii="Times" w:eastAsia="宋体" w:hAnsi="Times" w:hint="eastAsia"/>
          <w:color w:val="000000"/>
          <w:szCs w:val="21"/>
          <w:shd w:val="clear" w:color="auto" w:fill="FFFFFF"/>
        </w:rPr>
        <w:t>，能够有效地组织起更多的硬件资源，从而提供更多好的服务。</w:t>
      </w:r>
      <w:r>
        <w:rPr>
          <w:rFonts w:ascii="Times" w:eastAsia="宋体" w:hAnsi="Times" w:hint="eastAsia"/>
          <w:color w:val="000000"/>
          <w:szCs w:val="21"/>
          <w:shd w:val="clear" w:color="auto" w:fill="FFFFFF"/>
        </w:rPr>
        <w:t>I/O</w:t>
      </w:r>
      <w:r>
        <w:rPr>
          <w:rFonts w:ascii="Times" w:eastAsia="宋体" w:hAnsi="Times" w:hint="eastAsia"/>
          <w:color w:val="000000"/>
          <w:szCs w:val="21"/>
          <w:shd w:val="clear" w:color="auto" w:fill="FFFFFF"/>
        </w:rPr>
        <w:t>密集的优势主要在</w:t>
      </w:r>
      <w:r>
        <w:rPr>
          <w:rFonts w:ascii="Times" w:eastAsia="宋体" w:hAnsi="Times" w:hint="eastAsia"/>
          <w:color w:val="000000"/>
          <w:szCs w:val="21"/>
          <w:shd w:val="clear" w:color="auto" w:fill="FFFFFF"/>
        </w:rPr>
        <w:lastRenderedPageBreak/>
        <w:t>于</w:t>
      </w:r>
      <w:r>
        <w:rPr>
          <w:rFonts w:ascii="Times" w:eastAsia="宋体" w:hAnsi="Times" w:hint="eastAsia"/>
          <w:color w:val="000000"/>
          <w:szCs w:val="21"/>
          <w:shd w:val="clear" w:color="auto" w:fill="FFFFFF"/>
        </w:rPr>
        <w:t>Node</w:t>
      </w:r>
      <w:r>
        <w:rPr>
          <w:rFonts w:ascii="Times" w:eastAsia="宋体" w:hAnsi="Times" w:hint="eastAsia"/>
          <w:color w:val="000000"/>
          <w:szCs w:val="21"/>
          <w:shd w:val="clear" w:color="auto" w:fill="FFFFFF"/>
        </w:rPr>
        <w:t>利用事件循环的处理能力，而不是启动每一个线程为每一个请求服务，资源占用极少。</w:t>
      </w:r>
    </w:p>
    <w:p w14:paraId="72E2467E" w14:textId="6CB81C76" w:rsidR="0073245C" w:rsidRDefault="00A33A88">
      <w:pPr>
        <w:widowControl/>
        <w:spacing w:afterLines="100" w:after="312" w:line="360" w:lineRule="auto"/>
        <w:ind w:firstLineChars="200" w:firstLine="420"/>
        <w:jc w:val="left"/>
        <w:rPr>
          <w:ins w:id="1733" w:author="谭伟良三" w:date="2017-05-03T16:46:00Z"/>
          <w:rFonts w:ascii="Times" w:eastAsia="宋体" w:hAnsi="Times"/>
          <w:color w:val="000000"/>
          <w:szCs w:val="21"/>
          <w:shd w:val="clear" w:color="auto" w:fill="FFFFFF"/>
        </w:rPr>
        <w:pPrChange w:id="1734" w:author="谭伟良三" w:date="2017-05-03T16:46:00Z">
          <w:pPr>
            <w:widowControl/>
            <w:spacing w:line="360" w:lineRule="auto"/>
            <w:ind w:firstLineChars="200" w:firstLine="420"/>
            <w:jc w:val="left"/>
          </w:pPr>
        </w:pPrChange>
      </w:pPr>
      <w:r>
        <w:rPr>
          <w:rFonts w:ascii="Times" w:eastAsia="宋体" w:hAnsi="Times"/>
          <w:color w:val="000000"/>
          <w:szCs w:val="21"/>
          <w:shd w:val="clear" w:color="auto" w:fill="FFFFFF"/>
        </w:rPr>
        <w:t>如果有数百万玩家同时在线玩游戏，而且他们处于游戏中的不同位置，那么很快就会生成海量信息。</w:t>
      </w:r>
      <w:r>
        <w:rPr>
          <w:rFonts w:ascii="Times" w:eastAsia="宋体" w:hAnsi="Times"/>
          <w:color w:val="000000"/>
          <w:szCs w:val="21"/>
          <w:shd w:val="clear" w:color="auto" w:fill="FFFFFF"/>
        </w:rPr>
        <w:t xml:space="preserve">Node </w:t>
      </w:r>
      <w:r>
        <w:rPr>
          <w:rFonts w:ascii="Times" w:eastAsia="宋体" w:hAnsi="Times"/>
          <w:color w:val="000000"/>
          <w:szCs w:val="21"/>
          <w:shd w:val="clear" w:color="auto" w:fill="FFFFFF"/>
        </w:rPr>
        <w:t>是这种场景的一种很好的解决方案，因为它能采集游戏生成的数据，对数据进行最少的合并，然后对数据进行排队，以便将它们写入数据库。</w:t>
      </w:r>
    </w:p>
    <w:p w14:paraId="6E28D646" w14:textId="7A50121B" w:rsidR="007D5C02" w:rsidRPr="007D5C02" w:rsidRDefault="007D5C02">
      <w:pPr>
        <w:widowControl/>
        <w:spacing w:line="360" w:lineRule="auto"/>
        <w:ind w:firstLineChars="200" w:firstLine="420"/>
        <w:jc w:val="center"/>
        <w:rPr>
          <w:ins w:id="1735" w:author="谭伟良三" w:date="2017-05-03T16:42:00Z"/>
          <w:rFonts w:ascii="Times" w:eastAsia="宋体" w:hAnsi="Times" w:cs="宋体"/>
          <w:kern w:val="0"/>
          <w:szCs w:val="21"/>
          <w:rPrChange w:id="1736" w:author="谭伟良三" w:date="2017-05-03T16:47:00Z">
            <w:rPr>
              <w:ins w:id="1737" w:author="谭伟良三" w:date="2017-05-03T16:42:00Z"/>
              <w:rFonts w:ascii="Times" w:eastAsia="宋体" w:hAnsi="Times"/>
              <w:color w:val="000000"/>
              <w:szCs w:val="21"/>
              <w:shd w:val="clear" w:color="auto" w:fill="FFFFFF"/>
            </w:rPr>
          </w:rPrChange>
        </w:rPr>
        <w:pPrChange w:id="1738" w:author="谭伟良三" w:date="2017-05-03T16:47:00Z">
          <w:pPr>
            <w:widowControl/>
            <w:spacing w:line="360" w:lineRule="auto"/>
            <w:ind w:firstLineChars="200" w:firstLine="420"/>
            <w:jc w:val="left"/>
          </w:pPr>
        </w:pPrChange>
      </w:pPr>
      <w:ins w:id="1739" w:author="谭伟良三" w:date="2017-05-03T16:46:00Z">
        <w:r>
          <w:rPr>
            <w:rFonts w:ascii="Times" w:eastAsia="宋体" w:hAnsi="Times" w:cs="宋体" w:hint="eastAsia"/>
            <w:kern w:val="0"/>
            <w:szCs w:val="21"/>
          </w:rPr>
          <w:t>表</w:t>
        </w:r>
        <w:r>
          <w:rPr>
            <w:rFonts w:ascii="Times" w:eastAsia="宋体" w:hAnsi="Times" w:cs="宋体" w:hint="eastAsia"/>
            <w:kern w:val="0"/>
            <w:szCs w:val="21"/>
          </w:rPr>
          <w:t>6.5</w:t>
        </w:r>
      </w:ins>
      <w:ins w:id="1740" w:author="谭伟良三" w:date="2017-05-03T16:47:00Z">
        <w:r>
          <w:rPr>
            <w:rFonts w:ascii="Times" w:eastAsia="宋体" w:hAnsi="Times" w:cs="宋体"/>
            <w:kern w:val="0"/>
            <w:szCs w:val="21"/>
          </w:rPr>
          <w:t xml:space="preserve"> </w:t>
        </w:r>
      </w:ins>
      <w:ins w:id="1741" w:author="谭伟良三" w:date="2017-05-03T16:46:00Z">
        <w:r>
          <w:rPr>
            <w:rFonts w:ascii="Times" w:eastAsia="宋体" w:hAnsi="Times" w:cs="宋体"/>
            <w:kern w:val="0"/>
            <w:szCs w:val="21"/>
          </w:rPr>
          <w:t xml:space="preserve"> </w:t>
        </w:r>
      </w:ins>
      <w:ins w:id="1742" w:author="谭伟良三" w:date="2017-05-03T16:47:00Z">
        <w:r>
          <w:rPr>
            <w:rFonts w:ascii="Times" w:eastAsia="宋体" w:hAnsi="Times" w:cs="宋体" w:hint="eastAsia"/>
            <w:kern w:val="0"/>
            <w:szCs w:val="21"/>
          </w:rPr>
          <w:t>I/O</w:t>
        </w:r>
        <w:r>
          <w:rPr>
            <w:rFonts w:ascii="Times" w:eastAsia="宋体" w:hAnsi="Times" w:cs="宋体" w:hint="eastAsia"/>
            <w:kern w:val="0"/>
            <w:szCs w:val="21"/>
          </w:rPr>
          <w:t>密集型</w:t>
        </w:r>
      </w:ins>
      <w:ins w:id="1743" w:author="谭伟良三" w:date="2017-05-03T16:46:00Z">
        <w:r>
          <w:rPr>
            <w:rFonts w:ascii="Times" w:eastAsia="宋体" w:hAnsi="Times" w:cs="宋体" w:hint="eastAsia"/>
            <w:kern w:val="0"/>
            <w:szCs w:val="21"/>
          </w:rPr>
          <w:t>用例描述</w:t>
        </w:r>
      </w:ins>
    </w:p>
    <w:tbl>
      <w:tblPr>
        <w:tblStyle w:val="ad"/>
        <w:tblW w:w="8424" w:type="dxa"/>
        <w:tblLayout w:type="fixed"/>
        <w:tblLook w:val="04A0" w:firstRow="1" w:lastRow="0" w:firstColumn="1" w:lastColumn="0" w:noHBand="0" w:noVBand="1"/>
      </w:tblPr>
      <w:tblGrid>
        <w:gridCol w:w="4212"/>
        <w:gridCol w:w="4212"/>
      </w:tblGrid>
      <w:tr w:rsidR="001B717C" w14:paraId="5ABE28DF" w14:textId="77777777" w:rsidTr="00E60C07">
        <w:trPr>
          <w:trHeight w:val="375"/>
          <w:ins w:id="1744" w:author="谭伟良三" w:date="2017-05-03T16:42:00Z"/>
        </w:trPr>
        <w:tc>
          <w:tcPr>
            <w:tcW w:w="4212" w:type="dxa"/>
          </w:tcPr>
          <w:p w14:paraId="4E65C431" w14:textId="77777777" w:rsidR="001B717C" w:rsidRDefault="001B717C" w:rsidP="00E60C07">
            <w:pPr>
              <w:rPr>
                <w:ins w:id="1745" w:author="谭伟良三" w:date="2017-05-03T16:42:00Z"/>
                <w:rFonts w:ascii="Times" w:eastAsia="宋体" w:hAnsi="Times"/>
              </w:rPr>
            </w:pPr>
            <w:ins w:id="1746" w:author="谭伟良三" w:date="2017-05-03T16:42:00Z">
              <w:r>
                <w:rPr>
                  <w:rFonts w:ascii="Times" w:eastAsia="宋体" w:hAnsi="Times" w:hint="eastAsia"/>
                </w:rPr>
                <w:t>场景</w:t>
              </w:r>
            </w:ins>
          </w:p>
        </w:tc>
        <w:tc>
          <w:tcPr>
            <w:tcW w:w="4212" w:type="dxa"/>
          </w:tcPr>
          <w:p w14:paraId="31245ADA" w14:textId="713F8779" w:rsidR="001B717C" w:rsidRDefault="001B717C" w:rsidP="00E60C07">
            <w:pPr>
              <w:rPr>
                <w:ins w:id="1747" w:author="谭伟良三" w:date="2017-05-03T16:42:00Z"/>
                <w:rFonts w:ascii="Times" w:eastAsia="宋体" w:hAnsi="Times"/>
              </w:rPr>
            </w:pPr>
            <w:ins w:id="1748" w:author="谭伟良三" w:date="2017-05-03T16:42:00Z">
              <w:r>
                <w:rPr>
                  <w:rFonts w:ascii="Times" w:eastAsia="宋体" w:hAnsi="Times" w:hint="eastAsia"/>
                </w:rPr>
                <w:t>I</w:t>
              </w:r>
              <w:r>
                <w:rPr>
                  <w:rFonts w:ascii="Times" w:eastAsia="宋体" w:hAnsi="Times"/>
                </w:rPr>
                <w:t xml:space="preserve">/O </w:t>
              </w:r>
              <w:r>
                <w:rPr>
                  <w:rFonts w:ascii="Times" w:eastAsia="宋体" w:hAnsi="Times" w:hint="eastAsia"/>
                </w:rPr>
                <w:t>密集型</w:t>
              </w:r>
            </w:ins>
          </w:p>
        </w:tc>
      </w:tr>
      <w:tr w:rsidR="001B717C" w14:paraId="0FF72075" w14:textId="77777777" w:rsidTr="00E60C07">
        <w:trPr>
          <w:trHeight w:val="375"/>
          <w:ins w:id="1749" w:author="谭伟良三" w:date="2017-05-03T16:42:00Z"/>
        </w:trPr>
        <w:tc>
          <w:tcPr>
            <w:tcW w:w="4212" w:type="dxa"/>
          </w:tcPr>
          <w:p w14:paraId="4C32DE62" w14:textId="77777777" w:rsidR="001B717C" w:rsidRDefault="001B717C" w:rsidP="00E60C07">
            <w:pPr>
              <w:rPr>
                <w:ins w:id="1750" w:author="谭伟良三" w:date="2017-05-03T16:42:00Z"/>
                <w:rFonts w:ascii="Times" w:eastAsia="宋体" w:hAnsi="Times"/>
              </w:rPr>
            </w:pPr>
            <w:ins w:id="1751" w:author="谭伟良三" w:date="2017-05-03T16:42:00Z">
              <w:r>
                <w:rPr>
                  <w:rFonts w:ascii="Times" w:eastAsia="宋体" w:hAnsi="Times" w:hint="eastAsia"/>
                </w:rPr>
                <w:t>源</w:t>
              </w:r>
            </w:ins>
          </w:p>
        </w:tc>
        <w:tc>
          <w:tcPr>
            <w:tcW w:w="4212" w:type="dxa"/>
          </w:tcPr>
          <w:p w14:paraId="568A3A9B" w14:textId="5F760D1E" w:rsidR="001B717C" w:rsidRDefault="001B717C" w:rsidP="00E60C07">
            <w:pPr>
              <w:rPr>
                <w:ins w:id="1752" w:author="谭伟良三" w:date="2017-05-03T16:42:00Z"/>
                <w:rFonts w:ascii="Times" w:eastAsia="宋体" w:hAnsi="Times"/>
              </w:rPr>
            </w:pPr>
            <w:ins w:id="1753" w:author="谭伟良三" w:date="2017-05-03T16:43:00Z">
              <w:r>
                <w:rPr>
                  <w:rFonts w:ascii="Times" w:eastAsia="宋体" w:hAnsi="Times" w:hint="eastAsia"/>
                </w:rPr>
                <w:t>操作人员</w:t>
              </w:r>
            </w:ins>
          </w:p>
        </w:tc>
      </w:tr>
      <w:tr w:rsidR="001B717C" w14:paraId="7A78DAEE" w14:textId="77777777" w:rsidTr="00E60C07">
        <w:trPr>
          <w:trHeight w:val="375"/>
          <w:ins w:id="1754" w:author="谭伟良三" w:date="2017-05-03T16:42:00Z"/>
        </w:trPr>
        <w:tc>
          <w:tcPr>
            <w:tcW w:w="4212" w:type="dxa"/>
          </w:tcPr>
          <w:p w14:paraId="16A4DB4F" w14:textId="77777777" w:rsidR="001B717C" w:rsidRDefault="001B717C" w:rsidP="00E60C07">
            <w:pPr>
              <w:rPr>
                <w:ins w:id="1755" w:author="谭伟良三" w:date="2017-05-03T16:42:00Z"/>
                <w:rFonts w:ascii="Times" w:eastAsia="宋体" w:hAnsi="Times"/>
              </w:rPr>
            </w:pPr>
            <w:ins w:id="1756" w:author="谭伟良三" w:date="2017-05-03T16:42:00Z">
              <w:r>
                <w:rPr>
                  <w:rFonts w:ascii="Times" w:eastAsia="宋体" w:hAnsi="Times" w:hint="eastAsia"/>
                </w:rPr>
                <w:t>刺激</w:t>
              </w:r>
            </w:ins>
          </w:p>
        </w:tc>
        <w:tc>
          <w:tcPr>
            <w:tcW w:w="4212" w:type="dxa"/>
          </w:tcPr>
          <w:p w14:paraId="4D7E1F05" w14:textId="38156612" w:rsidR="001B717C" w:rsidRDefault="001B717C" w:rsidP="00E60C07">
            <w:pPr>
              <w:rPr>
                <w:ins w:id="1757" w:author="谭伟良三" w:date="2017-05-03T16:42:00Z"/>
                <w:rFonts w:ascii="Times" w:eastAsia="宋体" w:hAnsi="Times"/>
              </w:rPr>
            </w:pPr>
            <w:ins w:id="1758" w:author="谭伟良三" w:date="2017-05-03T16:43:00Z">
              <w:r>
                <w:rPr>
                  <w:rFonts w:ascii="Times" w:eastAsia="宋体" w:hAnsi="Times" w:hint="eastAsia"/>
                </w:rPr>
                <w:t>进行</w:t>
              </w:r>
              <w:r>
                <w:rPr>
                  <w:rFonts w:ascii="Times" w:eastAsia="宋体" w:hAnsi="Times" w:hint="eastAsia"/>
                </w:rPr>
                <w:t>I/O</w:t>
              </w:r>
              <w:r>
                <w:rPr>
                  <w:rFonts w:ascii="Times" w:eastAsia="宋体" w:hAnsi="Times" w:hint="eastAsia"/>
                </w:rPr>
                <w:t>密集操作</w:t>
              </w:r>
            </w:ins>
          </w:p>
        </w:tc>
      </w:tr>
      <w:tr w:rsidR="001B717C" w14:paraId="198C7617" w14:textId="77777777" w:rsidTr="00E60C07">
        <w:trPr>
          <w:trHeight w:val="375"/>
          <w:ins w:id="1759" w:author="谭伟良三" w:date="2017-05-03T16:42:00Z"/>
        </w:trPr>
        <w:tc>
          <w:tcPr>
            <w:tcW w:w="4212" w:type="dxa"/>
          </w:tcPr>
          <w:p w14:paraId="0973CDAE" w14:textId="77777777" w:rsidR="001B717C" w:rsidRDefault="001B717C" w:rsidP="00E60C07">
            <w:pPr>
              <w:rPr>
                <w:ins w:id="1760" w:author="谭伟良三" w:date="2017-05-03T16:42:00Z"/>
                <w:rFonts w:ascii="Times" w:eastAsia="宋体" w:hAnsi="Times"/>
              </w:rPr>
            </w:pPr>
            <w:ins w:id="1761" w:author="谭伟良三" w:date="2017-05-03T16:42:00Z">
              <w:r>
                <w:rPr>
                  <w:rFonts w:ascii="Times" w:eastAsia="宋体" w:hAnsi="Times" w:hint="eastAsia"/>
                </w:rPr>
                <w:t>制品</w:t>
              </w:r>
            </w:ins>
          </w:p>
        </w:tc>
        <w:tc>
          <w:tcPr>
            <w:tcW w:w="4212" w:type="dxa"/>
          </w:tcPr>
          <w:p w14:paraId="3AA6515F" w14:textId="27697759" w:rsidR="001B717C" w:rsidRDefault="001B717C" w:rsidP="00E60C07">
            <w:pPr>
              <w:rPr>
                <w:ins w:id="1762" w:author="谭伟良三" w:date="2017-05-03T16:42:00Z"/>
                <w:rFonts w:ascii="Times" w:eastAsia="宋体" w:hAnsi="Times"/>
              </w:rPr>
            </w:pPr>
            <w:ins w:id="1763" w:author="谭伟良三" w:date="2017-05-03T16:45:00Z">
              <w:r>
                <w:rPr>
                  <w:rFonts w:ascii="Times" w:eastAsia="宋体" w:hAnsi="Times" w:hint="eastAsia"/>
                </w:rPr>
                <w:t>异步事件处理机制</w:t>
              </w:r>
            </w:ins>
          </w:p>
        </w:tc>
      </w:tr>
      <w:tr w:rsidR="001B717C" w14:paraId="4FF4A878" w14:textId="77777777" w:rsidTr="00E60C07">
        <w:trPr>
          <w:trHeight w:val="375"/>
          <w:ins w:id="1764" w:author="谭伟良三" w:date="2017-05-03T16:42:00Z"/>
        </w:trPr>
        <w:tc>
          <w:tcPr>
            <w:tcW w:w="4212" w:type="dxa"/>
          </w:tcPr>
          <w:p w14:paraId="3C9B1C42" w14:textId="77777777" w:rsidR="001B717C" w:rsidRDefault="001B717C" w:rsidP="00E60C07">
            <w:pPr>
              <w:rPr>
                <w:ins w:id="1765" w:author="谭伟良三" w:date="2017-05-03T16:42:00Z"/>
                <w:rFonts w:ascii="Times" w:eastAsia="宋体" w:hAnsi="Times"/>
              </w:rPr>
            </w:pPr>
            <w:ins w:id="1766" w:author="谭伟良三" w:date="2017-05-03T16:42:00Z">
              <w:r>
                <w:rPr>
                  <w:rFonts w:ascii="Times" w:eastAsia="宋体" w:hAnsi="Times" w:hint="eastAsia"/>
                </w:rPr>
                <w:t>环境</w:t>
              </w:r>
            </w:ins>
          </w:p>
        </w:tc>
        <w:tc>
          <w:tcPr>
            <w:tcW w:w="4212" w:type="dxa"/>
          </w:tcPr>
          <w:p w14:paraId="2597E9E4" w14:textId="498D2156" w:rsidR="001B717C" w:rsidRDefault="001B717C" w:rsidP="00E60C07">
            <w:pPr>
              <w:rPr>
                <w:ins w:id="1767" w:author="谭伟良三" w:date="2017-05-03T16:42:00Z"/>
                <w:rFonts w:ascii="Times" w:eastAsia="宋体" w:hAnsi="Times"/>
              </w:rPr>
            </w:pPr>
            <w:ins w:id="1768" w:author="谭伟良三" w:date="2017-05-03T16:45:00Z">
              <w:r>
                <w:rPr>
                  <w:rFonts w:ascii="Times" w:eastAsia="宋体" w:hAnsi="Times" w:hint="eastAsia"/>
                </w:rPr>
                <w:t>密集</w:t>
              </w:r>
              <w:r>
                <w:rPr>
                  <w:rFonts w:ascii="Times" w:eastAsia="宋体" w:hAnsi="Times" w:hint="eastAsia"/>
                </w:rPr>
                <w:t>I/O</w:t>
              </w:r>
              <w:r>
                <w:rPr>
                  <w:rFonts w:ascii="Times" w:eastAsia="宋体" w:hAnsi="Times" w:hint="eastAsia"/>
                </w:rPr>
                <w:t>操作时</w:t>
              </w:r>
            </w:ins>
          </w:p>
        </w:tc>
      </w:tr>
      <w:tr w:rsidR="001B717C" w14:paraId="31AE20C6" w14:textId="77777777" w:rsidTr="00E60C07">
        <w:trPr>
          <w:trHeight w:val="375"/>
          <w:ins w:id="1769" w:author="谭伟良三" w:date="2017-05-03T16:42:00Z"/>
        </w:trPr>
        <w:tc>
          <w:tcPr>
            <w:tcW w:w="4212" w:type="dxa"/>
          </w:tcPr>
          <w:p w14:paraId="77EFD8DC" w14:textId="77777777" w:rsidR="001B717C" w:rsidRDefault="001B717C" w:rsidP="00E60C07">
            <w:pPr>
              <w:rPr>
                <w:ins w:id="1770" w:author="谭伟良三" w:date="2017-05-03T16:42:00Z"/>
                <w:rFonts w:ascii="Times" w:eastAsia="宋体" w:hAnsi="Times"/>
              </w:rPr>
            </w:pPr>
            <w:ins w:id="1771" w:author="谭伟良三" w:date="2017-05-03T16:42:00Z">
              <w:r>
                <w:rPr>
                  <w:rFonts w:ascii="Times" w:eastAsia="宋体" w:hAnsi="Times" w:hint="eastAsia"/>
                </w:rPr>
                <w:t>响应</w:t>
              </w:r>
            </w:ins>
          </w:p>
        </w:tc>
        <w:tc>
          <w:tcPr>
            <w:tcW w:w="4212" w:type="dxa"/>
          </w:tcPr>
          <w:p w14:paraId="475F64E3" w14:textId="083C6591" w:rsidR="001B717C" w:rsidRDefault="001B717C" w:rsidP="00E60C07">
            <w:pPr>
              <w:rPr>
                <w:ins w:id="1772" w:author="谭伟良三" w:date="2017-05-03T16:42:00Z"/>
                <w:rFonts w:ascii="Times" w:eastAsia="宋体" w:hAnsi="Times"/>
              </w:rPr>
            </w:pPr>
            <w:ins w:id="1773" w:author="谭伟良三" w:date="2017-05-03T16:45:00Z">
              <w:r>
                <w:rPr>
                  <w:rFonts w:ascii="Times" w:eastAsia="宋体" w:hAnsi="Times" w:hint="eastAsia"/>
                </w:rPr>
                <w:t>采用</w:t>
              </w:r>
              <w:r>
                <w:rPr>
                  <w:rFonts w:ascii="Times" w:eastAsia="宋体" w:hAnsi="Times" w:hint="eastAsia"/>
                </w:rPr>
                <w:t>Node</w:t>
              </w:r>
              <w:r>
                <w:rPr>
                  <w:rFonts w:ascii="Times" w:eastAsia="宋体" w:hAnsi="Times" w:hint="eastAsia"/>
                </w:rPr>
                <w:t>时间循环机制，进行异步</w:t>
              </w:r>
              <w:r>
                <w:rPr>
                  <w:rFonts w:ascii="Times" w:eastAsia="宋体" w:hAnsi="Times" w:hint="eastAsia"/>
                </w:rPr>
                <w:t>I/O</w:t>
              </w:r>
              <w:r>
                <w:rPr>
                  <w:rFonts w:ascii="Times" w:eastAsia="宋体" w:hAnsi="Times" w:hint="eastAsia"/>
                </w:rPr>
                <w:t>操作</w:t>
              </w:r>
            </w:ins>
          </w:p>
        </w:tc>
      </w:tr>
      <w:tr w:rsidR="001B717C" w14:paraId="0069D7AF" w14:textId="77777777" w:rsidTr="00E60C07">
        <w:trPr>
          <w:trHeight w:val="375"/>
          <w:ins w:id="1774" w:author="谭伟良三" w:date="2017-05-03T16:42:00Z"/>
        </w:trPr>
        <w:tc>
          <w:tcPr>
            <w:tcW w:w="4212" w:type="dxa"/>
          </w:tcPr>
          <w:p w14:paraId="002C0A46" w14:textId="77777777" w:rsidR="001B717C" w:rsidRDefault="001B717C" w:rsidP="00E60C07">
            <w:pPr>
              <w:rPr>
                <w:ins w:id="1775" w:author="谭伟良三" w:date="2017-05-03T16:42:00Z"/>
                <w:rFonts w:ascii="Times" w:eastAsia="宋体" w:hAnsi="Times"/>
              </w:rPr>
            </w:pPr>
            <w:ins w:id="1776" w:author="谭伟良三" w:date="2017-05-03T16:42:00Z">
              <w:r>
                <w:rPr>
                  <w:rFonts w:ascii="Times" w:eastAsia="宋体" w:hAnsi="Times" w:hint="eastAsia"/>
                </w:rPr>
                <w:t>响应度量</w:t>
              </w:r>
            </w:ins>
          </w:p>
        </w:tc>
        <w:tc>
          <w:tcPr>
            <w:tcW w:w="4212" w:type="dxa"/>
          </w:tcPr>
          <w:p w14:paraId="3492D7B4" w14:textId="26D1FB17" w:rsidR="001B717C" w:rsidRDefault="001B717C" w:rsidP="00E60C07">
            <w:pPr>
              <w:rPr>
                <w:ins w:id="1777" w:author="谭伟良三" w:date="2017-05-03T16:42:00Z"/>
                <w:rFonts w:ascii="Times" w:eastAsia="宋体" w:hAnsi="Times"/>
              </w:rPr>
            </w:pPr>
            <w:ins w:id="1778" w:author="谭伟良三" w:date="2017-05-03T16:45:00Z">
              <w:r>
                <w:rPr>
                  <w:rFonts w:ascii="Times" w:eastAsia="宋体" w:hAnsi="Times" w:hint="eastAsia"/>
                </w:rPr>
                <w:t>事件处理</w:t>
              </w:r>
            </w:ins>
            <w:ins w:id="1779" w:author="谭伟良三" w:date="2017-05-03T16:46:00Z">
              <w:r>
                <w:rPr>
                  <w:rFonts w:ascii="Times" w:eastAsia="宋体" w:hAnsi="Times" w:hint="eastAsia"/>
                </w:rPr>
                <w:t>效率</w:t>
              </w:r>
            </w:ins>
          </w:p>
        </w:tc>
      </w:tr>
    </w:tbl>
    <w:p w14:paraId="460DA023" w14:textId="77777777" w:rsidR="001B717C" w:rsidRPr="001B717C" w:rsidRDefault="001B717C">
      <w:pPr>
        <w:widowControl/>
        <w:spacing w:line="360" w:lineRule="auto"/>
        <w:ind w:firstLineChars="200" w:firstLine="420"/>
        <w:jc w:val="left"/>
        <w:rPr>
          <w:rFonts w:ascii="Times" w:eastAsia="宋体" w:hAnsi="Times" w:cs="宋体"/>
          <w:kern w:val="0"/>
          <w:szCs w:val="21"/>
        </w:rPr>
      </w:pPr>
    </w:p>
    <w:p w14:paraId="6DB75020" w14:textId="77777777" w:rsidR="0073245C" w:rsidRDefault="00A33A88">
      <w:pPr>
        <w:pStyle w:val="13"/>
        <w:widowControl/>
        <w:numPr>
          <w:ilvl w:val="0"/>
          <w:numId w:val="1"/>
        </w:numPr>
        <w:ind w:firstLineChars="0"/>
        <w:jc w:val="left"/>
        <w:outlineLvl w:val="0"/>
        <w:rPr>
          <w:rFonts w:ascii="Times" w:eastAsia="宋体" w:hAnsi="Times"/>
          <w:b/>
          <w:sz w:val="44"/>
          <w:szCs w:val="44"/>
        </w:rPr>
      </w:pPr>
      <w:bookmarkStart w:id="1780" w:name="_Toc480713728"/>
      <w:bookmarkStart w:id="1781" w:name="_Toc484358920"/>
      <w:r>
        <w:rPr>
          <w:rFonts w:ascii="Times" w:eastAsia="宋体" w:hAnsi="Times" w:hint="eastAsia"/>
          <w:b/>
          <w:sz w:val="44"/>
          <w:szCs w:val="44"/>
        </w:rPr>
        <w:t>参考文献</w:t>
      </w:r>
      <w:bookmarkEnd w:id="1780"/>
      <w:bookmarkEnd w:id="1781"/>
    </w:p>
    <w:p w14:paraId="2C89BB4F" w14:textId="77777777" w:rsidR="0073245C" w:rsidRDefault="00A33A88">
      <w:pPr>
        <w:widowControl/>
        <w:spacing w:line="360" w:lineRule="auto"/>
        <w:jc w:val="left"/>
        <w:rPr>
          <w:rFonts w:ascii="Times" w:eastAsia="宋体" w:hAnsi="Times" w:cs="宋体"/>
          <w:kern w:val="0"/>
          <w:sz w:val="24"/>
          <w:szCs w:val="24"/>
        </w:rPr>
      </w:pPr>
      <w:r>
        <w:rPr>
          <w:rFonts w:ascii="Times" w:eastAsia="宋体" w:hAnsi="Times" w:cs="宋体" w:hint="eastAsia"/>
          <w:kern w:val="0"/>
          <w:sz w:val="24"/>
          <w:szCs w:val="24"/>
        </w:rPr>
        <w:t>【</w:t>
      </w:r>
      <w:r>
        <w:rPr>
          <w:rFonts w:ascii="Times" w:eastAsia="宋体" w:hAnsi="Times" w:cs="宋体" w:hint="eastAsia"/>
          <w:kern w:val="0"/>
          <w:sz w:val="24"/>
          <w:szCs w:val="24"/>
        </w:rPr>
        <w:t>1</w:t>
      </w:r>
      <w:r>
        <w:rPr>
          <w:rFonts w:ascii="Times" w:eastAsia="宋体" w:hAnsi="Times" w:cs="宋体" w:hint="eastAsia"/>
          <w:kern w:val="0"/>
          <w:sz w:val="24"/>
          <w:szCs w:val="24"/>
        </w:rPr>
        <w:t>】《</w:t>
      </w:r>
      <w:r>
        <w:rPr>
          <w:rFonts w:ascii="Times" w:eastAsia="宋体" w:hAnsi="Times" w:cs="宋体" w:hint="eastAsia"/>
          <w:kern w:val="0"/>
          <w:sz w:val="24"/>
          <w:szCs w:val="24"/>
        </w:rPr>
        <w:t>Node.js</w:t>
      </w:r>
      <w:r>
        <w:rPr>
          <w:rFonts w:ascii="Times" w:eastAsia="宋体" w:hAnsi="Times" w:cs="宋体" w:hint="eastAsia"/>
          <w:kern w:val="0"/>
          <w:sz w:val="24"/>
          <w:szCs w:val="24"/>
        </w:rPr>
        <w:t>开发指南》</w:t>
      </w:r>
      <w:r>
        <w:rPr>
          <w:rFonts w:ascii="Times" w:eastAsia="宋体" w:hAnsi="Times" w:cs="宋体" w:hint="eastAsia"/>
          <w:kern w:val="0"/>
          <w:sz w:val="24"/>
          <w:szCs w:val="24"/>
        </w:rPr>
        <w:t>,BYVoid,</w:t>
      </w:r>
      <w:r>
        <w:rPr>
          <w:rFonts w:ascii="Times" w:eastAsia="宋体" w:hAnsi="Times" w:cs="宋体" w:hint="eastAsia"/>
          <w:kern w:val="0"/>
          <w:sz w:val="24"/>
          <w:szCs w:val="24"/>
        </w:rPr>
        <w:t>人民邮电出版社</w:t>
      </w:r>
    </w:p>
    <w:p w14:paraId="3AE39DE4" w14:textId="77777777" w:rsidR="0073245C" w:rsidRDefault="00A33A88">
      <w:pPr>
        <w:widowControl/>
        <w:spacing w:line="360" w:lineRule="auto"/>
        <w:jc w:val="left"/>
        <w:rPr>
          <w:rFonts w:ascii="Times" w:eastAsia="宋体" w:hAnsi="Times" w:cs="宋体"/>
          <w:kern w:val="0"/>
          <w:sz w:val="24"/>
          <w:szCs w:val="24"/>
        </w:rPr>
      </w:pPr>
      <w:r>
        <w:rPr>
          <w:rFonts w:ascii="Times" w:eastAsia="宋体" w:hAnsi="Times" w:cs="宋体" w:hint="eastAsia"/>
          <w:kern w:val="0"/>
          <w:sz w:val="24"/>
          <w:szCs w:val="24"/>
        </w:rPr>
        <w:t>【</w:t>
      </w:r>
      <w:r>
        <w:rPr>
          <w:rFonts w:ascii="Times" w:eastAsia="宋体" w:hAnsi="Times" w:cs="宋体" w:hint="eastAsia"/>
          <w:kern w:val="0"/>
          <w:sz w:val="24"/>
          <w:szCs w:val="24"/>
        </w:rPr>
        <w:t>2</w:t>
      </w:r>
      <w:r>
        <w:rPr>
          <w:rFonts w:ascii="Times" w:eastAsia="宋体" w:hAnsi="Times" w:cs="宋体" w:hint="eastAsia"/>
          <w:kern w:val="0"/>
          <w:sz w:val="24"/>
          <w:szCs w:val="24"/>
        </w:rPr>
        <w:t>】《深入浅出</w:t>
      </w:r>
      <w:r>
        <w:rPr>
          <w:rFonts w:ascii="Times" w:eastAsia="宋体" w:hAnsi="Times" w:cs="宋体" w:hint="eastAsia"/>
          <w:kern w:val="0"/>
          <w:sz w:val="24"/>
          <w:szCs w:val="24"/>
        </w:rPr>
        <w:t>Node.js</w:t>
      </w:r>
      <w:r>
        <w:rPr>
          <w:rFonts w:ascii="Times" w:eastAsia="宋体" w:hAnsi="Times" w:cs="宋体" w:hint="eastAsia"/>
          <w:kern w:val="0"/>
          <w:sz w:val="24"/>
          <w:szCs w:val="24"/>
        </w:rPr>
        <w:t>》，朴灵，人民邮电出版社</w:t>
      </w:r>
    </w:p>
    <w:p w14:paraId="492D05A6" w14:textId="48F453EE" w:rsidR="0073245C" w:rsidRDefault="00A33A88">
      <w:pPr>
        <w:widowControl/>
        <w:spacing w:line="360" w:lineRule="auto"/>
        <w:jc w:val="left"/>
        <w:rPr>
          <w:ins w:id="1782" w:author="chunliu wang" w:date="2017-06-04T16:57:00Z"/>
          <w:rStyle w:val="ac"/>
          <w:rFonts w:ascii="Times" w:eastAsia="宋体" w:hAnsi="Times"/>
          <w:sz w:val="24"/>
          <w:szCs w:val="24"/>
        </w:rPr>
      </w:pPr>
      <w:r>
        <w:rPr>
          <w:rFonts w:ascii="Times" w:eastAsia="宋体" w:hAnsi="Times" w:hint="eastAsia"/>
          <w:sz w:val="24"/>
          <w:szCs w:val="24"/>
        </w:rPr>
        <w:t>【</w:t>
      </w:r>
      <w:r>
        <w:rPr>
          <w:rFonts w:ascii="Times" w:eastAsia="宋体" w:hAnsi="Times" w:hint="eastAsia"/>
          <w:sz w:val="24"/>
          <w:szCs w:val="24"/>
        </w:rPr>
        <w:t>3</w:t>
      </w:r>
      <w:r>
        <w:rPr>
          <w:rFonts w:ascii="Times" w:eastAsia="宋体" w:hAnsi="Times" w:hint="eastAsia"/>
          <w:sz w:val="24"/>
          <w:szCs w:val="24"/>
        </w:rPr>
        <w:t>】</w:t>
      </w:r>
      <w:hyperlink r:id="rId56" w:history="1">
        <w:r>
          <w:rPr>
            <w:rStyle w:val="ac"/>
            <w:rFonts w:ascii="Times" w:eastAsia="宋体" w:hAnsi="Times"/>
            <w:sz w:val="24"/>
            <w:szCs w:val="24"/>
          </w:rPr>
          <w:t>https://cnodejs.org/topic/551200e6d792542a29789a43</w:t>
        </w:r>
      </w:hyperlink>
    </w:p>
    <w:p w14:paraId="0B0D896B" w14:textId="6BB6F9DE" w:rsidR="00A02E0A" w:rsidRDefault="00A02E0A" w:rsidP="00A02E0A">
      <w:pPr>
        <w:pStyle w:val="13"/>
        <w:widowControl/>
        <w:numPr>
          <w:ilvl w:val="0"/>
          <w:numId w:val="1"/>
        </w:numPr>
        <w:ind w:firstLineChars="0"/>
        <w:jc w:val="left"/>
        <w:outlineLvl w:val="0"/>
        <w:rPr>
          <w:ins w:id="1783" w:author="chunliu wang" w:date="2017-06-04T16:57:00Z"/>
          <w:rFonts w:ascii="Times" w:eastAsia="宋体" w:hAnsi="Times"/>
          <w:b/>
          <w:sz w:val="44"/>
          <w:szCs w:val="44"/>
        </w:rPr>
      </w:pPr>
      <w:bookmarkStart w:id="1784" w:name="_Toc484358921"/>
      <w:ins w:id="1785" w:author="chunliu wang" w:date="2017-06-04T16:57:00Z">
        <w:r>
          <w:rPr>
            <w:rFonts w:ascii="Times" w:eastAsia="宋体" w:hAnsi="Times" w:hint="eastAsia"/>
            <w:b/>
            <w:sz w:val="44"/>
            <w:szCs w:val="44"/>
          </w:rPr>
          <w:t>附录</w:t>
        </w:r>
        <w:bookmarkEnd w:id="1784"/>
      </w:ins>
    </w:p>
    <w:p w14:paraId="6044A17C" w14:textId="77777777" w:rsidR="00A02E0A" w:rsidRDefault="00A02E0A">
      <w:pPr>
        <w:widowControl/>
        <w:spacing w:line="360" w:lineRule="auto"/>
        <w:jc w:val="left"/>
        <w:rPr>
          <w:rFonts w:ascii="Times" w:eastAsia="宋体" w:hAnsi="Times"/>
          <w:sz w:val="24"/>
          <w:szCs w:val="24"/>
        </w:rPr>
      </w:pPr>
    </w:p>
    <w:tbl>
      <w:tblPr>
        <w:tblStyle w:val="ad"/>
        <w:tblW w:w="5000" w:type="pct"/>
        <w:tblLook w:val="04A0" w:firstRow="1" w:lastRow="0" w:firstColumn="1" w:lastColumn="0" w:noHBand="0" w:noVBand="1"/>
      </w:tblPr>
      <w:tblGrid>
        <w:gridCol w:w="1648"/>
        <w:gridCol w:w="4664"/>
        <w:gridCol w:w="1984"/>
      </w:tblGrid>
      <w:tr w:rsidR="00A02E0A" w14:paraId="7E8CEA8C" w14:textId="77777777" w:rsidTr="00423E2C">
        <w:trPr>
          <w:ins w:id="1786" w:author="chunliu wang" w:date="2017-06-04T16:57:00Z"/>
        </w:trPr>
        <w:tc>
          <w:tcPr>
            <w:tcW w:w="5000" w:type="pct"/>
            <w:gridSpan w:val="3"/>
          </w:tcPr>
          <w:p w14:paraId="746FC2B1" w14:textId="77777777" w:rsidR="00A02E0A" w:rsidRPr="005E6F3C" w:rsidRDefault="00A02E0A" w:rsidP="00423E2C">
            <w:pPr>
              <w:jc w:val="center"/>
              <w:rPr>
                <w:ins w:id="1787" w:author="chunliu wang" w:date="2017-06-04T16:57:00Z"/>
                <w:rFonts w:ascii="宋体" w:eastAsia="宋体" w:hAnsi="宋体"/>
                <w:b/>
                <w:sz w:val="28"/>
                <w:szCs w:val="28"/>
              </w:rPr>
            </w:pPr>
            <w:ins w:id="1788" w:author="chunliu wang" w:date="2017-06-04T16:57:00Z">
              <w:r w:rsidRPr="005E6F3C">
                <w:rPr>
                  <w:rFonts w:ascii="宋体" w:eastAsia="宋体" w:hAnsi="宋体" w:hint="eastAsia"/>
                  <w:b/>
                  <w:sz w:val="28"/>
                  <w:szCs w:val="28"/>
                </w:rPr>
                <w:t>术语描述参照表</w:t>
              </w:r>
            </w:ins>
          </w:p>
        </w:tc>
      </w:tr>
      <w:tr w:rsidR="00A02E0A" w:rsidRPr="005E6F3C" w14:paraId="74110A23" w14:textId="77777777" w:rsidTr="00423E2C">
        <w:trPr>
          <w:trHeight w:val="454"/>
          <w:ins w:id="1789" w:author="chunliu wang" w:date="2017-06-04T16:57:00Z"/>
        </w:trPr>
        <w:tc>
          <w:tcPr>
            <w:tcW w:w="993" w:type="pct"/>
          </w:tcPr>
          <w:p w14:paraId="7F0EEC93" w14:textId="77777777" w:rsidR="00A02E0A" w:rsidRPr="005E6F3C" w:rsidRDefault="00A02E0A" w:rsidP="00423E2C">
            <w:pPr>
              <w:spacing w:line="360" w:lineRule="auto"/>
              <w:rPr>
                <w:ins w:id="1790" w:author="chunliu wang" w:date="2017-06-04T16:57:00Z"/>
                <w:sz w:val="24"/>
                <w:szCs w:val="24"/>
              </w:rPr>
            </w:pPr>
            <w:ins w:id="1791" w:author="chunliu wang" w:date="2017-06-04T16:57:00Z">
              <w:r w:rsidRPr="005E6F3C">
                <w:rPr>
                  <w:rFonts w:hint="eastAsia"/>
                  <w:sz w:val="24"/>
                  <w:szCs w:val="24"/>
                </w:rPr>
                <w:t>名称</w:t>
              </w:r>
            </w:ins>
          </w:p>
        </w:tc>
        <w:tc>
          <w:tcPr>
            <w:tcW w:w="2811" w:type="pct"/>
          </w:tcPr>
          <w:p w14:paraId="7A96BD02" w14:textId="77777777" w:rsidR="00A02E0A" w:rsidRPr="005E6F3C" w:rsidRDefault="00A02E0A" w:rsidP="00423E2C">
            <w:pPr>
              <w:spacing w:line="360" w:lineRule="auto"/>
              <w:rPr>
                <w:ins w:id="1792" w:author="chunliu wang" w:date="2017-06-04T16:57:00Z"/>
                <w:sz w:val="24"/>
                <w:szCs w:val="24"/>
              </w:rPr>
            </w:pPr>
            <w:ins w:id="1793" w:author="chunliu wang" w:date="2017-06-04T16:57:00Z">
              <w:r w:rsidRPr="005E6F3C">
                <w:rPr>
                  <w:rFonts w:hint="eastAsia"/>
                  <w:sz w:val="24"/>
                  <w:szCs w:val="24"/>
                </w:rPr>
                <w:t>含义</w:t>
              </w:r>
            </w:ins>
          </w:p>
        </w:tc>
        <w:tc>
          <w:tcPr>
            <w:tcW w:w="1196" w:type="pct"/>
          </w:tcPr>
          <w:p w14:paraId="03DDEE71" w14:textId="77777777" w:rsidR="00A02E0A" w:rsidRPr="005E6F3C" w:rsidRDefault="00A02E0A" w:rsidP="00423E2C">
            <w:pPr>
              <w:spacing w:line="360" w:lineRule="auto"/>
              <w:rPr>
                <w:ins w:id="1794" w:author="chunliu wang" w:date="2017-06-04T16:57:00Z"/>
                <w:sz w:val="24"/>
                <w:szCs w:val="24"/>
              </w:rPr>
            </w:pPr>
            <w:ins w:id="1795" w:author="chunliu wang" w:date="2017-06-04T16:57:00Z">
              <w:r w:rsidRPr="005E6F3C">
                <w:rPr>
                  <w:rFonts w:hint="eastAsia"/>
                  <w:sz w:val="24"/>
                  <w:szCs w:val="24"/>
                </w:rPr>
                <w:t>页码</w:t>
              </w:r>
            </w:ins>
          </w:p>
        </w:tc>
      </w:tr>
      <w:tr w:rsidR="00A02E0A" w:rsidRPr="005E6F3C" w14:paraId="2372F2D9" w14:textId="77777777" w:rsidTr="00423E2C">
        <w:trPr>
          <w:trHeight w:val="454"/>
          <w:ins w:id="1796" w:author="chunliu wang" w:date="2017-06-04T16:57:00Z"/>
        </w:trPr>
        <w:tc>
          <w:tcPr>
            <w:tcW w:w="993" w:type="pct"/>
          </w:tcPr>
          <w:p w14:paraId="4CBEDD8C" w14:textId="77777777" w:rsidR="00A02E0A" w:rsidRPr="005E6F3C" w:rsidRDefault="00A02E0A" w:rsidP="00423E2C">
            <w:pPr>
              <w:spacing w:line="360" w:lineRule="auto"/>
              <w:rPr>
                <w:ins w:id="1797" w:author="chunliu wang" w:date="2017-06-04T16:57:00Z"/>
                <w:sz w:val="24"/>
                <w:szCs w:val="24"/>
              </w:rPr>
            </w:pPr>
            <w:ins w:id="1798" w:author="chunliu wang" w:date="2017-06-04T16:57:00Z">
              <w:r>
                <w:rPr>
                  <w:rFonts w:hint="eastAsia"/>
                  <w:sz w:val="24"/>
                  <w:szCs w:val="24"/>
                </w:rPr>
                <w:t>DNS</w:t>
              </w:r>
            </w:ins>
          </w:p>
        </w:tc>
        <w:tc>
          <w:tcPr>
            <w:tcW w:w="2811" w:type="pct"/>
          </w:tcPr>
          <w:p w14:paraId="51460F03" w14:textId="77777777" w:rsidR="00A02E0A" w:rsidRPr="005E6F3C" w:rsidRDefault="00A02E0A" w:rsidP="00423E2C">
            <w:pPr>
              <w:spacing w:line="360" w:lineRule="auto"/>
              <w:rPr>
                <w:ins w:id="1799" w:author="chunliu wang" w:date="2017-06-04T16:57:00Z"/>
                <w:sz w:val="24"/>
                <w:szCs w:val="24"/>
              </w:rPr>
            </w:pPr>
            <w:ins w:id="1800" w:author="chunliu wang" w:date="2017-06-04T16:57:00Z">
              <w:r>
                <w:rPr>
                  <w:rFonts w:hint="eastAsia"/>
                  <w:sz w:val="24"/>
                  <w:szCs w:val="24"/>
                </w:rPr>
                <w:t>域名系统，因特网上作为域名和</w:t>
              </w:r>
              <w:r>
                <w:rPr>
                  <w:rFonts w:hint="eastAsia"/>
                  <w:sz w:val="24"/>
                  <w:szCs w:val="24"/>
                </w:rPr>
                <w:t>IP</w:t>
              </w:r>
              <w:r>
                <w:rPr>
                  <w:rFonts w:hint="eastAsia"/>
                  <w:sz w:val="24"/>
                  <w:szCs w:val="24"/>
                </w:rPr>
                <w:t>地址相互映射的一个分布式数据库</w:t>
              </w:r>
            </w:ins>
          </w:p>
        </w:tc>
        <w:tc>
          <w:tcPr>
            <w:tcW w:w="1196" w:type="pct"/>
          </w:tcPr>
          <w:p w14:paraId="07BAC70D" w14:textId="77777777" w:rsidR="00A02E0A" w:rsidRPr="005E6F3C" w:rsidRDefault="00A02E0A" w:rsidP="00423E2C">
            <w:pPr>
              <w:spacing w:line="360" w:lineRule="auto"/>
              <w:rPr>
                <w:ins w:id="1801" w:author="chunliu wang" w:date="2017-06-04T16:57:00Z"/>
                <w:sz w:val="24"/>
                <w:szCs w:val="24"/>
              </w:rPr>
            </w:pPr>
            <w:ins w:id="1802" w:author="chunliu wang" w:date="2017-06-04T16:57:00Z">
              <w:r>
                <w:rPr>
                  <w:rFonts w:hint="eastAsia"/>
                  <w:sz w:val="24"/>
                  <w:szCs w:val="24"/>
                </w:rPr>
                <w:t>6</w:t>
              </w:r>
            </w:ins>
          </w:p>
        </w:tc>
      </w:tr>
      <w:tr w:rsidR="00A02E0A" w:rsidRPr="005E6F3C" w14:paraId="69E9409A" w14:textId="77777777" w:rsidTr="00423E2C">
        <w:trPr>
          <w:trHeight w:val="454"/>
          <w:ins w:id="1803" w:author="chunliu wang" w:date="2017-06-04T16:57:00Z"/>
        </w:trPr>
        <w:tc>
          <w:tcPr>
            <w:tcW w:w="993" w:type="pct"/>
          </w:tcPr>
          <w:p w14:paraId="0BDB405C" w14:textId="77777777" w:rsidR="00A02E0A" w:rsidRPr="005E6F3C" w:rsidRDefault="00A02E0A" w:rsidP="00423E2C">
            <w:pPr>
              <w:spacing w:line="360" w:lineRule="auto"/>
              <w:rPr>
                <w:ins w:id="1804" w:author="chunliu wang" w:date="2017-06-04T16:57:00Z"/>
                <w:sz w:val="24"/>
                <w:szCs w:val="24"/>
              </w:rPr>
            </w:pPr>
            <w:ins w:id="1805" w:author="chunliu wang" w:date="2017-06-04T16:57:00Z">
              <w:r>
                <w:rPr>
                  <w:rFonts w:hint="eastAsia"/>
                  <w:sz w:val="24"/>
                  <w:szCs w:val="24"/>
                </w:rPr>
                <w:t>模块</w:t>
              </w:r>
            </w:ins>
          </w:p>
        </w:tc>
        <w:tc>
          <w:tcPr>
            <w:tcW w:w="2811" w:type="pct"/>
          </w:tcPr>
          <w:p w14:paraId="7540AE82" w14:textId="77777777" w:rsidR="00A02E0A" w:rsidRPr="005E6F3C" w:rsidRDefault="00A02E0A" w:rsidP="00423E2C">
            <w:pPr>
              <w:spacing w:line="360" w:lineRule="auto"/>
              <w:rPr>
                <w:ins w:id="1806" w:author="chunliu wang" w:date="2017-06-04T16:57:00Z"/>
                <w:sz w:val="24"/>
                <w:szCs w:val="24"/>
              </w:rPr>
            </w:pPr>
            <w:ins w:id="1807" w:author="chunliu wang" w:date="2017-06-04T16:57:00Z">
              <w:r>
                <w:rPr>
                  <w:sz w:val="24"/>
                  <w:szCs w:val="24"/>
                </w:rPr>
                <w:t>N</w:t>
              </w:r>
              <w:r>
                <w:rPr>
                  <w:rFonts w:hint="eastAsia"/>
                  <w:sz w:val="24"/>
                  <w:szCs w:val="24"/>
                </w:rPr>
                <w:t>ode</w:t>
              </w:r>
              <w:r>
                <w:rPr>
                  <w:rFonts w:hint="eastAsia"/>
                  <w:sz w:val="24"/>
                  <w:szCs w:val="24"/>
                </w:rPr>
                <w:t>中可以实现单独功能的一个文件</w:t>
              </w:r>
            </w:ins>
          </w:p>
        </w:tc>
        <w:tc>
          <w:tcPr>
            <w:tcW w:w="1196" w:type="pct"/>
          </w:tcPr>
          <w:p w14:paraId="4D73AE0E" w14:textId="77777777" w:rsidR="00A02E0A" w:rsidRPr="005E6F3C" w:rsidRDefault="00A02E0A" w:rsidP="00423E2C">
            <w:pPr>
              <w:spacing w:line="360" w:lineRule="auto"/>
              <w:rPr>
                <w:ins w:id="1808" w:author="chunliu wang" w:date="2017-06-04T16:57:00Z"/>
                <w:sz w:val="24"/>
                <w:szCs w:val="24"/>
              </w:rPr>
            </w:pPr>
            <w:ins w:id="1809" w:author="chunliu wang" w:date="2017-06-04T16:57:00Z">
              <w:r>
                <w:rPr>
                  <w:rFonts w:hint="eastAsia"/>
                  <w:sz w:val="24"/>
                  <w:szCs w:val="24"/>
                </w:rPr>
                <w:t>8</w:t>
              </w:r>
            </w:ins>
          </w:p>
        </w:tc>
      </w:tr>
      <w:tr w:rsidR="00A02E0A" w:rsidRPr="005E6F3C" w14:paraId="61CFEBC9" w14:textId="77777777" w:rsidTr="00423E2C">
        <w:trPr>
          <w:trHeight w:val="454"/>
          <w:ins w:id="1810" w:author="chunliu wang" w:date="2017-06-04T16:57:00Z"/>
        </w:trPr>
        <w:tc>
          <w:tcPr>
            <w:tcW w:w="993" w:type="pct"/>
          </w:tcPr>
          <w:p w14:paraId="346034E7" w14:textId="77777777" w:rsidR="00A02E0A" w:rsidRPr="005E6F3C" w:rsidRDefault="00A02E0A" w:rsidP="00423E2C">
            <w:pPr>
              <w:spacing w:line="360" w:lineRule="auto"/>
              <w:rPr>
                <w:ins w:id="1811" w:author="chunliu wang" w:date="2017-06-04T16:57:00Z"/>
                <w:sz w:val="24"/>
                <w:szCs w:val="24"/>
              </w:rPr>
            </w:pPr>
            <w:ins w:id="1812" w:author="chunliu wang" w:date="2017-06-04T16:57:00Z">
              <w:r>
                <w:rPr>
                  <w:rFonts w:hint="eastAsia"/>
                  <w:sz w:val="24"/>
                  <w:szCs w:val="24"/>
                </w:rPr>
                <w:t>包</w:t>
              </w:r>
            </w:ins>
          </w:p>
        </w:tc>
        <w:tc>
          <w:tcPr>
            <w:tcW w:w="2811" w:type="pct"/>
          </w:tcPr>
          <w:p w14:paraId="69DA5D67" w14:textId="77777777" w:rsidR="00A02E0A" w:rsidRPr="005E6F3C" w:rsidRDefault="00A02E0A" w:rsidP="00423E2C">
            <w:pPr>
              <w:spacing w:line="360" w:lineRule="auto"/>
              <w:rPr>
                <w:ins w:id="1813" w:author="chunliu wang" w:date="2017-06-04T16:57:00Z"/>
                <w:sz w:val="24"/>
                <w:szCs w:val="24"/>
              </w:rPr>
            </w:pPr>
            <w:ins w:id="1814" w:author="chunliu wang" w:date="2017-06-04T16:57:00Z">
              <w:r>
                <w:rPr>
                  <w:sz w:val="24"/>
                  <w:szCs w:val="24"/>
                </w:rPr>
                <w:t>N</w:t>
              </w:r>
              <w:r>
                <w:rPr>
                  <w:rFonts w:hint="eastAsia"/>
                  <w:sz w:val="24"/>
                  <w:szCs w:val="24"/>
                </w:rPr>
                <w:t>ode</w:t>
              </w:r>
              <w:r>
                <w:rPr>
                  <w:rFonts w:hint="eastAsia"/>
                  <w:sz w:val="24"/>
                  <w:szCs w:val="24"/>
                </w:rPr>
                <w:t>中的模块集合，其中包含描述文件</w:t>
              </w:r>
            </w:ins>
          </w:p>
        </w:tc>
        <w:tc>
          <w:tcPr>
            <w:tcW w:w="1196" w:type="pct"/>
          </w:tcPr>
          <w:p w14:paraId="793E304D" w14:textId="77777777" w:rsidR="00A02E0A" w:rsidRPr="005E6F3C" w:rsidRDefault="00A02E0A" w:rsidP="00423E2C">
            <w:pPr>
              <w:spacing w:line="360" w:lineRule="auto"/>
              <w:rPr>
                <w:ins w:id="1815" w:author="chunliu wang" w:date="2017-06-04T16:57:00Z"/>
                <w:sz w:val="24"/>
                <w:szCs w:val="24"/>
              </w:rPr>
            </w:pPr>
            <w:ins w:id="1816" w:author="chunliu wang" w:date="2017-06-04T16:57:00Z">
              <w:r>
                <w:rPr>
                  <w:rFonts w:hint="eastAsia"/>
                  <w:sz w:val="24"/>
                  <w:szCs w:val="24"/>
                </w:rPr>
                <w:t>10</w:t>
              </w:r>
            </w:ins>
          </w:p>
        </w:tc>
      </w:tr>
      <w:tr w:rsidR="00A02E0A" w:rsidRPr="005E6F3C" w14:paraId="47927D4A" w14:textId="77777777" w:rsidTr="00423E2C">
        <w:trPr>
          <w:trHeight w:val="454"/>
          <w:ins w:id="1817" w:author="chunliu wang" w:date="2017-06-04T16:57:00Z"/>
        </w:trPr>
        <w:tc>
          <w:tcPr>
            <w:tcW w:w="993" w:type="pct"/>
          </w:tcPr>
          <w:p w14:paraId="00957AEE" w14:textId="77777777" w:rsidR="00A02E0A" w:rsidRPr="005E6F3C" w:rsidRDefault="00A02E0A" w:rsidP="00423E2C">
            <w:pPr>
              <w:spacing w:line="360" w:lineRule="auto"/>
              <w:rPr>
                <w:ins w:id="1818" w:author="chunliu wang" w:date="2017-06-04T16:57:00Z"/>
                <w:sz w:val="24"/>
                <w:szCs w:val="24"/>
              </w:rPr>
            </w:pPr>
            <w:ins w:id="1819" w:author="chunliu wang" w:date="2017-06-04T16:57:00Z">
              <w:r>
                <w:rPr>
                  <w:rFonts w:hint="eastAsia"/>
                  <w:sz w:val="24"/>
                  <w:szCs w:val="24"/>
                </w:rPr>
                <w:t>管理包</w:t>
              </w:r>
            </w:ins>
          </w:p>
        </w:tc>
        <w:tc>
          <w:tcPr>
            <w:tcW w:w="2811" w:type="pct"/>
          </w:tcPr>
          <w:p w14:paraId="0199A813" w14:textId="77777777" w:rsidR="00A02E0A" w:rsidRPr="005E6F3C" w:rsidRDefault="00A02E0A" w:rsidP="00423E2C">
            <w:pPr>
              <w:spacing w:line="360" w:lineRule="auto"/>
              <w:rPr>
                <w:ins w:id="1820" w:author="chunliu wang" w:date="2017-06-04T16:57:00Z"/>
                <w:sz w:val="24"/>
                <w:szCs w:val="24"/>
              </w:rPr>
            </w:pPr>
            <w:ins w:id="1821" w:author="chunliu wang" w:date="2017-06-04T16:57:00Z">
              <w:r>
                <w:rPr>
                  <w:rFonts w:hint="eastAsia"/>
                  <w:sz w:val="24"/>
                  <w:szCs w:val="24"/>
                </w:rPr>
                <w:t>对</w:t>
              </w:r>
              <w:r>
                <w:rPr>
                  <w:rFonts w:hint="eastAsia"/>
                  <w:sz w:val="24"/>
                  <w:szCs w:val="24"/>
                </w:rPr>
                <w:t>node</w:t>
              </w:r>
              <w:r>
                <w:rPr>
                  <w:rFonts w:hint="eastAsia"/>
                  <w:sz w:val="24"/>
                  <w:szCs w:val="24"/>
                </w:rPr>
                <w:t>中的模块进行管理的操作行为</w:t>
              </w:r>
            </w:ins>
          </w:p>
        </w:tc>
        <w:tc>
          <w:tcPr>
            <w:tcW w:w="1196" w:type="pct"/>
          </w:tcPr>
          <w:p w14:paraId="7ED18970" w14:textId="77777777" w:rsidR="00A02E0A" w:rsidRPr="005E6F3C" w:rsidRDefault="00A02E0A" w:rsidP="00423E2C">
            <w:pPr>
              <w:spacing w:line="360" w:lineRule="auto"/>
              <w:rPr>
                <w:ins w:id="1822" w:author="chunliu wang" w:date="2017-06-04T16:57:00Z"/>
                <w:sz w:val="24"/>
                <w:szCs w:val="24"/>
              </w:rPr>
            </w:pPr>
            <w:ins w:id="1823" w:author="chunliu wang" w:date="2017-06-04T16:57:00Z">
              <w:r>
                <w:rPr>
                  <w:rFonts w:hint="eastAsia"/>
                  <w:sz w:val="24"/>
                  <w:szCs w:val="24"/>
                </w:rPr>
                <w:t>13</w:t>
              </w:r>
            </w:ins>
          </w:p>
        </w:tc>
      </w:tr>
      <w:tr w:rsidR="00A02E0A" w:rsidRPr="005E6F3C" w14:paraId="28D4D3AA" w14:textId="77777777" w:rsidTr="00423E2C">
        <w:trPr>
          <w:trHeight w:val="454"/>
          <w:ins w:id="1824" w:author="chunliu wang" w:date="2017-06-04T16:57:00Z"/>
        </w:trPr>
        <w:tc>
          <w:tcPr>
            <w:tcW w:w="993" w:type="pct"/>
          </w:tcPr>
          <w:p w14:paraId="59DD6B41" w14:textId="77777777" w:rsidR="00A02E0A" w:rsidRDefault="00A02E0A" w:rsidP="00423E2C">
            <w:pPr>
              <w:spacing w:line="360" w:lineRule="auto"/>
              <w:rPr>
                <w:ins w:id="1825" w:author="chunliu wang" w:date="2017-06-04T16:57:00Z"/>
                <w:sz w:val="24"/>
                <w:szCs w:val="24"/>
              </w:rPr>
            </w:pPr>
            <w:ins w:id="1826" w:author="chunliu wang" w:date="2017-06-04T16:57:00Z">
              <w:r>
                <w:rPr>
                  <w:rFonts w:hint="eastAsia"/>
                  <w:sz w:val="24"/>
                  <w:szCs w:val="24"/>
                </w:rPr>
                <w:t>TCP</w:t>
              </w:r>
            </w:ins>
          </w:p>
        </w:tc>
        <w:tc>
          <w:tcPr>
            <w:tcW w:w="2811" w:type="pct"/>
          </w:tcPr>
          <w:p w14:paraId="1E68819E" w14:textId="77777777" w:rsidR="00A02E0A" w:rsidRDefault="00A02E0A" w:rsidP="00423E2C">
            <w:pPr>
              <w:spacing w:line="360" w:lineRule="auto"/>
              <w:rPr>
                <w:ins w:id="1827" w:author="chunliu wang" w:date="2017-06-04T16:57:00Z"/>
                <w:sz w:val="24"/>
                <w:szCs w:val="24"/>
              </w:rPr>
            </w:pPr>
            <w:ins w:id="1828" w:author="chunliu wang" w:date="2017-06-04T16:57:00Z">
              <w:r>
                <w:rPr>
                  <w:rFonts w:hint="eastAsia"/>
                  <w:sz w:val="24"/>
                  <w:szCs w:val="24"/>
                </w:rPr>
                <w:t>一种面向连接的、可靠的、基于字节流的传</w:t>
              </w:r>
              <w:r>
                <w:rPr>
                  <w:rFonts w:hint="eastAsia"/>
                  <w:sz w:val="24"/>
                  <w:szCs w:val="24"/>
                </w:rPr>
                <w:lastRenderedPageBreak/>
                <w:t>输层通信协议</w:t>
              </w:r>
            </w:ins>
          </w:p>
        </w:tc>
        <w:tc>
          <w:tcPr>
            <w:tcW w:w="1196" w:type="pct"/>
          </w:tcPr>
          <w:p w14:paraId="2A415E8B" w14:textId="77777777" w:rsidR="00A02E0A" w:rsidRPr="0066116B" w:rsidRDefault="00A02E0A" w:rsidP="00423E2C">
            <w:pPr>
              <w:spacing w:line="360" w:lineRule="auto"/>
              <w:rPr>
                <w:ins w:id="1829" w:author="chunliu wang" w:date="2017-06-04T16:57:00Z"/>
                <w:sz w:val="24"/>
                <w:szCs w:val="24"/>
              </w:rPr>
            </w:pPr>
            <w:ins w:id="1830" w:author="chunliu wang" w:date="2017-06-04T16:57:00Z">
              <w:r>
                <w:rPr>
                  <w:sz w:val="24"/>
                  <w:szCs w:val="24"/>
                </w:rPr>
                <w:lastRenderedPageBreak/>
                <w:t>15</w:t>
              </w:r>
            </w:ins>
          </w:p>
        </w:tc>
      </w:tr>
      <w:tr w:rsidR="00A02E0A" w:rsidRPr="005E6F3C" w14:paraId="219CB097" w14:textId="77777777" w:rsidTr="00423E2C">
        <w:trPr>
          <w:trHeight w:val="454"/>
          <w:ins w:id="1831" w:author="chunliu wang" w:date="2017-06-04T16:57:00Z"/>
        </w:trPr>
        <w:tc>
          <w:tcPr>
            <w:tcW w:w="993" w:type="pct"/>
          </w:tcPr>
          <w:p w14:paraId="07C8DA15" w14:textId="77777777" w:rsidR="00A02E0A" w:rsidRDefault="00A02E0A" w:rsidP="00423E2C">
            <w:pPr>
              <w:spacing w:line="360" w:lineRule="auto"/>
              <w:rPr>
                <w:ins w:id="1832" w:author="chunliu wang" w:date="2017-06-04T16:57:00Z"/>
                <w:sz w:val="24"/>
                <w:szCs w:val="24"/>
              </w:rPr>
            </w:pPr>
            <w:ins w:id="1833" w:author="chunliu wang" w:date="2017-06-04T16:57:00Z">
              <w:r>
                <w:rPr>
                  <w:rFonts w:hint="eastAsia"/>
                  <w:sz w:val="24"/>
                  <w:szCs w:val="24"/>
                </w:rPr>
                <w:t>UDP</w:t>
              </w:r>
            </w:ins>
          </w:p>
        </w:tc>
        <w:tc>
          <w:tcPr>
            <w:tcW w:w="2811" w:type="pct"/>
          </w:tcPr>
          <w:p w14:paraId="3F630962" w14:textId="77777777" w:rsidR="00A02E0A" w:rsidRDefault="00A02E0A" w:rsidP="00423E2C">
            <w:pPr>
              <w:spacing w:line="360" w:lineRule="auto"/>
              <w:rPr>
                <w:ins w:id="1834" w:author="chunliu wang" w:date="2017-06-04T16:57:00Z"/>
                <w:sz w:val="24"/>
                <w:szCs w:val="24"/>
              </w:rPr>
            </w:pPr>
            <w:ins w:id="1835" w:author="chunliu wang" w:date="2017-06-04T16:57:00Z">
              <w:r>
                <w:rPr>
                  <w:rFonts w:hint="eastAsia"/>
                  <w:sz w:val="24"/>
                  <w:szCs w:val="24"/>
                </w:rPr>
                <w:t>用户数据报协议，在网络中与</w:t>
              </w:r>
              <w:r>
                <w:rPr>
                  <w:rFonts w:hint="eastAsia"/>
                  <w:sz w:val="24"/>
                  <w:szCs w:val="24"/>
                </w:rPr>
                <w:t>TCP</w:t>
              </w:r>
              <w:r>
                <w:rPr>
                  <w:rFonts w:hint="eastAsia"/>
                  <w:sz w:val="24"/>
                  <w:szCs w:val="24"/>
                </w:rPr>
                <w:t>一样用来处理数据包，是一种无连接的协议</w:t>
              </w:r>
            </w:ins>
          </w:p>
        </w:tc>
        <w:tc>
          <w:tcPr>
            <w:tcW w:w="1196" w:type="pct"/>
          </w:tcPr>
          <w:p w14:paraId="556BBF74" w14:textId="77777777" w:rsidR="00A02E0A" w:rsidRDefault="00A02E0A" w:rsidP="00423E2C">
            <w:pPr>
              <w:spacing w:line="360" w:lineRule="auto"/>
              <w:rPr>
                <w:ins w:id="1836" w:author="chunliu wang" w:date="2017-06-04T16:57:00Z"/>
                <w:sz w:val="24"/>
                <w:szCs w:val="24"/>
              </w:rPr>
            </w:pPr>
            <w:ins w:id="1837" w:author="chunliu wang" w:date="2017-06-04T16:57:00Z">
              <w:r>
                <w:rPr>
                  <w:rFonts w:hint="eastAsia"/>
                  <w:sz w:val="24"/>
                  <w:szCs w:val="24"/>
                </w:rPr>
                <w:t>16</w:t>
              </w:r>
            </w:ins>
          </w:p>
        </w:tc>
      </w:tr>
      <w:tr w:rsidR="00A02E0A" w:rsidRPr="005E6F3C" w14:paraId="0FAECA55" w14:textId="77777777" w:rsidTr="00423E2C">
        <w:trPr>
          <w:trHeight w:val="454"/>
          <w:ins w:id="1838" w:author="chunliu wang" w:date="2017-06-04T16:57:00Z"/>
        </w:trPr>
        <w:tc>
          <w:tcPr>
            <w:tcW w:w="993" w:type="pct"/>
          </w:tcPr>
          <w:p w14:paraId="132F5678" w14:textId="77777777" w:rsidR="00A02E0A" w:rsidRDefault="00A02E0A" w:rsidP="00423E2C">
            <w:pPr>
              <w:spacing w:line="360" w:lineRule="auto"/>
              <w:rPr>
                <w:ins w:id="1839" w:author="chunliu wang" w:date="2017-06-04T16:57:00Z"/>
                <w:sz w:val="24"/>
                <w:szCs w:val="24"/>
              </w:rPr>
            </w:pPr>
            <w:ins w:id="1840" w:author="chunliu wang" w:date="2017-06-04T16:57:00Z">
              <w:r>
                <w:rPr>
                  <w:rFonts w:hint="eastAsia"/>
                  <w:sz w:val="24"/>
                  <w:szCs w:val="24"/>
                </w:rPr>
                <w:t>HTTP</w:t>
              </w:r>
            </w:ins>
          </w:p>
        </w:tc>
        <w:tc>
          <w:tcPr>
            <w:tcW w:w="2811" w:type="pct"/>
          </w:tcPr>
          <w:p w14:paraId="1A14E342" w14:textId="77777777" w:rsidR="00A02E0A" w:rsidRDefault="00A02E0A" w:rsidP="00423E2C">
            <w:pPr>
              <w:spacing w:line="360" w:lineRule="auto"/>
              <w:rPr>
                <w:ins w:id="1841" w:author="chunliu wang" w:date="2017-06-04T16:57:00Z"/>
                <w:sz w:val="24"/>
                <w:szCs w:val="24"/>
              </w:rPr>
            </w:pPr>
            <w:ins w:id="1842" w:author="chunliu wang" w:date="2017-06-04T16:57:00Z">
              <w:r>
                <w:rPr>
                  <w:rFonts w:hint="eastAsia"/>
                  <w:sz w:val="24"/>
                  <w:szCs w:val="24"/>
                </w:rPr>
                <w:t>超文本传输协议，所有的</w:t>
              </w:r>
              <w:r>
                <w:rPr>
                  <w:rFonts w:hint="eastAsia"/>
                  <w:sz w:val="24"/>
                  <w:szCs w:val="24"/>
                </w:rPr>
                <w:t>www</w:t>
              </w:r>
              <w:r>
                <w:rPr>
                  <w:rFonts w:hint="eastAsia"/>
                  <w:sz w:val="24"/>
                  <w:szCs w:val="24"/>
                </w:rPr>
                <w:t>文件都必须遵守这一标准</w:t>
              </w:r>
            </w:ins>
          </w:p>
        </w:tc>
        <w:tc>
          <w:tcPr>
            <w:tcW w:w="1196" w:type="pct"/>
          </w:tcPr>
          <w:p w14:paraId="2E5F0E27" w14:textId="77777777" w:rsidR="00A02E0A" w:rsidRDefault="00A02E0A" w:rsidP="00423E2C">
            <w:pPr>
              <w:spacing w:line="360" w:lineRule="auto"/>
              <w:rPr>
                <w:ins w:id="1843" w:author="chunliu wang" w:date="2017-06-04T16:57:00Z"/>
                <w:sz w:val="24"/>
                <w:szCs w:val="24"/>
              </w:rPr>
            </w:pPr>
            <w:ins w:id="1844" w:author="chunliu wang" w:date="2017-06-04T16:57:00Z">
              <w:r>
                <w:rPr>
                  <w:rFonts w:hint="eastAsia"/>
                  <w:sz w:val="24"/>
                  <w:szCs w:val="24"/>
                </w:rPr>
                <w:t>17</w:t>
              </w:r>
            </w:ins>
          </w:p>
        </w:tc>
      </w:tr>
      <w:tr w:rsidR="00A02E0A" w:rsidRPr="005E6F3C" w14:paraId="3F387AC5" w14:textId="77777777" w:rsidTr="00423E2C">
        <w:trPr>
          <w:trHeight w:val="454"/>
          <w:ins w:id="1845" w:author="chunliu wang" w:date="2017-06-04T16:57:00Z"/>
        </w:trPr>
        <w:tc>
          <w:tcPr>
            <w:tcW w:w="993" w:type="pct"/>
          </w:tcPr>
          <w:p w14:paraId="3F94E264" w14:textId="77777777" w:rsidR="00A02E0A" w:rsidRDefault="00A02E0A" w:rsidP="00423E2C">
            <w:pPr>
              <w:spacing w:line="360" w:lineRule="auto"/>
              <w:rPr>
                <w:ins w:id="1846" w:author="chunliu wang" w:date="2017-06-04T16:57:00Z"/>
                <w:sz w:val="24"/>
                <w:szCs w:val="24"/>
              </w:rPr>
            </w:pPr>
            <w:ins w:id="1847" w:author="chunliu wang" w:date="2017-06-04T16:57:00Z">
              <w:r>
                <w:rPr>
                  <w:rFonts w:hint="eastAsia"/>
                  <w:sz w:val="24"/>
                  <w:szCs w:val="24"/>
                </w:rPr>
                <w:t>WebSocket</w:t>
              </w:r>
            </w:ins>
          </w:p>
        </w:tc>
        <w:tc>
          <w:tcPr>
            <w:tcW w:w="2811" w:type="pct"/>
          </w:tcPr>
          <w:p w14:paraId="4DBDE30E" w14:textId="77777777" w:rsidR="00A02E0A" w:rsidRDefault="00A02E0A" w:rsidP="00423E2C">
            <w:pPr>
              <w:spacing w:line="360" w:lineRule="auto"/>
              <w:rPr>
                <w:ins w:id="1848" w:author="chunliu wang" w:date="2017-06-04T16:57:00Z"/>
                <w:sz w:val="24"/>
                <w:szCs w:val="24"/>
              </w:rPr>
            </w:pPr>
            <w:ins w:id="1849" w:author="chunliu wang" w:date="2017-06-04T16:57:00Z">
              <w:r>
                <w:rPr>
                  <w:rFonts w:hint="eastAsia"/>
                  <w:sz w:val="24"/>
                  <w:szCs w:val="24"/>
                </w:rPr>
                <w:t>基于</w:t>
              </w:r>
              <w:r>
                <w:rPr>
                  <w:rFonts w:hint="eastAsia"/>
                  <w:sz w:val="24"/>
                  <w:szCs w:val="24"/>
                </w:rPr>
                <w:t>TCP</w:t>
              </w:r>
              <w:r>
                <w:rPr>
                  <w:rFonts w:hint="eastAsia"/>
                  <w:sz w:val="24"/>
                  <w:szCs w:val="24"/>
                </w:rPr>
                <w:t>的一种新的网络协议，实现浏览器和服务器的全双工通信，允许服务器主动发送信息给客户端</w:t>
              </w:r>
            </w:ins>
          </w:p>
        </w:tc>
        <w:tc>
          <w:tcPr>
            <w:tcW w:w="1196" w:type="pct"/>
          </w:tcPr>
          <w:p w14:paraId="08BC69EE" w14:textId="77777777" w:rsidR="00A02E0A" w:rsidRDefault="00A02E0A" w:rsidP="00423E2C">
            <w:pPr>
              <w:spacing w:line="360" w:lineRule="auto"/>
              <w:rPr>
                <w:ins w:id="1850" w:author="chunliu wang" w:date="2017-06-04T16:57:00Z"/>
                <w:sz w:val="24"/>
                <w:szCs w:val="24"/>
              </w:rPr>
            </w:pPr>
            <w:ins w:id="1851" w:author="chunliu wang" w:date="2017-06-04T16:57:00Z">
              <w:r>
                <w:rPr>
                  <w:rFonts w:hint="eastAsia"/>
                  <w:sz w:val="24"/>
                  <w:szCs w:val="24"/>
                </w:rPr>
                <w:t>18</w:t>
              </w:r>
            </w:ins>
          </w:p>
        </w:tc>
      </w:tr>
      <w:tr w:rsidR="00A02E0A" w:rsidRPr="005E6F3C" w14:paraId="7DAA1169" w14:textId="77777777" w:rsidTr="00423E2C">
        <w:trPr>
          <w:trHeight w:val="454"/>
          <w:ins w:id="1852" w:author="chunliu wang" w:date="2017-06-04T16:57:00Z"/>
        </w:trPr>
        <w:tc>
          <w:tcPr>
            <w:tcW w:w="993" w:type="pct"/>
          </w:tcPr>
          <w:p w14:paraId="74CAB0F4" w14:textId="77777777" w:rsidR="00A02E0A" w:rsidRDefault="00A02E0A" w:rsidP="00423E2C">
            <w:pPr>
              <w:spacing w:line="360" w:lineRule="auto"/>
              <w:rPr>
                <w:ins w:id="1853" w:author="chunliu wang" w:date="2017-06-04T16:57:00Z"/>
                <w:rFonts w:hint="eastAsia"/>
                <w:sz w:val="24"/>
                <w:szCs w:val="24"/>
              </w:rPr>
            </w:pPr>
            <w:ins w:id="1854" w:author="chunliu wang" w:date="2017-06-04T16:57:00Z">
              <w:r>
                <w:rPr>
                  <w:rFonts w:hint="eastAsia"/>
                  <w:sz w:val="24"/>
                  <w:szCs w:val="24"/>
                </w:rPr>
                <w:t>兼容性</w:t>
              </w:r>
            </w:ins>
          </w:p>
        </w:tc>
        <w:tc>
          <w:tcPr>
            <w:tcW w:w="2811" w:type="pct"/>
          </w:tcPr>
          <w:p w14:paraId="1EF3753B" w14:textId="77777777" w:rsidR="00A02E0A" w:rsidRDefault="00A02E0A" w:rsidP="00423E2C">
            <w:pPr>
              <w:spacing w:line="360" w:lineRule="auto"/>
              <w:rPr>
                <w:ins w:id="1855" w:author="chunliu wang" w:date="2017-06-04T16:57:00Z"/>
                <w:rFonts w:hint="eastAsia"/>
                <w:sz w:val="24"/>
                <w:szCs w:val="24"/>
              </w:rPr>
            </w:pPr>
            <w:ins w:id="1856" w:author="chunliu wang" w:date="2017-06-04T16:57:00Z">
              <w:r w:rsidRPr="00570DA7">
                <w:rPr>
                  <w:rFonts w:hint="eastAsia"/>
                  <w:sz w:val="24"/>
                  <w:szCs w:val="24"/>
                </w:rPr>
                <w:t>兼容性（</w:t>
              </w:r>
              <w:r w:rsidRPr="00570DA7">
                <w:rPr>
                  <w:rFonts w:hint="eastAsia"/>
                  <w:sz w:val="24"/>
                  <w:szCs w:val="24"/>
                </w:rPr>
                <w:t>compatibility</w:t>
              </w:r>
              <w:r w:rsidRPr="00570DA7">
                <w:rPr>
                  <w:rFonts w:hint="eastAsia"/>
                  <w:sz w:val="24"/>
                  <w:szCs w:val="24"/>
                </w:rPr>
                <w:t>）是指硬件之间、软件之间或是软硬件组合系统之间的相互协调</w:t>
              </w:r>
              <w:r>
                <w:rPr>
                  <w:rFonts w:hint="eastAsia"/>
                  <w:sz w:val="24"/>
                  <w:szCs w:val="24"/>
                </w:rPr>
                <w:t>工作的程度。对于</w:t>
              </w:r>
              <w:r>
                <w:rPr>
                  <w:rFonts w:hint="eastAsia"/>
                  <w:sz w:val="24"/>
                  <w:szCs w:val="24"/>
                </w:rPr>
                <w:t>node</w:t>
              </w:r>
              <w:r w:rsidRPr="00570DA7">
                <w:rPr>
                  <w:rFonts w:hint="eastAsia"/>
                  <w:sz w:val="24"/>
                  <w:szCs w:val="24"/>
                </w:rPr>
                <w:t>的兼容性，指的是指某个软件能稳定地工作在若干个操作系统之中，而不会出现意外的退出等问题。</w:t>
              </w:r>
            </w:ins>
          </w:p>
        </w:tc>
        <w:tc>
          <w:tcPr>
            <w:tcW w:w="1196" w:type="pct"/>
          </w:tcPr>
          <w:p w14:paraId="7CE5242F" w14:textId="77777777" w:rsidR="00A02E0A" w:rsidRDefault="00A02E0A" w:rsidP="00423E2C">
            <w:pPr>
              <w:spacing w:line="360" w:lineRule="auto"/>
              <w:rPr>
                <w:ins w:id="1857" w:author="chunliu wang" w:date="2017-06-04T16:57:00Z"/>
                <w:rFonts w:hint="eastAsia"/>
                <w:sz w:val="24"/>
                <w:szCs w:val="24"/>
              </w:rPr>
            </w:pPr>
            <w:ins w:id="1858" w:author="chunliu wang" w:date="2017-06-04T16:57:00Z">
              <w:r>
                <w:rPr>
                  <w:rFonts w:hint="eastAsia"/>
                  <w:sz w:val="24"/>
                  <w:szCs w:val="24"/>
                </w:rPr>
                <w:t>23</w:t>
              </w:r>
            </w:ins>
          </w:p>
        </w:tc>
      </w:tr>
      <w:tr w:rsidR="00A02E0A" w:rsidRPr="005E6F3C" w14:paraId="09D0DB33" w14:textId="77777777" w:rsidTr="00423E2C">
        <w:trPr>
          <w:trHeight w:val="454"/>
          <w:ins w:id="1859" w:author="chunliu wang" w:date="2017-06-04T16:57:00Z"/>
        </w:trPr>
        <w:tc>
          <w:tcPr>
            <w:tcW w:w="993" w:type="pct"/>
          </w:tcPr>
          <w:p w14:paraId="006AF08B" w14:textId="77777777" w:rsidR="00A02E0A" w:rsidRDefault="00A02E0A" w:rsidP="00423E2C">
            <w:pPr>
              <w:spacing w:line="360" w:lineRule="auto"/>
              <w:rPr>
                <w:ins w:id="1860" w:author="chunliu wang" w:date="2017-06-04T16:57:00Z"/>
                <w:rFonts w:hint="eastAsia"/>
                <w:sz w:val="24"/>
                <w:szCs w:val="24"/>
              </w:rPr>
            </w:pPr>
            <w:ins w:id="1861" w:author="chunliu wang" w:date="2017-06-04T16:57:00Z">
              <w:r>
                <w:rPr>
                  <w:rFonts w:hint="eastAsia"/>
                  <w:sz w:val="24"/>
                  <w:szCs w:val="24"/>
                </w:rPr>
                <w:t>高效性</w:t>
              </w:r>
            </w:ins>
          </w:p>
        </w:tc>
        <w:tc>
          <w:tcPr>
            <w:tcW w:w="2811" w:type="pct"/>
          </w:tcPr>
          <w:p w14:paraId="219AC0AA" w14:textId="77777777" w:rsidR="00A02E0A" w:rsidRDefault="00A02E0A" w:rsidP="00423E2C">
            <w:pPr>
              <w:spacing w:line="360" w:lineRule="auto"/>
              <w:rPr>
                <w:ins w:id="1862" w:author="chunliu wang" w:date="2017-06-04T16:57:00Z"/>
                <w:rFonts w:hint="eastAsia"/>
                <w:sz w:val="24"/>
                <w:szCs w:val="24"/>
              </w:rPr>
            </w:pPr>
            <w:ins w:id="1863" w:author="chunliu wang" w:date="2017-06-04T16:57:00Z">
              <w:r w:rsidRPr="002F2B35">
                <w:rPr>
                  <w:rFonts w:hint="eastAsia"/>
                  <w:sz w:val="24"/>
                  <w:szCs w:val="24"/>
                </w:rPr>
                <w:t>开发者在使用</w:t>
              </w:r>
              <w:r w:rsidRPr="002F2B35">
                <w:rPr>
                  <w:rFonts w:hint="eastAsia"/>
                  <w:sz w:val="24"/>
                  <w:szCs w:val="24"/>
                </w:rPr>
                <w:t>Node</w:t>
              </w:r>
              <w:r w:rsidRPr="002F2B35">
                <w:rPr>
                  <w:rFonts w:hint="eastAsia"/>
                  <w:sz w:val="24"/>
                  <w:szCs w:val="24"/>
                </w:rPr>
                <w:t>时</w:t>
              </w:r>
              <w:r w:rsidRPr="002F2B35">
                <w:rPr>
                  <w:rFonts w:hint="eastAsia"/>
                  <w:sz w:val="24"/>
                  <w:szCs w:val="24"/>
                </w:rPr>
                <w:t>,</w:t>
              </w:r>
              <w:r w:rsidRPr="002F2B35">
                <w:rPr>
                  <w:rFonts w:hint="eastAsia"/>
                  <w:sz w:val="24"/>
                  <w:szCs w:val="24"/>
                </w:rPr>
                <w:t>可以从语言层面很自然的进行并行</w:t>
              </w:r>
              <w:r w:rsidRPr="002F2B35">
                <w:rPr>
                  <w:rFonts w:hint="eastAsia"/>
                  <w:sz w:val="24"/>
                  <w:szCs w:val="24"/>
                </w:rPr>
                <w:t>I/O</w:t>
              </w:r>
              <w:r w:rsidRPr="002F2B35">
                <w:rPr>
                  <w:rFonts w:hint="eastAsia"/>
                  <w:sz w:val="24"/>
                  <w:szCs w:val="24"/>
                </w:rPr>
                <w:t>操作，每个调用无需等待之前的</w:t>
              </w:r>
              <w:r w:rsidRPr="002F2B35">
                <w:rPr>
                  <w:rFonts w:hint="eastAsia"/>
                  <w:sz w:val="24"/>
                  <w:szCs w:val="24"/>
                </w:rPr>
                <w:t>I/O</w:t>
              </w:r>
              <w:r w:rsidRPr="002F2B35">
                <w:rPr>
                  <w:rFonts w:hint="eastAsia"/>
                  <w:sz w:val="24"/>
                  <w:szCs w:val="24"/>
                </w:rPr>
                <w:t>调用结束，从而在编程模型上极大提升效率。</w:t>
              </w:r>
            </w:ins>
          </w:p>
        </w:tc>
        <w:tc>
          <w:tcPr>
            <w:tcW w:w="1196" w:type="pct"/>
          </w:tcPr>
          <w:p w14:paraId="48DE0E21" w14:textId="77777777" w:rsidR="00A02E0A" w:rsidRDefault="00A02E0A" w:rsidP="00423E2C">
            <w:pPr>
              <w:spacing w:line="360" w:lineRule="auto"/>
              <w:rPr>
                <w:ins w:id="1864" w:author="chunliu wang" w:date="2017-06-04T16:57:00Z"/>
                <w:rFonts w:hint="eastAsia"/>
                <w:sz w:val="24"/>
                <w:szCs w:val="24"/>
              </w:rPr>
            </w:pPr>
            <w:ins w:id="1865" w:author="chunliu wang" w:date="2017-06-04T16:57:00Z">
              <w:r>
                <w:rPr>
                  <w:rFonts w:hint="eastAsia"/>
                  <w:sz w:val="24"/>
                  <w:szCs w:val="24"/>
                </w:rPr>
                <w:t>24</w:t>
              </w:r>
            </w:ins>
          </w:p>
        </w:tc>
      </w:tr>
      <w:tr w:rsidR="00A02E0A" w:rsidRPr="005E6F3C" w14:paraId="2A44ACB9" w14:textId="77777777" w:rsidTr="00423E2C">
        <w:trPr>
          <w:trHeight w:val="454"/>
          <w:ins w:id="1866" w:author="chunliu wang" w:date="2017-06-04T16:57:00Z"/>
        </w:trPr>
        <w:tc>
          <w:tcPr>
            <w:tcW w:w="993" w:type="pct"/>
          </w:tcPr>
          <w:p w14:paraId="2C75EF2C" w14:textId="77777777" w:rsidR="00A02E0A" w:rsidRDefault="00A02E0A" w:rsidP="00423E2C">
            <w:pPr>
              <w:spacing w:line="360" w:lineRule="auto"/>
              <w:rPr>
                <w:ins w:id="1867" w:author="chunliu wang" w:date="2017-06-04T16:57:00Z"/>
                <w:rFonts w:hint="eastAsia"/>
                <w:sz w:val="24"/>
                <w:szCs w:val="24"/>
              </w:rPr>
            </w:pPr>
            <w:ins w:id="1868" w:author="chunliu wang" w:date="2017-06-04T16:57:00Z">
              <w:r>
                <w:rPr>
                  <w:rFonts w:hint="eastAsia"/>
                  <w:sz w:val="24"/>
                  <w:szCs w:val="24"/>
                </w:rPr>
                <w:t>容错性</w:t>
              </w:r>
            </w:ins>
          </w:p>
        </w:tc>
        <w:tc>
          <w:tcPr>
            <w:tcW w:w="2811" w:type="pct"/>
          </w:tcPr>
          <w:p w14:paraId="436534F0" w14:textId="77777777" w:rsidR="00A02E0A" w:rsidRPr="00570DA7" w:rsidRDefault="00A02E0A" w:rsidP="00423E2C">
            <w:pPr>
              <w:spacing w:line="360" w:lineRule="auto"/>
              <w:rPr>
                <w:ins w:id="1869" w:author="chunliu wang" w:date="2017-06-04T16:57:00Z"/>
                <w:rFonts w:hint="eastAsia"/>
                <w:sz w:val="24"/>
                <w:szCs w:val="24"/>
              </w:rPr>
            </w:pPr>
            <w:ins w:id="1870" w:author="chunliu wang" w:date="2017-06-04T16:57:00Z">
              <w:r w:rsidRPr="00570DA7">
                <w:rPr>
                  <w:rFonts w:hint="eastAsia"/>
                  <w:sz w:val="24"/>
                  <w:szCs w:val="24"/>
                </w:rPr>
                <w:t>当程序出现错误时，开发者会被通知到发生了什么错误，而不是直接将这个错误的上下文丢掉或者伴随着错误而退出程序。</w:t>
              </w:r>
            </w:ins>
          </w:p>
        </w:tc>
        <w:tc>
          <w:tcPr>
            <w:tcW w:w="1196" w:type="pct"/>
          </w:tcPr>
          <w:p w14:paraId="1CACBFBE" w14:textId="77777777" w:rsidR="00A02E0A" w:rsidRDefault="00A02E0A" w:rsidP="00423E2C">
            <w:pPr>
              <w:spacing w:line="360" w:lineRule="auto"/>
              <w:rPr>
                <w:ins w:id="1871" w:author="chunliu wang" w:date="2017-06-04T16:57:00Z"/>
                <w:rFonts w:hint="eastAsia"/>
                <w:sz w:val="24"/>
                <w:szCs w:val="24"/>
              </w:rPr>
            </w:pPr>
            <w:ins w:id="1872" w:author="chunliu wang" w:date="2017-06-04T16:57:00Z">
              <w:r>
                <w:rPr>
                  <w:rFonts w:hint="eastAsia"/>
                  <w:sz w:val="24"/>
                  <w:szCs w:val="24"/>
                </w:rPr>
                <w:t>25</w:t>
              </w:r>
            </w:ins>
          </w:p>
        </w:tc>
      </w:tr>
      <w:tr w:rsidR="00A02E0A" w:rsidRPr="005E6F3C" w14:paraId="0112101C" w14:textId="77777777" w:rsidTr="00423E2C">
        <w:trPr>
          <w:trHeight w:val="454"/>
          <w:ins w:id="1873" w:author="chunliu wang" w:date="2017-06-04T16:57:00Z"/>
        </w:trPr>
        <w:tc>
          <w:tcPr>
            <w:tcW w:w="993" w:type="pct"/>
          </w:tcPr>
          <w:p w14:paraId="27A300BD" w14:textId="77777777" w:rsidR="00A02E0A" w:rsidRDefault="00A02E0A" w:rsidP="00423E2C">
            <w:pPr>
              <w:spacing w:line="360" w:lineRule="auto"/>
              <w:rPr>
                <w:ins w:id="1874" w:author="chunliu wang" w:date="2017-06-04T16:57:00Z"/>
                <w:rFonts w:hint="eastAsia"/>
                <w:sz w:val="24"/>
                <w:szCs w:val="24"/>
              </w:rPr>
            </w:pPr>
            <w:ins w:id="1875" w:author="chunliu wang" w:date="2017-06-04T16:57:00Z">
              <w:r>
                <w:rPr>
                  <w:rFonts w:hint="eastAsia"/>
                  <w:sz w:val="24"/>
                  <w:szCs w:val="24"/>
                </w:rPr>
                <w:t>可扩展性</w:t>
              </w:r>
            </w:ins>
          </w:p>
        </w:tc>
        <w:tc>
          <w:tcPr>
            <w:tcW w:w="2811" w:type="pct"/>
          </w:tcPr>
          <w:p w14:paraId="336009BC" w14:textId="77777777" w:rsidR="00A02E0A" w:rsidRDefault="00A02E0A" w:rsidP="00423E2C">
            <w:pPr>
              <w:spacing w:line="360" w:lineRule="auto"/>
              <w:rPr>
                <w:ins w:id="1876" w:author="chunliu wang" w:date="2017-06-04T16:57:00Z"/>
                <w:rFonts w:hint="eastAsia"/>
                <w:sz w:val="24"/>
                <w:szCs w:val="24"/>
              </w:rPr>
            </w:pPr>
            <w:ins w:id="1877" w:author="chunliu wang" w:date="2017-06-04T16:57:00Z">
              <w:r w:rsidRPr="002F2B35">
                <w:rPr>
                  <w:rFonts w:hint="eastAsia"/>
                  <w:sz w:val="24"/>
                  <w:szCs w:val="24"/>
                </w:rPr>
                <w:t>开发者可根据自己的需求编写相应的功能模块放入核心模块中。</w:t>
              </w:r>
            </w:ins>
          </w:p>
        </w:tc>
        <w:tc>
          <w:tcPr>
            <w:tcW w:w="1196" w:type="pct"/>
          </w:tcPr>
          <w:p w14:paraId="0662382F" w14:textId="77777777" w:rsidR="00A02E0A" w:rsidRDefault="00A02E0A" w:rsidP="00423E2C">
            <w:pPr>
              <w:spacing w:line="360" w:lineRule="auto"/>
              <w:rPr>
                <w:ins w:id="1878" w:author="chunliu wang" w:date="2017-06-04T16:57:00Z"/>
                <w:rFonts w:hint="eastAsia"/>
                <w:sz w:val="24"/>
                <w:szCs w:val="24"/>
              </w:rPr>
            </w:pPr>
            <w:ins w:id="1879" w:author="chunliu wang" w:date="2017-06-04T16:57:00Z">
              <w:r>
                <w:rPr>
                  <w:rFonts w:hint="eastAsia"/>
                  <w:sz w:val="24"/>
                  <w:szCs w:val="24"/>
                </w:rPr>
                <w:t>26</w:t>
              </w:r>
            </w:ins>
          </w:p>
        </w:tc>
      </w:tr>
    </w:tbl>
    <w:p w14:paraId="2D00BC05" w14:textId="77777777" w:rsidR="00A02E0A" w:rsidRPr="005E6F3C" w:rsidRDefault="00A02E0A" w:rsidP="00A02E0A">
      <w:pPr>
        <w:rPr>
          <w:ins w:id="1880" w:author="chunliu wang" w:date="2017-06-04T16:57:00Z"/>
          <w:sz w:val="24"/>
          <w:szCs w:val="24"/>
        </w:rPr>
      </w:pPr>
    </w:p>
    <w:p w14:paraId="5F3E98A1" w14:textId="77777777" w:rsidR="0073245C" w:rsidRDefault="0073245C">
      <w:pPr>
        <w:widowControl/>
        <w:spacing w:line="360" w:lineRule="auto"/>
        <w:jc w:val="left"/>
        <w:rPr>
          <w:rFonts w:ascii="Times" w:eastAsia="宋体" w:hAnsi="Times" w:cs="宋体"/>
          <w:kern w:val="0"/>
          <w:sz w:val="24"/>
          <w:szCs w:val="24"/>
        </w:rPr>
      </w:pPr>
    </w:p>
    <w:sectPr w:rsidR="0073245C">
      <w:headerReference w:type="default" r:id="rId57"/>
      <w:footerReference w:type="default" r:id="rId58"/>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13" w:author="liuchao" w:date="2017-04-28T16:32:00Z" w:initials="l">
    <w:p w14:paraId="014D72A7" w14:textId="77777777" w:rsidR="004A74D6" w:rsidRDefault="004A74D6" w:rsidP="00A33A88">
      <w:pPr>
        <w:pStyle w:val="af0"/>
        <w:numPr>
          <w:ilvl w:val="0"/>
          <w:numId w:val="4"/>
        </w:numPr>
      </w:pPr>
      <w:r>
        <w:rPr>
          <w:rStyle w:val="af"/>
        </w:rPr>
        <w:annotationRef/>
      </w:r>
      <w:r>
        <w:rPr>
          <w:rFonts w:hint="eastAsia"/>
        </w:rPr>
        <w:t>每种图元的语义？</w:t>
      </w:r>
    </w:p>
    <w:p w14:paraId="133420DA" w14:textId="77777777" w:rsidR="004A74D6" w:rsidRDefault="004A74D6" w:rsidP="00A33A88">
      <w:pPr>
        <w:pStyle w:val="af0"/>
        <w:numPr>
          <w:ilvl w:val="0"/>
          <w:numId w:val="4"/>
        </w:numPr>
      </w:pPr>
      <w:r>
        <w:rPr>
          <w:rFonts w:hint="eastAsia"/>
        </w:rPr>
        <w:t>先</w:t>
      </w:r>
      <w:r>
        <w:rPr>
          <w:rFonts w:hint="eastAsia"/>
        </w:rPr>
        <w:t>push</w:t>
      </w:r>
      <w:r>
        <w:rPr>
          <w:rFonts w:hint="eastAsia"/>
        </w:rPr>
        <w:t>，后判断“上限”？</w:t>
      </w:r>
      <w:r>
        <w:rPr>
          <w:rFonts w:hint="eastAsia"/>
        </w:rPr>
        <w:t>push</w:t>
      </w:r>
      <w:r>
        <w:rPr>
          <w:rFonts w:hint="eastAsia"/>
        </w:rPr>
        <w:t>的含义？</w:t>
      </w:r>
    </w:p>
    <w:p w14:paraId="51DCF6CE" w14:textId="77777777" w:rsidR="004A74D6" w:rsidRDefault="004A74D6" w:rsidP="00A33A88">
      <w:pPr>
        <w:pStyle w:val="af0"/>
        <w:numPr>
          <w:ilvl w:val="0"/>
          <w:numId w:val="4"/>
        </w:numPr>
      </w:pPr>
      <w:r>
        <w:rPr>
          <w:rFonts w:hint="eastAsia"/>
        </w:rPr>
        <w:t>加入队列等待：结束后执行什么？</w:t>
      </w:r>
    </w:p>
    <w:p w14:paraId="24F5173D" w14:textId="77777777" w:rsidR="004A74D6" w:rsidRDefault="004A74D6" w:rsidP="00474FB3">
      <w:pPr>
        <w:pStyle w:val="af0"/>
        <w:numPr>
          <w:ilvl w:val="0"/>
          <w:numId w:val="4"/>
        </w:numPr>
      </w:pPr>
      <w:r>
        <w:rPr>
          <w:rFonts w:hint="eastAsia"/>
        </w:rPr>
        <w:t>椭圆中的文字的含义？</w:t>
      </w:r>
    </w:p>
  </w:comment>
  <w:comment w:id="1407" w:author="liuchao" w:date="2017-04-28T16:40:00Z" w:initials="l">
    <w:p w14:paraId="6F612DA2" w14:textId="7E208321" w:rsidR="004A74D6" w:rsidRDefault="004A74D6" w:rsidP="00F81C89">
      <w:pPr>
        <w:pStyle w:val="af0"/>
        <w:numPr>
          <w:ilvl w:val="0"/>
          <w:numId w:val="5"/>
        </w:numPr>
      </w:pPr>
      <w:r>
        <w:rPr>
          <w:rStyle w:val="af"/>
        </w:rPr>
        <w:annotationRef/>
      </w:r>
      <w:r>
        <w:t>Secondary Actor</w:t>
      </w:r>
      <w:r>
        <w:rPr>
          <w:rFonts w:hint="eastAsia"/>
        </w:rPr>
        <w:t>：</w:t>
      </w:r>
      <w:r>
        <w:t>Application</w:t>
      </w:r>
      <w:r>
        <w:rPr>
          <w:rFonts w:hint="eastAsia"/>
        </w:rPr>
        <w:t>，在用例图中与该用例没有关联，不一致。</w:t>
      </w:r>
    </w:p>
    <w:p w14:paraId="46257D46" w14:textId="77777777" w:rsidR="004A74D6" w:rsidRDefault="004A74D6" w:rsidP="00F81C89">
      <w:pPr>
        <w:pStyle w:val="af0"/>
        <w:numPr>
          <w:ilvl w:val="0"/>
          <w:numId w:val="5"/>
        </w:numPr>
      </w:pPr>
      <w:r>
        <w:rPr>
          <w:rFonts w:hint="eastAsia"/>
        </w:rPr>
        <w:t>Steps2-7</w:t>
      </w:r>
      <w:r>
        <w:rPr>
          <w:rFonts w:hint="eastAsia"/>
        </w:rPr>
        <w:t>，</w:t>
      </w:r>
      <w:r>
        <w:rPr>
          <w:rFonts w:hint="eastAsia"/>
        </w:rPr>
        <w:t>9-12</w:t>
      </w:r>
      <w:r>
        <w:rPr>
          <w:rFonts w:hint="eastAsia"/>
        </w:rPr>
        <w:t>：没有主语？</w:t>
      </w:r>
    </w:p>
    <w:p w14:paraId="5C0184D4" w14:textId="77777777" w:rsidR="004A74D6" w:rsidRDefault="004A74D6" w:rsidP="00F81C89">
      <w:pPr>
        <w:pStyle w:val="af0"/>
        <w:numPr>
          <w:ilvl w:val="0"/>
          <w:numId w:val="5"/>
        </w:numPr>
      </w:pPr>
      <w:r>
        <w:rPr>
          <w:rFonts w:hint="eastAsia"/>
        </w:rPr>
        <w:t>G</w:t>
      </w:r>
      <w:r>
        <w:t>l</w:t>
      </w:r>
      <w:r>
        <w:rPr>
          <w:rFonts w:hint="eastAsia"/>
        </w:rPr>
        <w:t>obal Alt. Flow:</w:t>
      </w:r>
      <w:r>
        <w:rPr>
          <w:rFonts w:hint="eastAsia"/>
        </w:rPr>
        <w:t>“创建模块失效”，是对应于</w:t>
      </w:r>
      <w:r>
        <w:rPr>
          <w:rFonts w:hint="eastAsia"/>
        </w:rPr>
        <w:t>step1</w:t>
      </w:r>
      <w:r>
        <w:rPr>
          <w:rFonts w:hint="eastAsia"/>
        </w:rPr>
        <w:t>吗？如是，应当为</w:t>
      </w:r>
      <w:r>
        <w:rPr>
          <w:rFonts w:hint="eastAsia"/>
        </w:rPr>
        <w:t>Specific Alt. Flow</w:t>
      </w:r>
      <w:r>
        <w:t>.</w:t>
      </w:r>
    </w:p>
    <w:p w14:paraId="58601E4A" w14:textId="2908F310" w:rsidR="004A74D6" w:rsidRDefault="004A74D6" w:rsidP="00F81C89">
      <w:pPr>
        <w:pStyle w:val="af0"/>
        <w:numPr>
          <w:ilvl w:val="0"/>
          <w:numId w:val="5"/>
        </w:numPr>
      </w:pPr>
      <w:r>
        <w:rPr>
          <w:rFonts w:hint="eastAsia"/>
        </w:rPr>
        <w:t>Step1</w:t>
      </w:r>
      <w:r>
        <w:t>, 8</w:t>
      </w:r>
      <w:r>
        <w:rPr>
          <w:rFonts w:hint="eastAsia"/>
        </w:rPr>
        <w:t>：应分别由</w:t>
      </w:r>
      <w:r>
        <w:rPr>
          <w:rFonts w:hint="eastAsia"/>
        </w:rPr>
        <w:t>Specific Alt. Flow</w:t>
      </w:r>
      <w:r>
        <w:t>.</w:t>
      </w:r>
    </w:p>
    <w:p w14:paraId="0F67F026" w14:textId="43DB8A94" w:rsidR="004A74D6" w:rsidRDefault="004A74D6" w:rsidP="000E5C03">
      <w:pPr>
        <w:pStyle w:val="af0"/>
      </w:pPr>
    </w:p>
  </w:comment>
  <w:comment w:id="1418" w:author="liuchao" w:date="2017-04-28T16:46:00Z" w:initials="l">
    <w:p w14:paraId="7F746098" w14:textId="77777777" w:rsidR="004A74D6" w:rsidRDefault="004A74D6" w:rsidP="000E5C03">
      <w:pPr>
        <w:pStyle w:val="af0"/>
        <w:numPr>
          <w:ilvl w:val="0"/>
          <w:numId w:val="6"/>
        </w:numPr>
      </w:pPr>
      <w:r>
        <w:rPr>
          <w:rStyle w:val="af"/>
        </w:rPr>
        <w:annotationRef/>
      </w:r>
      <w:r>
        <w:t>Step5</w:t>
      </w:r>
      <w:r>
        <w:rPr>
          <w:rFonts w:hint="eastAsia"/>
        </w:rPr>
        <w:t>：如果在自定义模块中还没找到，还继续执行</w:t>
      </w:r>
      <w:r>
        <w:rPr>
          <w:rFonts w:hint="eastAsia"/>
        </w:rPr>
        <w:t>step6</w:t>
      </w:r>
      <w:r>
        <w:rPr>
          <w:rFonts w:hint="eastAsia"/>
        </w:rPr>
        <w:t>吗？</w:t>
      </w:r>
    </w:p>
    <w:p w14:paraId="1B1CCAEE" w14:textId="77777777" w:rsidR="004A74D6" w:rsidRDefault="004A74D6" w:rsidP="000E5C03">
      <w:pPr>
        <w:pStyle w:val="af0"/>
        <w:numPr>
          <w:ilvl w:val="0"/>
          <w:numId w:val="6"/>
        </w:numPr>
      </w:pPr>
      <w:r>
        <w:t>S</w:t>
      </w:r>
      <w:r>
        <w:rPr>
          <w:rFonts w:hint="eastAsia"/>
        </w:rPr>
        <w:t>tep7</w:t>
      </w:r>
      <w:r>
        <w:rPr>
          <w:rFonts w:hint="eastAsia"/>
        </w:rPr>
        <w:t>：“同步同步”？</w:t>
      </w:r>
    </w:p>
    <w:p w14:paraId="576185D4" w14:textId="352C1402" w:rsidR="004A74D6" w:rsidRDefault="004A74D6" w:rsidP="000E5C03">
      <w:pPr>
        <w:pStyle w:val="af0"/>
        <w:numPr>
          <w:ilvl w:val="0"/>
          <w:numId w:val="6"/>
        </w:numPr>
      </w:pPr>
      <w:r>
        <w:rPr>
          <w:rFonts w:hint="eastAsia"/>
        </w:rPr>
        <w:t>Global A</w:t>
      </w:r>
      <w:r>
        <w:t>l</w:t>
      </w:r>
      <w:r>
        <w:rPr>
          <w:rFonts w:hint="eastAsia"/>
        </w:rPr>
        <w:t>t.</w:t>
      </w:r>
      <w:r>
        <w:t xml:space="preserve"> </w:t>
      </w:r>
      <w:r>
        <w:rPr>
          <w:rFonts w:hint="eastAsia"/>
        </w:rPr>
        <w:t>Flow</w:t>
      </w:r>
      <w:r>
        <w:rPr>
          <w:rFonts w:hint="eastAsia"/>
        </w:rPr>
        <w:t>：应改为与</w:t>
      </w:r>
      <w:r>
        <w:rPr>
          <w:rFonts w:hint="eastAsia"/>
        </w:rPr>
        <w:t>validate</w:t>
      </w:r>
      <w:r>
        <w:rPr>
          <w:rFonts w:hint="eastAsia"/>
        </w:rPr>
        <w:t>对应的</w:t>
      </w:r>
      <w:r>
        <w:rPr>
          <w:rFonts w:hint="eastAsia"/>
        </w:rPr>
        <w:t>Specific Alt. Flow,</w:t>
      </w:r>
      <w:r>
        <w:t xml:space="preserve"> </w:t>
      </w:r>
      <w:r>
        <w:rPr>
          <w:rFonts w:hint="eastAsia"/>
        </w:rPr>
        <w:t>而对应的</w:t>
      </w:r>
      <w:r>
        <w:rPr>
          <w:rFonts w:hint="eastAsia"/>
        </w:rPr>
        <w:t>If</w:t>
      </w:r>
      <w:r>
        <w:rPr>
          <w:rFonts w:hint="eastAsia"/>
        </w:rPr>
        <w:t>语句应改为</w:t>
      </w:r>
      <w:r>
        <w:rPr>
          <w:rFonts w:hint="eastAsia"/>
        </w:rPr>
        <w:t>validate</w:t>
      </w:r>
      <w:r>
        <w:rPr>
          <w:rFonts w:hint="eastAsia"/>
        </w:rPr>
        <w:t>语句</w:t>
      </w:r>
    </w:p>
  </w:comment>
  <w:comment w:id="1435" w:author="liuchao" w:date="2017-04-28T16:54:00Z" w:initials="l">
    <w:p w14:paraId="7708731B" w14:textId="1260932F" w:rsidR="004A74D6" w:rsidRDefault="004A74D6">
      <w:pPr>
        <w:pStyle w:val="af0"/>
      </w:pPr>
      <w:r>
        <w:rPr>
          <w:rStyle w:val="af"/>
        </w:rPr>
        <w:annotationRef/>
      </w:r>
      <w:r>
        <w:rPr>
          <w:rFonts w:hint="eastAsia"/>
        </w:rPr>
        <w:t>没有创建包的步骤？</w:t>
      </w:r>
    </w:p>
  </w:comment>
  <w:comment w:id="1446" w:author="liuchao" w:date="2017-04-28T16:54:00Z" w:initials="l">
    <w:p w14:paraId="57F1B9E0" w14:textId="6F74B724" w:rsidR="004A74D6" w:rsidRDefault="004A74D6" w:rsidP="002B3ADA">
      <w:pPr>
        <w:pStyle w:val="af0"/>
        <w:numPr>
          <w:ilvl w:val="0"/>
          <w:numId w:val="7"/>
        </w:numPr>
      </w:pPr>
      <w:r>
        <w:rPr>
          <w:rStyle w:val="af"/>
        </w:rPr>
        <w:annotationRef/>
      </w:r>
      <w:r>
        <w:rPr>
          <w:rFonts w:hint="eastAsia"/>
        </w:rPr>
        <w:t>用例图中没有这个用例？</w:t>
      </w:r>
    </w:p>
    <w:p w14:paraId="23DCF356" w14:textId="77777777" w:rsidR="004A74D6" w:rsidRDefault="004A74D6" w:rsidP="002B3ADA">
      <w:pPr>
        <w:pStyle w:val="af0"/>
        <w:numPr>
          <w:ilvl w:val="0"/>
          <w:numId w:val="7"/>
        </w:numPr>
      </w:pPr>
      <w:r>
        <w:rPr>
          <w:rFonts w:hint="eastAsia"/>
        </w:rPr>
        <w:t>没有调用包的步骤？</w:t>
      </w:r>
    </w:p>
    <w:p w14:paraId="1DFB222E" w14:textId="40D8C788" w:rsidR="004A74D6" w:rsidRDefault="004A74D6" w:rsidP="002B3ADA">
      <w:pPr>
        <w:pStyle w:val="af0"/>
        <w:numPr>
          <w:ilvl w:val="0"/>
          <w:numId w:val="7"/>
        </w:numPr>
      </w:pPr>
      <w:r>
        <w:rPr>
          <w:rFonts w:hint="eastAsia"/>
        </w:rPr>
        <w:t>步骤</w:t>
      </w:r>
      <w:r>
        <w:rPr>
          <w:rFonts w:hint="eastAsia"/>
        </w:rPr>
        <w:t>2</w:t>
      </w:r>
      <w:r>
        <w:rPr>
          <w:rFonts w:hint="eastAsia"/>
        </w:rPr>
        <w:t>和</w:t>
      </w:r>
      <w:r>
        <w:rPr>
          <w:rFonts w:hint="eastAsia"/>
        </w:rPr>
        <w:t>3</w:t>
      </w:r>
      <w:r>
        <w:rPr>
          <w:rFonts w:hint="eastAsia"/>
        </w:rPr>
        <w:t>似有矛盾？</w:t>
      </w:r>
      <w:r>
        <w:rPr>
          <w:rFonts w:hint="eastAsia"/>
        </w:rPr>
        <w:t>Step 3</w:t>
      </w:r>
      <w:r>
        <w:rPr>
          <w:rFonts w:hint="eastAsia"/>
        </w:rPr>
        <w:t>是否应该改为</w:t>
      </w:r>
      <w:r>
        <w:rPr>
          <w:rFonts w:hint="eastAsia"/>
        </w:rPr>
        <w:t>step1</w:t>
      </w:r>
      <w:r>
        <w:rPr>
          <w:rFonts w:hint="eastAsia"/>
        </w:rPr>
        <w:t>？</w:t>
      </w:r>
    </w:p>
  </w:comment>
  <w:comment w:id="1468" w:author="liuchao" w:date="2017-04-28T17:00:00Z" w:initials="l">
    <w:p w14:paraId="576B7F47" w14:textId="0DA36E46" w:rsidR="004A74D6" w:rsidRDefault="004A74D6">
      <w:pPr>
        <w:pStyle w:val="af0"/>
      </w:pPr>
      <w:r>
        <w:rPr>
          <w:rStyle w:val="af"/>
        </w:rPr>
        <w:annotationRef/>
      </w:r>
      <w:r>
        <w:rPr>
          <w:rFonts w:hint="eastAsia"/>
        </w:rPr>
        <w:t>Dependency</w:t>
      </w:r>
      <w:r>
        <w:rPr>
          <w:rFonts w:hint="eastAsia"/>
        </w:rPr>
        <w:t>中说明要包含“创建包”，但图中和</w:t>
      </w:r>
      <w:r>
        <w:rPr>
          <w:rFonts w:hint="eastAsia"/>
        </w:rPr>
        <w:t>Basic Flow</w:t>
      </w:r>
      <w:r>
        <w:rPr>
          <w:rFonts w:hint="eastAsia"/>
        </w:rPr>
        <w:t>中都没有</w:t>
      </w:r>
      <w:r>
        <w:rPr>
          <w:rFonts w:hint="eastAsia"/>
        </w:rPr>
        <w:t>include</w:t>
      </w:r>
      <w:r>
        <w:rPr>
          <w:rFonts w:hint="eastAsia"/>
        </w:rPr>
        <w:t>创建包？</w:t>
      </w:r>
    </w:p>
  </w:comment>
  <w:comment w:id="1511" w:author="liuchao" w:date="2017-04-28T17:04:00Z" w:initials="l">
    <w:p w14:paraId="3CE5CB03" w14:textId="63BB6CB3" w:rsidR="004A74D6" w:rsidRDefault="004A74D6">
      <w:pPr>
        <w:pStyle w:val="af0"/>
      </w:pPr>
      <w:r>
        <w:rPr>
          <w:rStyle w:val="af"/>
        </w:rPr>
        <w:annotationRef/>
      </w:r>
      <w:r>
        <w:rPr>
          <w:rFonts w:hint="eastAsia"/>
        </w:rPr>
        <w:t>步骤</w:t>
      </w:r>
      <w:r>
        <w:rPr>
          <w:rFonts w:hint="eastAsia"/>
        </w:rPr>
        <w:t>1</w:t>
      </w:r>
      <w:r>
        <w:rPr>
          <w:rFonts w:hint="eastAsia"/>
        </w:rPr>
        <w:t>中不需要对</w:t>
      </w:r>
      <w:r>
        <w:rPr>
          <w:rFonts w:hint="eastAsia"/>
        </w:rPr>
        <w:t>listener</w:t>
      </w:r>
      <w:r>
        <w:rPr>
          <w:rFonts w:hint="eastAsia"/>
        </w:rPr>
        <w:t>是什么进行解释，只说“谁做什么”</w:t>
      </w:r>
    </w:p>
  </w:comment>
  <w:comment w:id="1533" w:author="liuchao" w:date="2017-04-28T17:06:00Z" w:initials="l">
    <w:p w14:paraId="540E760D" w14:textId="49D3BB45" w:rsidR="004A74D6" w:rsidRDefault="004A74D6" w:rsidP="00B00300">
      <w:pPr>
        <w:pStyle w:val="af0"/>
        <w:numPr>
          <w:ilvl w:val="0"/>
          <w:numId w:val="8"/>
        </w:numPr>
      </w:pPr>
      <w:r>
        <w:rPr>
          <w:rStyle w:val="af"/>
        </w:rPr>
        <w:annotationRef/>
      </w:r>
      <w:r>
        <w:t>S</w:t>
      </w:r>
      <w:r>
        <w:rPr>
          <w:rFonts w:hint="eastAsia"/>
        </w:rPr>
        <w:t>tep3</w:t>
      </w:r>
      <w:r>
        <w:t>:</w:t>
      </w:r>
      <w:r>
        <w:rPr>
          <w:rFonts w:hint="eastAsia"/>
        </w:rPr>
        <w:t>创建一个“用户”？在</w:t>
      </w:r>
      <w:r>
        <w:rPr>
          <w:rFonts w:hint="eastAsia"/>
        </w:rPr>
        <w:t>Brief Desc.</w:t>
      </w:r>
      <w:r>
        <w:rPr>
          <w:rFonts w:hint="eastAsia"/>
        </w:rPr>
        <w:t>中“创建</w:t>
      </w:r>
      <w:r>
        <w:rPr>
          <w:rFonts w:hint="eastAsia"/>
        </w:rPr>
        <w:t>UDP</w:t>
      </w:r>
      <w:r>
        <w:rPr>
          <w:rFonts w:hint="eastAsia"/>
        </w:rPr>
        <w:t>客户端”？不一致。</w:t>
      </w:r>
    </w:p>
    <w:p w14:paraId="2845ED37" w14:textId="5A56722C" w:rsidR="004A74D6" w:rsidRDefault="004A74D6" w:rsidP="00B00300">
      <w:pPr>
        <w:pStyle w:val="af0"/>
        <w:numPr>
          <w:ilvl w:val="0"/>
          <w:numId w:val="8"/>
        </w:numPr>
      </w:pPr>
      <w:r>
        <w:rPr>
          <w:rFonts w:hint="eastAsia"/>
        </w:rPr>
        <w:t>没有创建</w:t>
      </w:r>
      <w:r>
        <w:rPr>
          <w:rFonts w:hint="eastAsia"/>
        </w:rPr>
        <w:t>UDP</w:t>
      </w:r>
      <w:r>
        <w:rPr>
          <w:rFonts w:hint="eastAsia"/>
        </w:rPr>
        <w:t>服务器端的步骤？</w:t>
      </w:r>
    </w:p>
  </w:comment>
  <w:comment w:id="1555" w:author="liuchao" w:date="2017-04-28T17:09:00Z" w:initials="l">
    <w:p w14:paraId="4166E8A3" w14:textId="04433891" w:rsidR="004A74D6" w:rsidRDefault="004A74D6">
      <w:pPr>
        <w:pStyle w:val="af0"/>
      </w:pPr>
      <w:r>
        <w:rPr>
          <w:rStyle w:val="af"/>
        </w:rPr>
        <w:annotationRef/>
      </w:r>
      <w:r>
        <w:t>S</w:t>
      </w:r>
      <w:r>
        <w:rPr>
          <w:rFonts w:hint="eastAsia"/>
        </w:rPr>
        <w:t>tep1</w:t>
      </w:r>
      <w:r>
        <w:t>:</w:t>
      </w:r>
      <w:r>
        <w:rPr>
          <w:rFonts w:hint="eastAsia"/>
        </w:rPr>
        <w:t>删除“即可”，“实现”应改为“构建”？</w:t>
      </w:r>
    </w:p>
  </w:comment>
  <w:comment w:id="1566" w:author="liuchao" w:date="2017-04-28T17:11:00Z" w:initials="l">
    <w:p w14:paraId="21DDC4A8" w14:textId="12616B03" w:rsidR="004A74D6" w:rsidRDefault="004A74D6">
      <w:pPr>
        <w:pStyle w:val="af0"/>
      </w:pPr>
      <w:r>
        <w:rPr>
          <w:rStyle w:val="af"/>
        </w:rPr>
        <w:annotationRef/>
      </w:r>
      <w:r>
        <w:t>S</w:t>
      </w:r>
      <w:r>
        <w:rPr>
          <w:rFonts w:hint="eastAsia"/>
        </w:rPr>
        <w:t>tep2</w:t>
      </w:r>
      <w:r>
        <w:t xml:space="preserve">: </w:t>
      </w:r>
      <w:r>
        <w:rPr>
          <w:rFonts w:hint="eastAsia"/>
        </w:rPr>
        <w:t>“实现”改为“构建”？</w:t>
      </w:r>
    </w:p>
  </w:comment>
  <w:comment w:id="1592" w:author="liuchao" w:date="2017-04-28T17:12:00Z" w:initials="l">
    <w:p w14:paraId="3E531E5E" w14:textId="05A9A18A" w:rsidR="004A74D6" w:rsidRDefault="004A74D6">
      <w:pPr>
        <w:pStyle w:val="af0"/>
      </w:pPr>
      <w:r>
        <w:rPr>
          <w:rStyle w:val="af"/>
        </w:rPr>
        <w:annotationRef/>
      </w:r>
      <w:r>
        <w:rPr>
          <w:rFonts w:hint="eastAsia"/>
        </w:rPr>
        <w:t xml:space="preserve">Global </w:t>
      </w:r>
      <w:r>
        <w:t>Alt Flow</w:t>
      </w:r>
      <w:r>
        <w:rPr>
          <w:rFonts w:hint="eastAsia"/>
        </w:rPr>
        <w:t>：太宽泛了。应该用</w:t>
      </w:r>
      <w:r>
        <w:rPr>
          <w:rFonts w:hint="eastAsia"/>
        </w:rPr>
        <w:t>Specific Alt F</w:t>
      </w:r>
      <w:r>
        <w:t>l</w:t>
      </w:r>
      <w:r>
        <w:rPr>
          <w:rFonts w:hint="eastAsia"/>
        </w:rPr>
        <w:t>ow</w:t>
      </w:r>
      <w:r>
        <w:rPr>
          <w:rFonts w:hint="eastAsia"/>
        </w:rPr>
        <w:t>，针对每个特定的步骤，分别给出处理</w:t>
      </w:r>
    </w:p>
  </w:comment>
  <w:comment w:id="1655" w:author="liuchao" w:date="2017-04-28T17:15:00Z" w:initials="l">
    <w:p w14:paraId="57A6E0DB" w14:textId="5C0D491E" w:rsidR="004A74D6" w:rsidRDefault="004A74D6">
      <w:pPr>
        <w:pStyle w:val="af0"/>
      </w:pPr>
      <w:r>
        <w:rPr>
          <w:rStyle w:val="af"/>
        </w:rPr>
        <w:annotationRef/>
      </w:r>
      <w:r>
        <w:t>I</w:t>
      </w:r>
      <w:r>
        <w:rPr>
          <w:rFonts w:hint="eastAsia"/>
        </w:rPr>
        <w:t xml:space="preserve">nclude </w:t>
      </w:r>
      <w:r>
        <w:t>use case?</w:t>
      </w:r>
      <w:r>
        <w:rPr>
          <w:rFonts w:hint="eastAsia"/>
        </w:rPr>
        <w:t>图中没有</w:t>
      </w:r>
      <w:r>
        <w:rPr>
          <w:rFonts w:hint="eastAsia"/>
        </w:rPr>
        <w:t>,</w:t>
      </w:r>
      <w:r>
        <w:rPr>
          <w:rFonts w:hint="eastAsia"/>
        </w:rPr>
        <w:t>步骤中也没有</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F5173D" w15:done="0"/>
  <w15:commentEx w15:paraId="0F67F026" w15:done="0"/>
  <w15:commentEx w15:paraId="576185D4" w15:done="0"/>
  <w15:commentEx w15:paraId="7708731B" w15:done="0"/>
  <w15:commentEx w15:paraId="1DFB222E" w15:done="0"/>
  <w15:commentEx w15:paraId="576B7F47" w15:done="0"/>
  <w15:commentEx w15:paraId="3CE5CB03" w15:done="0"/>
  <w15:commentEx w15:paraId="2845ED37" w15:done="0"/>
  <w15:commentEx w15:paraId="4166E8A3" w15:done="0"/>
  <w15:commentEx w15:paraId="21DDC4A8" w15:done="0"/>
  <w15:commentEx w15:paraId="3E531E5E" w15:done="0"/>
  <w15:commentEx w15:paraId="57A6E0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ADC0A" w14:textId="77777777" w:rsidR="0051472F" w:rsidRDefault="0051472F">
      <w:r>
        <w:separator/>
      </w:r>
    </w:p>
  </w:endnote>
  <w:endnote w:type="continuationSeparator" w:id="0">
    <w:p w14:paraId="0EDF9079" w14:textId="77777777" w:rsidR="0051472F" w:rsidRDefault="00514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altName w:val="CG 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43019"/>
    </w:sdtPr>
    <w:sdtEndPr/>
    <w:sdtContent>
      <w:p w14:paraId="4F73148F" w14:textId="46525A2C" w:rsidR="004A74D6" w:rsidRDefault="004A74D6">
        <w:pPr>
          <w:pStyle w:val="a6"/>
          <w:jc w:val="center"/>
        </w:pPr>
        <w:r>
          <w:fldChar w:fldCharType="begin"/>
        </w:r>
        <w:r>
          <w:instrText>PAGE   \* MERGEFORMAT</w:instrText>
        </w:r>
        <w:r>
          <w:fldChar w:fldCharType="separate"/>
        </w:r>
        <w:r w:rsidR="00A02E0A" w:rsidRPr="00A02E0A">
          <w:rPr>
            <w:noProof/>
            <w:lang w:val="zh-CN"/>
          </w:rPr>
          <w:t>2</w:t>
        </w:r>
        <w:r>
          <w:fldChar w:fldCharType="end"/>
        </w:r>
      </w:p>
    </w:sdtContent>
  </w:sdt>
  <w:p w14:paraId="0CE89622" w14:textId="77777777" w:rsidR="004A74D6" w:rsidRDefault="004A74D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10953C" w14:textId="77777777" w:rsidR="0051472F" w:rsidRDefault="0051472F">
      <w:r>
        <w:separator/>
      </w:r>
    </w:p>
  </w:footnote>
  <w:footnote w:type="continuationSeparator" w:id="0">
    <w:p w14:paraId="678C75DE" w14:textId="77777777" w:rsidR="0051472F" w:rsidRDefault="005147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6D094" w14:textId="77777777" w:rsidR="004A74D6" w:rsidRDefault="004A74D6">
    <w:pPr>
      <w:pStyle w:val="a8"/>
      <w:rPr>
        <w:rFonts w:ascii="Times New Roman" w:eastAsia="宋体" w:hAnsi="Times New Roman" w:cs="Times New Roman"/>
      </w:rPr>
    </w:pPr>
    <w:r>
      <w:rPr>
        <w:rFonts w:ascii="Times New Roman" w:eastAsia="宋体" w:hAnsi="Times New Roman" w:cs="Times New Roman" w:hint="eastAsia"/>
      </w:rPr>
      <w:t>&lt;&lt;Node</w:t>
    </w:r>
    <w:r>
      <w:rPr>
        <w:rFonts w:ascii="Times New Roman" w:eastAsia="宋体" w:hAnsi="Times New Roman" w:cs="Times New Roman"/>
      </w:rPr>
      <w:t>.</w:t>
    </w:r>
    <w:r>
      <w:rPr>
        <w:rFonts w:ascii="Times New Roman" w:eastAsia="宋体" w:hAnsi="Times New Roman" w:cs="Times New Roman" w:hint="eastAsia"/>
      </w:rPr>
      <w:t>js&gt;&gt;</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B2945"/>
    <w:multiLevelType w:val="multilevel"/>
    <w:tmpl w:val="0B2B294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6014704"/>
    <w:multiLevelType w:val="multilevel"/>
    <w:tmpl w:val="16014704"/>
    <w:lvl w:ilvl="0">
      <w:start w:val="1"/>
      <w:numFmt w:val="decimal"/>
      <w:lvlText w:val="（%1）"/>
      <w:lvlJc w:val="left"/>
      <w:pPr>
        <w:ind w:left="720" w:hanging="720"/>
      </w:pPr>
      <w:rPr>
        <w:rFonts w:asciiTheme="minorEastAsia" w:hAnsiTheme="minorEastAsia"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B9631A7"/>
    <w:multiLevelType w:val="hybridMultilevel"/>
    <w:tmpl w:val="CCFC562A"/>
    <w:lvl w:ilvl="0" w:tplc="5F5CE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915266"/>
    <w:multiLevelType w:val="hybridMultilevel"/>
    <w:tmpl w:val="D58A8BD8"/>
    <w:lvl w:ilvl="0" w:tplc="18ACE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525DE5"/>
    <w:multiLevelType w:val="hybridMultilevel"/>
    <w:tmpl w:val="3DB25114"/>
    <w:lvl w:ilvl="0" w:tplc="9CB41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0D6594"/>
    <w:multiLevelType w:val="multilevel"/>
    <w:tmpl w:val="570D659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5AC332B7"/>
    <w:multiLevelType w:val="hybridMultilevel"/>
    <w:tmpl w:val="E932AEA8"/>
    <w:lvl w:ilvl="0" w:tplc="6D0CD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A15EE1"/>
    <w:multiLevelType w:val="hybridMultilevel"/>
    <w:tmpl w:val="4B9E6242"/>
    <w:lvl w:ilvl="0" w:tplc="0DC20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0"/>
  </w:num>
  <w:num w:numId="4">
    <w:abstractNumId w:val="3"/>
  </w:num>
  <w:num w:numId="5">
    <w:abstractNumId w:val="4"/>
  </w:num>
  <w:num w:numId="6">
    <w:abstractNumId w:val="2"/>
  </w:num>
  <w:num w:numId="7">
    <w:abstractNumId w:val="7"/>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lly li">
    <w15:presenceInfo w15:providerId="Windows Live" w15:userId="cae7be34abea9755"/>
  </w15:person>
  <w15:person w15:author="chunliu wang">
    <w15:presenceInfo w15:providerId="Windows Live" w15:userId="593592037ef4f8a7"/>
  </w15:person>
  <w15:person w15:author="liuchao">
    <w15:presenceInfo w15:providerId="None" w15:userId="liuchao"/>
  </w15:person>
  <w15:person w15:author="谭伟良三">
    <w15:presenceInfo w15:providerId="Windows Live" w15:userId="cf3efde9e87afe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68C"/>
    <w:rsid w:val="00006864"/>
    <w:rsid w:val="00017163"/>
    <w:rsid w:val="00032C2F"/>
    <w:rsid w:val="00071B5A"/>
    <w:rsid w:val="00074030"/>
    <w:rsid w:val="000743FB"/>
    <w:rsid w:val="000819C6"/>
    <w:rsid w:val="000840E3"/>
    <w:rsid w:val="00084F03"/>
    <w:rsid w:val="000A2284"/>
    <w:rsid w:val="000C071B"/>
    <w:rsid w:val="000D1FEA"/>
    <w:rsid w:val="000E1570"/>
    <w:rsid w:val="000E5C03"/>
    <w:rsid w:val="000E7715"/>
    <w:rsid w:val="001076A3"/>
    <w:rsid w:val="00114A83"/>
    <w:rsid w:val="00114D95"/>
    <w:rsid w:val="00120819"/>
    <w:rsid w:val="0013731F"/>
    <w:rsid w:val="0015543E"/>
    <w:rsid w:val="00161F39"/>
    <w:rsid w:val="0016285E"/>
    <w:rsid w:val="00172B59"/>
    <w:rsid w:val="00176269"/>
    <w:rsid w:val="0017655D"/>
    <w:rsid w:val="001848ED"/>
    <w:rsid w:val="001B717C"/>
    <w:rsid w:val="001E0A7E"/>
    <w:rsid w:val="001E6389"/>
    <w:rsid w:val="001E6CE9"/>
    <w:rsid w:val="001F7015"/>
    <w:rsid w:val="00205969"/>
    <w:rsid w:val="002131BC"/>
    <w:rsid w:val="00213DCB"/>
    <w:rsid w:val="0021707C"/>
    <w:rsid w:val="00222C0D"/>
    <w:rsid w:val="002314A6"/>
    <w:rsid w:val="002358C1"/>
    <w:rsid w:val="00236612"/>
    <w:rsid w:val="002571D4"/>
    <w:rsid w:val="00264AB8"/>
    <w:rsid w:val="00265051"/>
    <w:rsid w:val="00272ACC"/>
    <w:rsid w:val="002741EA"/>
    <w:rsid w:val="0027465C"/>
    <w:rsid w:val="0027584D"/>
    <w:rsid w:val="002814DC"/>
    <w:rsid w:val="00285D04"/>
    <w:rsid w:val="00287E7E"/>
    <w:rsid w:val="00291CB1"/>
    <w:rsid w:val="002B3ADA"/>
    <w:rsid w:val="002B6461"/>
    <w:rsid w:val="002E2438"/>
    <w:rsid w:val="002F29D6"/>
    <w:rsid w:val="0031334B"/>
    <w:rsid w:val="00327003"/>
    <w:rsid w:val="00332860"/>
    <w:rsid w:val="00336A7C"/>
    <w:rsid w:val="00346DCD"/>
    <w:rsid w:val="00352892"/>
    <w:rsid w:val="0035442D"/>
    <w:rsid w:val="0036422C"/>
    <w:rsid w:val="0038792E"/>
    <w:rsid w:val="0039472B"/>
    <w:rsid w:val="003A5508"/>
    <w:rsid w:val="003D6C93"/>
    <w:rsid w:val="003F15C1"/>
    <w:rsid w:val="00400766"/>
    <w:rsid w:val="00401640"/>
    <w:rsid w:val="004236BD"/>
    <w:rsid w:val="00425BDA"/>
    <w:rsid w:val="00451550"/>
    <w:rsid w:val="00453EFA"/>
    <w:rsid w:val="00454305"/>
    <w:rsid w:val="00462615"/>
    <w:rsid w:val="004635F0"/>
    <w:rsid w:val="00464FFF"/>
    <w:rsid w:val="00474FB3"/>
    <w:rsid w:val="004806F1"/>
    <w:rsid w:val="004833E1"/>
    <w:rsid w:val="00483E1D"/>
    <w:rsid w:val="00486BAC"/>
    <w:rsid w:val="00490BAE"/>
    <w:rsid w:val="00491C31"/>
    <w:rsid w:val="004A74D6"/>
    <w:rsid w:val="004B327A"/>
    <w:rsid w:val="004C1350"/>
    <w:rsid w:val="004E5C1F"/>
    <w:rsid w:val="004E72A5"/>
    <w:rsid w:val="0051472F"/>
    <w:rsid w:val="00517322"/>
    <w:rsid w:val="00556A64"/>
    <w:rsid w:val="00573EA1"/>
    <w:rsid w:val="005A474B"/>
    <w:rsid w:val="005A61C2"/>
    <w:rsid w:val="005B78A4"/>
    <w:rsid w:val="005C10E4"/>
    <w:rsid w:val="005D67B4"/>
    <w:rsid w:val="005E4940"/>
    <w:rsid w:val="006003B0"/>
    <w:rsid w:val="006003FE"/>
    <w:rsid w:val="006010CA"/>
    <w:rsid w:val="00604DA1"/>
    <w:rsid w:val="00611ABC"/>
    <w:rsid w:val="006756F9"/>
    <w:rsid w:val="006C1884"/>
    <w:rsid w:val="006C4329"/>
    <w:rsid w:val="006D51CE"/>
    <w:rsid w:val="00711EC0"/>
    <w:rsid w:val="00730DBE"/>
    <w:rsid w:val="0073245C"/>
    <w:rsid w:val="00752DF2"/>
    <w:rsid w:val="0077632D"/>
    <w:rsid w:val="00776C64"/>
    <w:rsid w:val="0078301C"/>
    <w:rsid w:val="007A10FE"/>
    <w:rsid w:val="007C37B2"/>
    <w:rsid w:val="007D5C02"/>
    <w:rsid w:val="007D7B52"/>
    <w:rsid w:val="007F526B"/>
    <w:rsid w:val="007F56F1"/>
    <w:rsid w:val="007F61F7"/>
    <w:rsid w:val="00813259"/>
    <w:rsid w:val="008422CA"/>
    <w:rsid w:val="008649CF"/>
    <w:rsid w:val="00865CE9"/>
    <w:rsid w:val="008C52B9"/>
    <w:rsid w:val="008D6FF9"/>
    <w:rsid w:val="00912D87"/>
    <w:rsid w:val="00920ECD"/>
    <w:rsid w:val="00930576"/>
    <w:rsid w:val="00942271"/>
    <w:rsid w:val="00945FD0"/>
    <w:rsid w:val="00950380"/>
    <w:rsid w:val="009504E6"/>
    <w:rsid w:val="0096468C"/>
    <w:rsid w:val="00973FF0"/>
    <w:rsid w:val="009772AA"/>
    <w:rsid w:val="00985E1F"/>
    <w:rsid w:val="00991E52"/>
    <w:rsid w:val="00995C71"/>
    <w:rsid w:val="009A0D1A"/>
    <w:rsid w:val="009A7F42"/>
    <w:rsid w:val="009C058C"/>
    <w:rsid w:val="009C277D"/>
    <w:rsid w:val="009C50D1"/>
    <w:rsid w:val="009C5790"/>
    <w:rsid w:val="009E0F23"/>
    <w:rsid w:val="009E4DE5"/>
    <w:rsid w:val="00A02E0A"/>
    <w:rsid w:val="00A07A76"/>
    <w:rsid w:val="00A07F9C"/>
    <w:rsid w:val="00A33A88"/>
    <w:rsid w:val="00A35C70"/>
    <w:rsid w:val="00A4426A"/>
    <w:rsid w:val="00A450DB"/>
    <w:rsid w:val="00A55509"/>
    <w:rsid w:val="00A56F61"/>
    <w:rsid w:val="00A66919"/>
    <w:rsid w:val="00A712D8"/>
    <w:rsid w:val="00A735F8"/>
    <w:rsid w:val="00A86860"/>
    <w:rsid w:val="00A91A97"/>
    <w:rsid w:val="00AA145A"/>
    <w:rsid w:val="00AC199A"/>
    <w:rsid w:val="00AC5B2A"/>
    <w:rsid w:val="00AC6A3E"/>
    <w:rsid w:val="00AD395F"/>
    <w:rsid w:val="00AE2DA7"/>
    <w:rsid w:val="00AF121A"/>
    <w:rsid w:val="00B00300"/>
    <w:rsid w:val="00B06FD5"/>
    <w:rsid w:val="00B21412"/>
    <w:rsid w:val="00B2788F"/>
    <w:rsid w:val="00B27B8B"/>
    <w:rsid w:val="00B3366C"/>
    <w:rsid w:val="00B425C1"/>
    <w:rsid w:val="00B500F5"/>
    <w:rsid w:val="00B518D2"/>
    <w:rsid w:val="00B71E0D"/>
    <w:rsid w:val="00B73A13"/>
    <w:rsid w:val="00B82287"/>
    <w:rsid w:val="00B843C1"/>
    <w:rsid w:val="00B94AA0"/>
    <w:rsid w:val="00BA6890"/>
    <w:rsid w:val="00BC4EDE"/>
    <w:rsid w:val="00BD5C15"/>
    <w:rsid w:val="00C22E37"/>
    <w:rsid w:val="00C2517D"/>
    <w:rsid w:val="00C32DE6"/>
    <w:rsid w:val="00C34D9B"/>
    <w:rsid w:val="00C41CA5"/>
    <w:rsid w:val="00C45AA6"/>
    <w:rsid w:val="00C45D96"/>
    <w:rsid w:val="00C464AC"/>
    <w:rsid w:val="00C51118"/>
    <w:rsid w:val="00C528F6"/>
    <w:rsid w:val="00C62815"/>
    <w:rsid w:val="00C71275"/>
    <w:rsid w:val="00C91804"/>
    <w:rsid w:val="00C9379D"/>
    <w:rsid w:val="00C96281"/>
    <w:rsid w:val="00CA3A63"/>
    <w:rsid w:val="00CA653A"/>
    <w:rsid w:val="00CC38C9"/>
    <w:rsid w:val="00CF0BE0"/>
    <w:rsid w:val="00D017D9"/>
    <w:rsid w:val="00D205E8"/>
    <w:rsid w:val="00D246DF"/>
    <w:rsid w:val="00D32E75"/>
    <w:rsid w:val="00D53C4F"/>
    <w:rsid w:val="00D63EC8"/>
    <w:rsid w:val="00D729B0"/>
    <w:rsid w:val="00D869D6"/>
    <w:rsid w:val="00DD0119"/>
    <w:rsid w:val="00DD6AF0"/>
    <w:rsid w:val="00DE30A6"/>
    <w:rsid w:val="00DE67F2"/>
    <w:rsid w:val="00DF033F"/>
    <w:rsid w:val="00E0773D"/>
    <w:rsid w:val="00E10262"/>
    <w:rsid w:val="00E176EB"/>
    <w:rsid w:val="00E17EE7"/>
    <w:rsid w:val="00E3263F"/>
    <w:rsid w:val="00E46220"/>
    <w:rsid w:val="00E6094A"/>
    <w:rsid w:val="00E60C07"/>
    <w:rsid w:val="00E63DF9"/>
    <w:rsid w:val="00E6484F"/>
    <w:rsid w:val="00E65D74"/>
    <w:rsid w:val="00E71EC4"/>
    <w:rsid w:val="00E95C86"/>
    <w:rsid w:val="00E96157"/>
    <w:rsid w:val="00EA4964"/>
    <w:rsid w:val="00EB678D"/>
    <w:rsid w:val="00EC0D88"/>
    <w:rsid w:val="00EC518A"/>
    <w:rsid w:val="00EF5300"/>
    <w:rsid w:val="00F240BD"/>
    <w:rsid w:val="00F31D88"/>
    <w:rsid w:val="00F42A60"/>
    <w:rsid w:val="00F57E74"/>
    <w:rsid w:val="00F6460E"/>
    <w:rsid w:val="00F71A76"/>
    <w:rsid w:val="00F72930"/>
    <w:rsid w:val="00F81C89"/>
    <w:rsid w:val="00FA1E03"/>
    <w:rsid w:val="00FB03E2"/>
    <w:rsid w:val="00FB0AFC"/>
    <w:rsid w:val="00FB1916"/>
    <w:rsid w:val="00FB1E01"/>
    <w:rsid w:val="00FB24DD"/>
    <w:rsid w:val="00FE2B88"/>
    <w:rsid w:val="00FE33C1"/>
    <w:rsid w:val="00FE33EE"/>
    <w:rsid w:val="00FE5FD0"/>
    <w:rsid w:val="00FE65E0"/>
    <w:rsid w:val="00FF32AF"/>
    <w:rsid w:val="00FF34C0"/>
    <w:rsid w:val="03777DC8"/>
    <w:rsid w:val="26DA6AEB"/>
    <w:rsid w:val="300E58D0"/>
    <w:rsid w:val="54A438AF"/>
    <w:rsid w:val="5CDD16BD"/>
    <w:rsid w:val="675F0AFE"/>
    <w:rsid w:val="72765C01"/>
    <w:rsid w:val="79E72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B60CD89"/>
  <w15:docId w15:val="{07D92404-68EB-4D15-B7A7-C49107BD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pPr>
      <w:ind w:leftChars="400" w:left="840"/>
    </w:p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aa">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b">
    <w:name w:val="FollowedHyperlink"/>
    <w:basedOn w:val="a0"/>
    <w:uiPriority w:val="99"/>
    <w:unhideWhenUsed/>
    <w:rPr>
      <w:color w:val="800080" w:themeColor="followedHyperlink"/>
      <w:u w:val="single"/>
    </w:rPr>
  </w:style>
  <w:style w:type="character" w:styleId="ac">
    <w:name w:val="Hyperlink"/>
    <w:basedOn w:val="a0"/>
    <w:uiPriority w:val="99"/>
    <w:unhideWhenUsed/>
    <w:rPr>
      <w:color w:val="0000FF"/>
      <w:u w:val="single"/>
    </w:rPr>
  </w:style>
  <w:style w:type="character" w:styleId="HTML">
    <w:name w:val="HTML Code"/>
    <w:basedOn w:val="a0"/>
    <w:uiPriority w:val="99"/>
    <w:unhideWhenUsed/>
    <w:rPr>
      <w:rFonts w:ascii="宋体" w:eastAsia="宋体" w:hAnsi="宋体" w:cs="宋体"/>
      <w:sz w:val="24"/>
      <w:szCs w:val="24"/>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rPr>
      <w:sz w:val="18"/>
      <w:szCs w:val="18"/>
    </w:rPr>
  </w:style>
  <w:style w:type="character" w:customStyle="1" w:styleId="a7">
    <w:name w:val="页脚 字符"/>
    <w:basedOn w:val="a0"/>
    <w:link w:val="a6"/>
    <w:uiPriority w:val="99"/>
    <w:rPr>
      <w:sz w:val="18"/>
      <w:szCs w:val="18"/>
    </w:rPr>
  </w:style>
  <w:style w:type="paragraph" w:customStyle="1" w:styleId="12">
    <w:name w:val="无间隔1"/>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12"/>
    <w:uiPriority w:val="1"/>
    <w:rPr>
      <w:kern w:val="0"/>
      <w:sz w:val="22"/>
    </w:rPr>
  </w:style>
  <w:style w:type="character" w:customStyle="1" w:styleId="a5">
    <w:name w:val="批注框文本 字符"/>
    <w:basedOn w:val="a0"/>
    <w:link w:val="a4"/>
    <w:uiPriority w:val="99"/>
    <w:semiHidden/>
    <w:rPr>
      <w:sz w:val="18"/>
      <w:szCs w:val="18"/>
    </w:rPr>
  </w:style>
  <w:style w:type="paragraph" w:customStyle="1" w:styleId="13">
    <w:name w:val="列出段落1"/>
    <w:basedOn w:val="a"/>
    <w:uiPriority w:val="34"/>
    <w:qFormat/>
    <w:pPr>
      <w:ind w:firstLineChars="200" w:firstLine="420"/>
    </w:pPr>
  </w:style>
  <w:style w:type="character" w:customStyle="1" w:styleId="apple-converted-space">
    <w:name w:val="apple-converted-space"/>
    <w:basedOn w:val="a0"/>
  </w:style>
  <w:style w:type="character" w:customStyle="1" w:styleId="10">
    <w:name w:val="标题 1 字符"/>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styleId="af">
    <w:name w:val="annotation reference"/>
    <w:basedOn w:val="a0"/>
    <w:uiPriority w:val="99"/>
    <w:semiHidden/>
    <w:unhideWhenUsed/>
    <w:rsid w:val="00A33A88"/>
    <w:rPr>
      <w:sz w:val="21"/>
      <w:szCs w:val="21"/>
    </w:rPr>
  </w:style>
  <w:style w:type="paragraph" w:styleId="af0">
    <w:name w:val="annotation text"/>
    <w:basedOn w:val="a"/>
    <w:link w:val="af1"/>
    <w:uiPriority w:val="99"/>
    <w:semiHidden/>
    <w:unhideWhenUsed/>
    <w:rsid w:val="00A33A88"/>
    <w:pPr>
      <w:jc w:val="left"/>
    </w:pPr>
  </w:style>
  <w:style w:type="character" w:customStyle="1" w:styleId="af1">
    <w:name w:val="批注文字 字符"/>
    <w:basedOn w:val="a0"/>
    <w:link w:val="af0"/>
    <w:uiPriority w:val="99"/>
    <w:semiHidden/>
    <w:rsid w:val="00A33A88"/>
    <w:rPr>
      <w:rFonts w:asciiTheme="minorHAnsi" w:eastAsiaTheme="minorEastAsia" w:hAnsiTheme="minorHAnsi" w:cstheme="minorBidi"/>
      <w:kern w:val="2"/>
      <w:sz w:val="21"/>
      <w:szCs w:val="22"/>
    </w:rPr>
  </w:style>
  <w:style w:type="paragraph" w:styleId="af2">
    <w:name w:val="annotation subject"/>
    <w:basedOn w:val="af0"/>
    <w:next w:val="af0"/>
    <w:link w:val="af3"/>
    <w:uiPriority w:val="99"/>
    <w:semiHidden/>
    <w:unhideWhenUsed/>
    <w:rsid w:val="00A33A88"/>
    <w:rPr>
      <w:b/>
      <w:bCs/>
    </w:rPr>
  </w:style>
  <w:style w:type="character" w:customStyle="1" w:styleId="af3">
    <w:name w:val="批注主题 字符"/>
    <w:basedOn w:val="af1"/>
    <w:link w:val="af2"/>
    <w:uiPriority w:val="99"/>
    <w:semiHidden/>
    <w:rsid w:val="00A33A88"/>
    <w:rPr>
      <w:rFonts w:asciiTheme="minorHAnsi" w:eastAsiaTheme="minorEastAsia" w:hAnsiTheme="minorHAnsi" w:cstheme="minorBidi"/>
      <w:b/>
      <w:bCs/>
      <w:kern w:val="2"/>
      <w:sz w:val="21"/>
      <w:szCs w:val="22"/>
    </w:rPr>
  </w:style>
  <w:style w:type="paragraph" w:styleId="TOC">
    <w:name w:val="TOC Heading"/>
    <w:basedOn w:val="1"/>
    <w:next w:val="a"/>
    <w:uiPriority w:val="39"/>
    <w:semiHidden/>
    <w:unhideWhenUsed/>
    <w:qFormat/>
    <w:rsid w:val="00FE5FD0"/>
    <w:pPr>
      <w:outlineLvl w:val="9"/>
    </w:pPr>
  </w:style>
  <w:style w:type="paragraph" w:styleId="af4">
    <w:name w:val="List Paragraph"/>
    <w:basedOn w:val="a"/>
    <w:uiPriority w:val="99"/>
    <w:rsid w:val="002814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subview/536048/536048.htm"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lib.csdn.net/base/javascrip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baike.baidu.com/item/%E7%BC%A9%E5%86%99" TargetMode="External"/><Relationship Id="rId20" Type="http://schemas.microsoft.com/office/2011/relationships/commentsExtended" Target="commentsExtended.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baike.baidu.com/item/%E5%B9%B6%E5%8F%91%E8%BF%9E%E6%8E%A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baike.baidu.com/item/%E6%96%87%E4%BB%B6%E6%8F%8F%E8%BF%B0%E7%AC%A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cnodejs.org/topic/551200e6d792542a29789a43" TargetMode="Externa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baike.baidu.com/item/%E8%B6%85%E6%96%87%E6%9C%AC%E4%BC%A0%E8%BE%93%E5%8D%8F%E8%AE%AE" TargetMode="External"/><Relationship Id="rId17" Type="http://schemas.openxmlformats.org/officeDocument/2006/relationships/hyperlink" Target="http://baike.baidu.com/item/%E4%BA%92%E8%81%94%E7%BD%91/199186"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3107CD3DDDD4C47B9CF553DB3D6DE1E"/>
        <w:category>
          <w:name w:val="常规"/>
          <w:gallery w:val="placeholder"/>
        </w:category>
        <w:types>
          <w:type w:val="bbPlcHdr"/>
        </w:types>
        <w:behaviors>
          <w:behavior w:val="content"/>
        </w:behaviors>
        <w:guid w:val="{07ACAB92-4077-4C8B-8116-7F26A2EC0632}"/>
      </w:docPartPr>
      <w:docPartBody>
        <w:p w:rsidR="00191975" w:rsidRDefault="00191975">
          <w:pPr>
            <w:pStyle w:val="E3107CD3DDDD4C47B9CF553DB3D6DE1E"/>
          </w:pPr>
          <w:r>
            <w:rPr>
              <w:rFonts w:asciiTheme="majorHAnsi" w:eastAsiaTheme="majorEastAsia" w:hAnsiTheme="majorHAnsi" w:cstheme="majorBidi"/>
              <w:sz w:val="80"/>
              <w:szCs w:val="80"/>
              <w:lang w:val="zh-CN"/>
            </w:rPr>
            <w:t>[键入文档标题]</w:t>
          </w:r>
        </w:p>
      </w:docPartBody>
    </w:docPart>
    <w:docPart>
      <w:docPartPr>
        <w:name w:val="A94F2561BC494D03889C7E63ED23074D"/>
        <w:category>
          <w:name w:val="常规"/>
          <w:gallery w:val="placeholder"/>
        </w:category>
        <w:types>
          <w:type w:val="bbPlcHdr"/>
        </w:types>
        <w:behaviors>
          <w:behavior w:val="content"/>
        </w:behaviors>
        <w:guid w:val="{42FDACD2-B04E-4ED7-BF9B-F65EDEAB0A21}"/>
      </w:docPartPr>
      <w:docPartBody>
        <w:p w:rsidR="00191975" w:rsidRDefault="00191975">
          <w:pPr>
            <w:pStyle w:val="A94F2561BC494D03889C7E63ED23074D"/>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altName w:val="CG 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914"/>
    <w:rsid w:val="00032622"/>
    <w:rsid w:val="000B6869"/>
    <w:rsid w:val="00191975"/>
    <w:rsid w:val="00191B3B"/>
    <w:rsid w:val="00195FE2"/>
    <w:rsid w:val="001A1D93"/>
    <w:rsid w:val="00235EE6"/>
    <w:rsid w:val="0024299D"/>
    <w:rsid w:val="003B7986"/>
    <w:rsid w:val="003C32C9"/>
    <w:rsid w:val="00403914"/>
    <w:rsid w:val="00553328"/>
    <w:rsid w:val="00591F98"/>
    <w:rsid w:val="006E7FF0"/>
    <w:rsid w:val="00777FFA"/>
    <w:rsid w:val="007963C1"/>
    <w:rsid w:val="009A5788"/>
    <w:rsid w:val="00AA34DD"/>
    <w:rsid w:val="00B61F7B"/>
    <w:rsid w:val="00BD7B31"/>
    <w:rsid w:val="00C15E7D"/>
    <w:rsid w:val="00C61661"/>
    <w:rsid w:val="00C8444B"/>
    <w:rsid w:val="00CB1416"/>
    <w:rsid w:val="00D00F28"/>
    <w:rsid w:val="00D05C03"/>
    <w:rsid w:val="00D7659C"/>
    <w:rsid w:val="00D866D4"/>
    <w:rsid w:val="00E3628E"/>
    <w:rsid w:val="00EE635D"/>
    <w:rsid w:val="00F85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2">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E72F9BB387347249C84AC4734B62276">
    <w:name w:val="1E72F9BB387347249C84AC4734B62276"/>
    <w:pPr>
      <w:widowControl w:val="0"/>
      <w:jc w:val="both"/>
    </w:pPr>
    <w:rPr>
      <w:kern w:val="2"/>
      <w:sz w:val="21"/>
      <w:szCs w:val="22"/>
    </w:rPr>
  </w:style>
  <w:style w:type="paragraph" w:customStyle="1" w:styleId="E3107CD3DDDD4C47B9CF553DB3D6DE1E">
    <w:name w:val="E3107CD3DDDD4C47B9CF553DB3D6DE1E"/>
    <w:pPr>
      <w:widowControl w:val="0"/>
      <w:jc w:val="both"/>
    </w:pPr>
    <w:rPr>
      <w:kern w:val="2"/>
      <w:sz w:val="21"/>
      <w:szCs w:val="22"/>
    </w:rPr>
  </w:style>
  <w:style w:type="paragraph" w:customStyle="1" w:styleId="A94F2561BC494D03889C7E63ED23074D">
    <w:name w:val="A94F2561BC494D03889C7E63ED23074D"/>
    <w:pPr>
      <w:widowControl w:val="0"/>
      <w:jc w:val="both"/>
    </w:pPr>
    <w:rPr>
      <w:kern w:val="2"/>
      <w:sz w:val="21"/>
      <w:szCs w:val="22"/>
    </w:rPr>
  </w:style>
  <w:style w:type="paragraph" w:customStyle="1" w:styleId="165845EA28164BA68250C0E0D5E3E056">
    <w:name w:val="165845EA28164BA68250C0E0D5E3E056"/>
    <w:pPr>
      <w:widowControl w:val="0"/>
      <w:jc w:val="both"/>
    </w:pPr>
    <w:rPr>
      <w:kern w:val="2"/>
      <w:sz w:val="21"/>
      <w:szCs w:val="22"/>
    </w:rPr>
  </w:style>
  <w:style w:type="paragraph" w:customStyle="1" w:styleId="8535FF7D55024FA791DAE0B062DDE75F">
    <w:name w:val="8535FF7D55024FA791DAE0B062DDE75F"/>
    <w:pPr>
      <w:widowControl w:val="0"/>
      <w:jc w:val="both"/>
    </w:pPr>
    <w:rPr>
      <w:kern w:val="2"/>
      <w:sz w:val="21"/>
      <w:szCs w:val="22"/>
    </w:rPr>
  </w:style>
  <w:style w:type="paragraph" w:customStyle="1" w:styleId="821A5E85ECA447728E4B2BE5611589DC">
    <w:name w:val="821A5E85ECA447728E4B2BE5611589DC"/>
    <w:pPr>
      <w:widowControl w:val="0"/>
      <w:jc w:val="both"/>
    </w:pPr>
    <w:rPr>
      <w:kern w:val="2"/>
      <w:sz w:val="21"/>
      <w:szCs w:val="22"/>
    </w:rPr>
  </w:style>
  <w:style w:type="paragraph" w:customStyle="1" w:styleId="78C6A4DA96EF48459CE4162AF211DB57">
    <w:name w:val="78C6A4DA96EF48459CE4162AF211DB57"/>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A2900FA-BCF1-44B7-B1B7-3AA1F619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25</Pages>
  <Words>2515</Words>
  <Characters>14338</Characters>
  <Application>Microsoft Office Word</Application>
  <DocSecurity>0</DocSecurity>
  <Lines>119</Lines>
  <Paragraphs>33</Paragraphs>
  <ScaleCrop>false</ScaleCrop>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基于Node.js的分析与应用</dc:subject>
  <dc:creator>温元祯</dc:creator>
  <cp:lastModifiedBy>chunliu wang</cp:lastModifiedBy>
  <cp:revision>14</cp:revision>
  <dcterms:created xsi:type="dcterms:W3CDTF">2017-04-28T08:27:00Z</dcterms:created>
  <dcterms:modified xsi:type="dcterms:W3CDTF">2017-06-04T08:58:00Z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